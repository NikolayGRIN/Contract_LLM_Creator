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55" w:type="dxa"/>
        <w:tblInd w:w="10" w:type="dxa"/>
        <w:tblLayout w:type="fixed"/>
        <w:tblLook w:val="04A0" w:firstRow="1" w:lastRow="0" w:firstColumn="1" w:lastColumn="0" w:noHBand="0" w:noVBand="1"/>
      </w:tblPr>
      <w:tblGrid>
        <w:gridCol w:w="5201"/>
        <w:gridCol w:w="5354"/>
      </w:tblGrid>
      <w:tr w:rsidR="009C4D21" w14:paraId="626903FB" w14:textId="77777777">
        <w:tc>
          <w:tcPr>
            <w:tcW w:w="5201" w:type="dxa"/>
            <w:tcBorders>
              <w:top w:val="single" w:sz="4" w:space="0" w:color="000000"/>
              <w:left w:val="single" w:sz="4" w:space="0" w:color="000000"/>
              <w:bottom w:val="single" w:sz="4" w:space="0" w:color="000000"/>
              <w:right w:val="single" w:sz="4" w:space="0" w:color="000000"/>
            </w:tcBorders>
          </w:tcPr>
          <w:p w14:paraId="4E6C8E08"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lang w:val="en-US"/>
              </w:rPr>
            </w:pPr>
            <w:proofErr w:type="gramStart"/>
            <w:r>
              <w:rPr>
                <w:rFonts w:ascii="Times New Roman" w:hAnsi="Times New Roman" w:cs="Times New Roman"/>
                <w:b/>
                <w:bCs/>
                <w:color w:val="000000"/>
                <w:sz w:val="24"/>
                <w:szCs w:val="24"/>
                <w:lang w:val="en-GB"/>
              </w:rPr>
              <w:t>PURCHASE  AGREEMENT</w:t>
            </w:r>
            <w:proofErr w:type="gramEnd"/>
            <w:r>
              <w:rPr>
                <w:rFonts w:ascii="Times New Roman" w:hAnsi="Times New Roman" w:cs="Times New Roman"/>
                <w:b/>
                <w:bCs/>
                <w:color w:val="000000"/>
                <w:sz w:val="24"/>
                <w:szCs w:val="24"/>
                <w:lang w:val="en-US"/>
              </w:rPr>
              <w:t xml:space="preserve"> </w:t>
            </w:r>
          </w:p>
          <w:p w14:paraId="35919F00"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№___/14/2118</w:t>
            </w:r>
          </w:p>
          <w:p w14:paraId="2E8D9187" w14:textId="77777777" w:rsidR="009C4D21" w:rsidRDefault="009C4D21">
            <w:pPr>
              <w:shd w:val="clear" w:color="auto" w:fill="FFFFFF"/>
              <w:tabs>
                <w:tab w:val="left" w:leader="underscore" w:pos="3787"/>
              </w:tabs>
              <w:jc w:val="center"/>
              <w:rPr>
                <w:rFonts w:ascii="Times New Roman" w:hAnsi="Times New Roman" w:cs="Times New Roman"/>
                <w:b/>
                <w:bCs/>
                <w:color w:val="000000"/>
                <w:sz w:val="24"/>
                <w:szCs w:val="24"/>
                <w:lang w:val="en-US"/>
              </w:rPr>
            </w:pPr>
          </w:p>
          <w:p w14:paraId="0814A94F" w14:textId="77777777" w:rsidR="009C4D21" w:rsidRDefault="00000000">
            <w:pPr>
              <w:shd w:val="clear" w:color="auto" w:fill="FFFFFF"/>
              <w:tabs>
                <w:tab w:val="left" w:pos="8693"/>
                <w:tab w:val="left" w:leader="underscore" w:pos="9250"/>
              </w:tabs>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lang w:val="en-GB"/>
              </w:rPr>
              <w:t>Kremenchug city</w:t>
            </w:r>
            <w:r>
              <w:rPr>
                <w:rFonts w:ascii="Times New Roman" w:hAnsi="Times New Roman" w:cs="Times New Roman"/>
                <w:i/>
                <w:iCs/>
                <w:color w:val="000000"/>
                <w:sz w:val="24"/>
                <w:szCs w:val="24"/>
                <w:lang w:val="en-US"/>
              </w:rPr>
              <w:t xml:space="preserve">                        ______  </w:t>
            </w:r>
            <w:r>
              <w:rPr>
                <w:rFonts w:ascii="Times New Roman" w:hAnsi="Times New Roman" w:cs="Times New Roman"/>
                <w:i/>
                <w:iCs/>
                <w:sz w:val="24"/>
                <w:szCs w:val="24"/>
                <w:lang w:val="en-US"/>
              </w:rPr>
              <w:t xml:space="preserve"> 201</w:t>
            </w:r>
            <w:r>
              <w:rPr>
                <w:rFonts w:ascii="Times New Roman" w:hAnsi="Times New Roman" w:cs="Times New Roman"/>
                <w:i/>
                <w:iCs/>
                <w:sz w:val="24"/>
                <w:szCs w:val="24"/>
              </w:rPr>
              <w:t>7</w:t>
            </w:r>
          </w:p>
          <w:p w14:paraId="1BAFF732" w14:textId="77777777" w:rsidR="009C4D21" w:rsidRDefault="009C4D21">
            <w:pPr>
              <w:shd w:val="clear" w:color="auto" w:fill="FFFFFF"/>
              <w:tabs>
                <w:tab w:val="left" w:leader="underscore" w:pos="3787"/>
              </w:tabs>
              <w:jc w:val="both"/>
              <w:rPr>
                <w:rFonts w:ascii="Times New Roman" w:hAnsi="Times New Roman" w:cs="Times New Roman"/>
                <w:b/>
                <w:bCs/>
                <w:i/>
                <w:i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48AAF52E"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КОНТРАКТ КУПЛИ-ПРОДАЖИ </w:t>
            </w:r>
          </w:p>
          <w:p w14:paraId="618CD281"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lang w:val="en-US"/>
              </w:rPr>
              <w:t>No</w:t>
            </w:r>
            <w:r>
              <w:rPr>
                <w:rFonts w:ascii="Times New Roman" w:hAnsi="Times New Roman" w:cs="Times New Roman"/>
                <w:b/>
                <w:bCs/>
                <w:color w:val="000000"/>
                <w:sz w:val="24"/>
                <w:szCs w:val="24"/>
              </w:rPr>
              <w:t>___/14/2118</w:t>
            </w:r>
          </w:p>
          <w:p w14:paraId="7274952C" w14:textId="77777777" w:rsidR="009C4D21" w:rsidRDefault="009C4D21">
            <w:pPr>
              <w:shd w:val="clear" w:color="auto" w:fill="FFFFFF"/>
              <w:tabs>
                <w:tab w:val="left" w:leader="underscore" w:pos="3787"/>
              </w:tabs>
              <w:jc w:val="center"/>
              <w:rPr>
                <w:rFonts w:ascii="Times New Roman" w:hAnsi="Times New Roman" w:cs="Times New Roman"/>
                <w:b/>
                <w:bCs/>
                <w:color w:val="000000"/>
                <w:sz w:val="24"/>
                <w:szCs w:val="24"/>
              </w:rPr>
            </w:pPr>
          </w:p>
          <w:p w14:paraId="7D8BB1EA" w14:textId="77777777" w:rsidR="009C4D21" w:rsidRDefault="00000000">
            <w:pPr>
              <w:shd w:val="clear" w:color="auto" w:fill="FFFFFF"/>
              <w:tabs>
                <w:tab w:val="left" w:pos="8693"/>
                <w:tab w:val="left" w:leader="underscore" w:pos="9250"/>
              </w:tabs>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г. Кременчуг                                    ______  </w:t>
            </w:r>
            <w:r>
              <w:rPr>
                <w:rFonts w:ascii="Times New Roman" w:hAnsi="Times New Roman" w:cs="Times New Roman"/>
                <w:i/>
                <w:iCs/>
                <w:sz w:val="24"/>
                <w:szCs w:val="24"/>
              </w:rPr>
              <w:t xml:space="preserve"> 2017г.</w:t>
            </w:r>
          </w:p>
          <w:p w14:paraId="733564CD" w14:textId="77777777" w:rsidR="009C4D21" w:rsidRDefault="00000000">
            <w:pPr>
              <w:shd w:val="clear" w:color="auto" w:fill="FFFFFF"/>
              <w:tabs>
                <w:tab w:val="left" w:pos="8693"/>
                <w:tab w:val="left" w:leader="underscore" w:pos="9250"/>
              </w:tabs>
              <w:jc w:val="both"/>
              <w:rPr>
                <w:rFonts w:ascii="Times New Roman" w:hAnsi="Times New Roman" w:cs="Times New Roman"/>
                <w:b/>
                <w:bCs/>
                <w:color w:val="000000"/>
                <w:sz w:val="24"/>
                <w:szCs w:val="24"/>
              </w:rPr>
            </w:pPr>
            <w:r>
              <w:rPr>
                <w:rFonts w:ascii="Times New Roman" w:hAnsi="Times New Roman" w:cs="Times New Roman"/>
                <w:i/>
                <w:iCs/>
                <w:color w:val="000000"/>
                <w:sz w:val="24"/>
                <w:szCs w:val="24"/>
              </w:rPr>
              <w:t xml:space="preserve">                      </w:t>
            </w:r>
          </w:p>
        </w:tc>
      </w:tr>
      <w:tr w:rsidR="009C4D21" w14:paraId="7C0CFC1B" w14:textId="77777777">
        <w:tc>
          <w:tcPr>
            <w:tcW w:w="5201" w:type="dxa"/>
            <w:tcBorders>
              <w:top w:val="single" w:sz="4" w:space="0" w:color="000000"/>
              <w:left w:val="single" w:sz="4" w:space="0" w:color="000000"/>
              <w:bottom w:val="single" w:sz="4" w:space="0" w:color="000000"/>
              <w:right w:val="single" w:sz="4" w:space="0" w:color="000000"/>
            </w:tcBorders>
          </w:tcPr>
          <w:p w14:paraId="71CAA998" w14:textId="77777777" w:rsidR="009C4D21" w:rsidRPr="00231ABD" w:rsidRDefault="00000000">
            <w:pPr>
              <w:jc w:val="both"/>
              <w:rPr>
                <w:lang w:val="en-US"/>
              </w:rPr>
            </w:pPr>
            <w:r>
              <w:rPr>
                <w:rFonts w:ascii="Times New Roman" w:hAnsi="Times New Roman" w:cs="Times New Roman"/>
                <w:b/>
                <w:sz w:val="24"/>
                <w:szCs w:val="24"/>
              </w:rPr>
              <w:t xml:space="preserve">      </w:t>
            </w:r>
            <w:r>
              <w:rPr>
                <w:rFonts w:ascii="Times New Roman" w:hAnsi="Times New Roman" w:cs="Times New Roman"/>
                <w:b/>
                <w:color w:val="000000"/>
                <w:sz w:val="24"/>
                <w:szCs w:val="24"/>
                <w:lang w:val="de-DE"/>
              </w:rPr>
              <w:t xml:space="preserve">PUBLIC </w:t>
            </w:r>
            <w:r>
              <w:rPr>
                <w:rFonts w:ascii="Times New Roman" w:hAnsi="Times New Roman" w:cs="Times New Roman"/>
                <w:b/>
                <w:color w:val="000000"/>
                <w:sz w:val="24"/>
                <w:szCs w:val="24"/>
                <w:lang w:val="en-US"/>
              </w:rPr>
              <w:t xml:space="preserve">JOINT STOCK COMPANY </w:t>
            </w:r>
            <w:r>
              <w:rPr>
                <w:rFonts w:ascii="Times New Roman" w:hAnsi="Times New Roman" w:cs="Times New Roman"/>
                <w:b/>
                <w:color w:val="000000"/>
                <w:sz w:val="24"/>
                <w:szCs w:val="24"/>
                <w:lang w:val="de-DE"/>
              </w:rPr>
              <w:t xml:space="preserve">«The </w:t>
            </w:r>
            <w:r>
              <w:rPr>
                <w:rFonts w:ascii="Times New Roman" w:hAnsi="Times New Roman" w:cs="Times New Roman"/>
                <w:b/>
                <w:color w:val="000000"/>
                <w:sz w:val="24"/>
                <w:szCs w:val="24"/>
                <w:lang w:val="en-US"/>
              </w:rPr>
              <w:t xml:space="preserve">Transnational Finance and Production Petroleum Company </w:t>
            </w:r>
            <w:r>
              <w:rPr>
                <w:rFonts w:ascii="Times New Roman" w:hAnsi="Times New Roman" w:cs="Times New Roman"/>
                <w:b/>
                <w:color w:val="000000"/>
                <w:sz w:val="24"/>
                <w:szCs w:val="24"/>
                <w:lang w:val="de-DE"/>
              </w:rPr>
              <w:t>«</w:t>
            </w:r>
            <w:proofErr w:type="spellStart"/>
            <w:r>
              <w:rPr>
                <w:rFonts w:ascii="Times New Roman" w:hAnsi="Times New Roman" w:cs="Times New Roman"/>
                <w:b/>
                <w:color w:val="000000"/>
                <w:sz w:val="24"/>
                <w:szCs w:val="24"/>
                <w:lang w:val="de-DE"/>
              </w:rPr>
              <w:t>Ukrtatnafta</w:t>
            </w:r>
            <w:proofErr w:type="spellEnd"/>
            <w:r>
              <w:rPr>
                <w:rFonts w:ascii="Times New Roman" w:hAnsi="Times New Roman" w:cs="Times New Roman"/>
                <w:b/>
                <w:color w:val="000000"/>
                <w:sz w:val="24"/>
                <w:szCs w:val="24"/>
                <w:lang w:val="de-DE"/>
              </w:rPr>
              <w:t>»</w:t>
            </w:r>
            <w:r>
              <w:rPr>
                <w:rFonts w:ascii="Times New Roman" w:hAnsi="Times New Roman" w:cs="Times New Roman"/>
                <w:b/>
                <w:sz w:val="24"/>
                <w:szCs w:val="24"/>
                <w:lang w:val="en-US"/>
              </w:rPr>
              <w:t xml:space="preserve"> (PJSC «UKRTATNAFTA»),</w:t>
            </w:r>
            <w:r>
              <w:rPr>
                <w:rFonts w:ascii="Times New Roman" w:hAnsi="Times New Roman" w:cs="Times New Roman"/>
                <w:sz w:val="24"/>
                <w:szCs w:val="24"/>
                <w:lang w:val="en-US"/>
              </w:rPr>
              <w:t xml:space="preserve"> Kremenchug, Ukraine, hereinafter referred to as the “Seller”, in the person of Mr. </w:t>
            </w:r>
            <w:proofErr w:type="spellStart"/>
            <w:r>
              <w:rPr>
                <w:rFonts w:ascii="Times New Roman" w:hAnsi="Times New Roman" w:cs="Times New Roman"/>
                <w:sz w:val="24"/>
                <w:szCs w:val="24"/>
                <w:lang w:val="en-US"/>
              </w:rPr>
              <w:t>Pinchuk</w:t>
            </w:r>
            <w:proofErr w:type="spellEnd"/>
            <w:r>
              <w:rPr>
                <w:rFonts w:ascii="Times New Roman" w:hAnsi="Times New Roman" w:cs="Times New Roman"/>
                <w:sz w:val="24"/>
                <w:szCs w:val="24"/>
                <w:lang w:val="en-US"/>
              </w:rPr>
              <w:t xml:space="preserve"> Andrii </w:t>
            </w:r>
            <w:proofErr w:type="spellStart"/>
            <w:r>
              <w:rPr>
                <w:rFonts w:ascii="Times New Roman" w:hAnsi="Times New Roman" w:cs="Times New Roman"/>
                <w:sz w:val="24"/>
                <w:szCs w:val="24"/>
                <w:lang w:val="en-US"/>
              </w:rPr>
              <w:t>Ivanovich</w:t>
            </w:r>
            <w:proofErr w:type="spellEnd"/>
            <w:r>
              <w:rPr>
                <w:rFonts w:ascii="Times New Roman" w:hAnsi="Times New Roman" w:cs="Times New Roman"/>
                <w:sz w:val="24"/>
                <w:szCs w:val="24"/>
                <w:lang w:val="en-US"/>
              </w:rPr>
              <w:t xml:space="preserve">, acting on the base of Power of Attorney No.14/03-06 dd. of    December 27, 2016 from one part and </w:t>
            </w:r>
          </w:p>
          <w:p w14:paraId="06D91E43" w14:textId="77777777" w:rsidR="009C4D21" w:rsidRDefault="009C4D21">
            <w:pPr>
              <w:jc w:val="both"/>
              <w:rPr>
                <w:rFonts w:ascii="Times New Roman" w:hAnsi="Times New Roman" w:cs="Times New Roman"/>
                <w:sz w:val="24"/>
                <w:szCs w:val="24"/>
                <w:lang w:val="en-US"/>
              </w:rPr>
            </w:pPr>
          </w:p>
          <w:p w14:paraId="526AB57F" w14:textId="77777777" w:rsidR="009C4D21" w:rsidRDefault="009C4D21">
            <w:pPr>
              <w:jc w:val="both"/>
              <w:rPr>
                <w:rFonts w:ascii="Times New Roman" w:hAnsi="Times New Roman" w:cs="Times New Roman"/>
                <w:sz w:val="24"/>
                <w:szCs w:val="24"/>
                <w:lang w:val="en-US"/>
              </w:rPr>
            </w:pPr>
          </w:p>
          <w:p w14:paraId="62C1BC13" w14:textId="77777777" w:rsidR="009C4D21" w:rsidRDefault="00000000">
            <w:pPr>
              <w:jc w:val="both"/>
              <w:rPr>
                <w:rFonts w:ascii="Times New Roman" w:hAnsi="Times New Roman" w:cs="Times New Roman"/>
                <w:b/>
                <w:bCs/>
                <w:color w:val="000000"/>
                <w:sz w:val="24"/>
                <w:szCs w:val="24"/>
                <w:lang w:val="en-US"/>
              </w:rPr>
            </w:pPr>
            <w:r>
              <w:rPr>
                <w:rFonts w:ascii="Times New Roman" w:hAnsi="Times New Roman" w:cs="Times New Roman"/>
                <w:b/>
                <w:sz w:val="24"/>
                <w:szCs w:val="24"/>
                <w:lang w:val="en-US"/>
              </w:rPr>
              <w:t xml:space="preserve">      The company ___________, </w:t>
            </w:r>
            <w:r>
              <w:rPr>
                <w:rFonts w:ascii="Times New Roman" w:hAnsi="Times New Roman" w:cs="Times New Roman"/>
                <w:sz w:val="24"/>
                <w:szCs w:val="24"/>
                <w:lang w:val="en-US"/>
              </w:rPr>
              <w:t xml:space="preserve">hereinafter referred to as the “Buyer”, in the person__________________, acting on __________________from the other Part, </w:t>
            </w:r>
            <w:proofErr w:type="gramStart"/>
            <w:r>
              <w:rPr>
                <w:rFonts w:ascii="Times New Roman" w:hAnsi="Times New Roman" w:cs="Times New Roman"/>
                <w:sz w:val="24"/>
                <w:szCs w:val="24"/>
                <w:lang w:val="en-US"/>
              </w:rPr>
              <w:t>both  referred</w:t>
            </w:r>
            <w:proofErr w:type="gramEnd"/>
            <w:r>
              <w:rPr>
                <w:rFonts w:ascii="Times New Roman" w:hAnsi="Times New Roman" w:cs="Times New Roman"/>
                <w:sz w:val="24"/>
                <w:szCs w:val="24"/>
                <w:lang w:val="en-US"/>
              </w:rPr>
              <w:t xml:space="preserve"> to as the «Parties», solely as the «Party»,  have entered into this Contract, hereinafter referred to as the “Agreement” on the following:</w:t>
            </w:r>
          </w:p>
        </w:tc>
        <w:tc>
          <w:tcPr>
            <w:tcW w:w="5354" w:type="dxa"/>
            <w:tcBorders>
              <w:top w:val="single" w:sz="4" w:space="0" w:color="000000"/>
              <w:left w:val="single" w:sz="4" w:space="0" w:color="000000"/>
              <w:bottom w:val="single" w:sz="4" w:space="0" w:color="000000"/>
              <w:right w:val="single" w:sz="4" w:space="0" w:color="000000"/>
            </w:tcBorders>
          </w:tcPr>
          <w:p w14:paraId="3D59172B" w14:textId="77777777" w:rsidR="009C4D21" w:rsidRDefault="00000000">
            <w:pPr>
              <w:jc w:val="both"/>
            </w:pPr>
            <w:r w:rsidRPr="00231ABD">
              <w:rPr>
                <w:rFonts w:ascii="Times New Roman" w:hAnsi="Times New Roman" w:cs="Times New Roman"/>
                <w:b/>
                <w:sz w:val="24"/>
                <w:szCs w:val="24"/>
                <w:lang w:val="en-US"/>
              </w:rPr>
              <w:t xml:space="preserve">       </w:t>
            </w:r>
            <w:r>
              <w:rPr>
                <w:rFonts w:ascii="Times New Roman" w:hAnsi="Times New Roman" w:cs="Times New Roman"/>
                <w:b/>
                <w:sz w:val="24"/>
                <w:szCs w:val="24"/>
              </w:rPr>
              <w:t>Публичное акционерное общество «Транснациональная финансово-промышленная нефтяная компания «Укртатнафта» (ПАО «Укртатнафта»</w:t>
            </w:r>
            <w:proofErr w:type="gramStart"/>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uk-UA"/>
              </w:rPr>
              <w:t xml:space="preserve">  </w:t>
            </w:r>
            <w:proofErr w:type="gramEnd"/>
            <w:r>
              <w:rPr>
                <w:rFonts w:ascii="Times New Roman" w:hAnsi="Times New Roman" w:cs="Times New Roman"/>
                <w:sz w:val="24"/>
                <w:szCs w:val="24"/>
                <w:lang w:val="uk-UA"/>
              </w:rPr>
              <w:t xml:space="preserve">                    </w:t>
            </w:r>
            <w:r>
              <w:rPr>
                <w:rFonts w:ascii="Times New Roman" w:hAnsi="Times New Roman" w:cs="Times New Roman"/>
                <w:sz w:val="24"/>
                <w:szCs w:val="24"/>
              </w:rPr>
              <w:t xml:space="preserve">г. Кременчуг, Украина, именуемое в дальнейшем «Продавец», в лице Пинчука Андрея Ивановича, действующего на основании доверенности №14/03-06 от 27 декабря 2016 года, с одной стороны, и </w:t>
            </w:r>
          </w:p>
          <w:p w14:paraId="1DDAA68A" w14:textId="77777777" w:rsidR="009C4D21" w:rsidRDefault="009C4D21">
            <w:pPr>
              <w:jc w:val="both"/>
              <w:rPr>
                <w:rFonts w:ascii="Times New Roman" w:hAnsi="Times New Roman" w:cs="Times New Roman"/>
                <w:b/>
                <w:sz w:val="24"/>
                <w:szCs w:val="24"/>
              </w:rPr>
            </w:pPr>
          </w:p>
          <w:p w14:paraId="6833AE68" w14:textId="77777777" w:rsidR="009C4D21" w:rsidRDefault="00000000">
            <w:pPr>
              <w:shd w:val="clear" w:color="auto" w:fill="FFFFFF"/>
              <w:tabs>
                <w:tab w:val="left" w:leader="underscore" w:pos="3787"/>
              </w:tabs>
              <w:jc w:val="both"/>
              <w:rPr>
                <w:rFonts w:ascii="Times New Roman" w:eastAsia="MS Mincho;ＭＳ 明朝" w:hAnsi="Times New Roman" w:cs="Times New Roman"/>
                <w:caps/>
                <w:sz w:val="24"/>
                <w:szCs w:val="24"/>
              </w:rPr>
            </w:pPr>
            <w:r>
              <w:rPr>
                <w:rFonts w:ascii="Times New Roman" w:hAnsi="Times New Roman" w:cs="Times New Roman"/>
                <w:b/>
                <w:sz w:val="24"/>
                <w:szCs w:val="24"/>
              </w:rPr>
              <w:t xml:space="preserve">       Компания______,</w:t>
            </w:r>
            <w:r>
              <w:rPr>
                <w:rFonts w:ascii="Times New Roman" w:hAnsi="Times New Roman" w:cs="Times New Roman"/>
                <w:sz w:val="24"/>
                <w:szCs w:val="24"/>
              </w:rPr>
              <w:t xml:space="preserve"> (____________________) именуемая в дальнейшем «Покупатель», в лице ____________, действующего на основании ____________________, с другой стороны, </w:t>
            </w:r>
            <w:r>
              <w:rPr>
                <w:rFonts w:ascii="Times New Roman" w:hAnsi="Times New Roman" w:cs="Times New Roman"/>
                <w:bCs/>
                <w:color w:val="000000"/>
                <w:sz w:val="24"/>
                <w:szCs w:val="24"/>
              </w:rPr>
              <w:t>вместе именуемые «Стороны», в отдельности – «Сторона» заключили настоящий контракт (далее по тексту – «контракт») о нижеследующем:</w:t>
            </w:r>
          </w:p>
          <w:p w14:paraId="21B6C76A" w14:textId="77777777" w:rsidR="009C4D21" w:rsidRDefault="009C4D21">
            <w:pPr>
              <w:jc w:val="both"/>
              <w:rPr>
                <w:rFonts w:ascii="Times New Roman" w:eastAsia="MS Mincho;ＭＳ 明朝" w:hAnsi="Times New Roman" w:cs="Times New Roman"/>
                <w:bCs/>
                <w:caps/>
                <w:color w:val="000000"/>
                <w:sz w:val="24"/>
                <w:szCs w:val="24"/>
              </w:rPr>
            </w:pPr>
          </w:p>
        </w:tc>
      </w:tr>
      <w:tr w:rsidR="009C4D21" w14:paraId="1055B3AC" w14:textId="77777777">
        <w:tc>
          <w:tcPr>
            <w:tcW w:w="5201" w:type="dxa"/>
            <w:tcBorders>
              <w:top w:val="single" w:sz="4" w:space="0" w:color="000000"/>
              <w:left w:val="single" w:sz="4" w:space="0" w:color="000000"/>
              <w:bottom w:val="single" w:sz="4" w:space="0" w:color="000000"/>
              <w:right w:val="single" w:sz="4" w:space="0" w:color="000000"/>
            </w:tcBorders>
          </w:tcPr>
          <w:p w14:paraId="19308668" w14:textId="77777777" w:rsidR="009C4D21" w:rsidRDefault="009C4D21">
            <w:pPr>
              <w:shd w:val="clear" w:color="auto" w:fill="FFFFFF"/>
              <w:snapToGrid w:val="0"/>
              <w:jc w:val="center"/>
              <w:rPr>
                <w:rFonts w:ascii="Times New Roman" w:hAnsi="Times New Roman" w:cs="Times New Roman"/>
                <w:b/>
                <w:bCs/>
                <w:color w:val="000000"/>
                <w:sz w:val="24"/>
                <w:szCs w:val="24"/>
                <w:u w:val="single"/>
              </w:rPr>
            </w:pPr>
          </w:p>
          <w:p w14:paraId="75A0FB26"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proofErr w:type="gramStart"/>
            <w:r>
              <w:rPr>
                <w:rFonts w:ascii="Times New Roman" w:hAnsi="Times New Roman" w:cs="Times New Roman"/>
                <w:b/>
                <w:bCs/>
                <w:color w:val="000000"/>
                <w:sz w:val="24"/>
                <w:szCs w:val="24"/>
                <w:u w:val="single"/>
                <w:lang w:val="en-US"/>
              </w:rPr>
              <w:t>1 .</w:t>
            </w:r>
            <w:proofErr w:type="gramEnd"/>
            <w:r>
              <w:rPr>
                <w:rFonts w:ascii="Times New Roman" w:hAnsi="Times New Roman" w:cs="Times New Roman"/>
                <w:b/>
                <w:bCs/>
                <w:color w:val="000000"/>
                <w:sz w:val="24"/>
                <w:szCs w:val="24"/>
                <w:u w:val="single"/>
                <w:lang w:val="en-US"/>
              </w:rPr>
              <w:t xml:space="preserve"> SUBJECT OF THE CONTRACT AND QUANTITY OF THE GOODS</w:t>
            </w:r>
          </w:p>
          <w:p w14:paraId="3BCFE9ED" w14:textId="77777777" w:rsidR="009C4D21" w:rsidRDefault="00000000">
            <w:pPr>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 1.1. The Seller undertakes to </w:t>
            </w:r>
            <w:proofErr w:type="gramStart"/>
            <w:r>
              <w:rPr>
                <w:rFonts w:ascii="Times New Roman" w:hAnsi="Times New Roman" w:cs="Times New Roman"/>
                <w:bCs/>
                <w:color w:val="000000"/>
                <w:sz w:val="24"/>
                <w:szCs w:val="24"/>
                <w:lang w:val="en-US"/>
              </w:rPr>
              <w:t>supply ,</w:t>
            </w:r>
            <w:proofErr w:type="gramEnd"/>
            <w:r>
              <w:rPr>
                <w:rFonts w:ascii="Times New Roman" w:hAnsi="Times New Roman" w:cs="Times New Roman"/>
                <w:bCs/>
                <w:color w:val="000000"/>
                <w:sz w:val="24"/>
                <w:szCs w:val="24"/>
                <w:lang w:val="en-US"/>
              </w:rPr>
              <w:t xml:space="preserve"> and the Buyer undertakes to  accept and  pay for </w:t>
            </w:r>
            <w:r>
              <w:rPr>
                <w:rFonts w:ascii="Times New Roman" w:hAnsi="Times New Roman" w:cs="Times New Roman"/>
                <w:b/>
                <w:bCs/>
                <w:color w:val="000000"/>
                <w:sz w:val="24"/>
                <w:szCs w:val="24"/>
                <w:lang w:val="en-GB"/>
              </w:rPr>
              <w:t>Petroleum</w:t>
            </w:r>
            <w:r>
              <w:rPr>
                <w:rFonts w:ascii="Times New Roman" w:hAnsi="Times New Roman" w:cs="Times New Roman"/>
                <w:b/>
                <w:bCs/>
                <w:color w:val="000000"/>
                <w:sz w:val="24"/>
                <w:szCs w:val="24"/>
                <w:lang w:val="en-US"/>
              </w:rPr>
              <w:t xml:space="preserve"> B</w:t>
            </w:r>
            <w:proofErr w:type="spellStart"/>
            <w:r>
              <w:rPr>
                <w:rFonts w:ascii="Times New Roman" w:hAnsi="Times New Roman" w:cs="Times New Roman"/>
                <w:b/>
                <w:bCs/>
                <w:color w:val="000000"/>
                <w:sz w:val="24"/>
                <w:szCs w:val="24"/>
                <w:lang w:val="en-GB"/>
              </w:rPr>
              <w:t>enzene</w:t>
            </w:r>
            <w:proofErr w:type="spellEnd"/>
            <w:r>
              <w:rPr>
                <w:rFonts w:ascii="Times New Roman" w:hAnsi="Times New Roman" w:cs="Times New Roman"/>
                <w:b/>
                <w:bCs/>
                <w:color w:val="000000"/>
                <w:sz w:val="24"/>
                <w:szCs w:val="24"/>
                <w:lang w:val="en-US"/>
              </w:rPr>
              <w:t xml:space="preserve"> </w:t>
            </w:r>
            <w:r>
              <w:rPr>
                <w:rFonts w:ascii="Times New Roman" w:hAnsi="Times New Roman" w:cs="Times New Roman"/>
                <w:bCs/>
                <w:color w:val="000000"/>
                <w:sz w:val="24"/>
                <w:szCs w:val="24"/>
                <w:lang w:val="en-US"/>
              </w:rPr>
              <w:t>(</w:t>
            </w:r>
            <w:r>
              <w:rPr>
                <w:rFonts w:ascii="Times New Roman" w:hAnsi="Times New Roman" w:cs="Times New Roman"/>
                <w:color w:val="000000"/>
                <w:sz w:val="24"/>
                <w:szCs w:val="24"/>
                <w:lang w:val="en-GB"/>
              </w:rPr>
              <w:t>hereinafter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referred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w:t>
            </w:r>
            <w:r>
              <w:rPr>
                <w:rFonts w:ascii="Times New Roman" w:hAnsi="Times New Roman" w:cs="Times New Roman"/>
                <w:bCs/>
                <w:color w:val="000000"/>
                <w:sz w:val="24"/>
                <w:szCs w:val="24"/>
                <w:lang w:val="en-US"/>
              </w:rPr>
              <w:t>, produced by PJSC «UKRTATNAFTA», according to the terms of the present Contract.</w:t>
            </w:r>
          </w:p>
          <w:p w14:paraId="324DEC29" w14:textId="77777777" w:rsidR="009C4D21" w:rsidRDefault="00000000">
            <w:pPr>
              <w:jc w:val="both"/>
              <w:rPr>
                <w:rFonts w:ascii="Times New Roman" w:hAnsi="Times New Roman" w:cs="Times New Roman"/>
                <w:b/>
                <w:bCs/>
                <w:color w:val="000000"/>
                <w:sz w:val="24"/>
                <w:szCs w:val="24"/>
                <w:lang w:val="en-US"/>
              </w:rPr>
            </w:pPr>
            <w:r>
              <w:rPr>
                <w:rFonts w:ascii="Times New Roman" w:hAnsi="Times New Roman" w:cs="Times New Roman"/>
                <w:bCs/>
                <w:color w:val="000000"/>
                <w:sz w:val="24"/>
                <w:szCs w:val="24"/>
                <w:lang w:val="en-US"/>
              </w:rPr>
              <w:t xml:space="preserve">1.2 The total Quantity of the Goods to be   delivered under the present Contract is </w:t>
            </w:r>
            <w:r>
              <w:rPr>
                <w:rFonts w:ascii="Times New Roman" w:hAnsi="Times New Roman" w:cs="Times New Roman"/>
                <w:b/>
                <w:bCs/>
                <w:color w:val="000000"/>
                <w:sz w:val="24"/>
                <w:szCs w:val="24"/>
                <w:lang w:val="en-US"/>
              </w:rPr>
              <w:t xml:space="preserve">------- (-------) metric tons (+/- </w:t>
            </w:r>
            <w:r>
              <w:rPr>
                <w:rFonts w:ascii="Times New Roman" w:hAnsi="Times New Roman" w:cs="Times New Roman"/>
                <w:b/>
                <w:bCs/>
                <w:color w:val="000000"/>
                <w:sz w:val="24"/>
                <w:szCs w:val="24"/>
                <w:lang w:val="uk-UA"/>
              </w:rPr>
              <w:t>10</w:t>
            </w:r>
            <w:r>
              <w:rPr>
                <w:rFonts w:ascii="Times New Roman" w:hAnsi="Times New Roman" w:cs="Times New Roman"/>
                <w:b/>
                <w:bCs/>
                <w:color w:val="000000"/>
                <w:sz w:val="24"/>
                <w:szCs w:val="24"/>
                <w:lang w:val="en-US"/>
              </w:rPr>
              <w:t xml:space="preserve">%) </w:t>
            </w:r>
            <w:r>
              <w:rPr>
                <w:rFonts w:ascii="Times New Roman" w:hAnsi="Times New Roman" w:cs="Times New Roman"/>
                <w:bCs/>
                <w:color w:val="000000"/>
                <w:sz w:val="24"/>
                <w:szCs w:val="24"/>
                <w:lang w:val="en-US"/>
              </w:rPr>
              <w:t>on the Seller`s option.</w:t>
            </w:r>
          </w:p>
          <w:p w14:paraId="7269AA2C" w14:textId="77777777" w:rsidR="009C4D21" w:rsidRDefault="009C4D21">
            <w:pPr>
              <w:jc w:val="both"/>
              <w:rPr>
                <w:rFonts w:ascii="Times New Roman" w:hAnsi="Times New Roman" w:cs="Times New Roman"/>
                <w:b/>
                <w:bCs/>
                <w:color w:val="000000"/>
                <w:sz w:val="24"/>
                <w:szCs w:val="24"/>
                <w:lang w:val="en-US"/>
              </w:rPr>
            </w:pPr>
          </w:p>
          <w:p w14:paraId="5AB24C8C"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1.3. The Goods shall be shipped by lots (hereinafter referred as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 </w:t>
            </w:r>
            <w:proofErr w:type="gramStart"/>
            <w:r>
              <w:rPr>
                <w:rFonts w:ascii="Times New Roman" w:hAnsi="Times New Roman" w:cs="Times New Roman"/>
                <w:bCs/>
                <w:color w:val="000000"/>
                <w:sz w:val="24"/>
                <w:szCs w:val="24"/>
                <w:lang w:val="en-US"/>
              </w:rPr>
              <w:t>The  quantity</w:t>
            </w:r>
            <w:proofErr w:type="gramEnd"/>
            <w:r>
              <w:rPr>
                <w:rFonts w:ascii="Times New Roman" w:hAnsi="Times New Roman" w:cs="Times New Roman"/>
                <w:bCs/>
                <w:color w:val="000000"/>
                <w:sz w:val="24"/>
                <w:szCs w:val="24"/>
                <w:lang w:val="en-US"/>
              </w:rPr>
              <w:t>, delivery period, provisional price of one metric ton, total provisional value of the Agreed  volume of the Goods  should be agreed by signing of the additional agreement.</w:t>
            </w:r>
          </w:p>
          <w:p w14:paraId="052F8CBA" w14:textId="77777777" w:rsidR="009C4D21" w:rsidRDefault="009C4D21">
            <w:pPr>
              <w:jc w:val="both"/>
              <w:rPr>
                <w:rFonts w:ascii="Times New Roman" w:hAnsi="Times New Roman" w:cs="Times New Roman"/>
                <w:bCs/>
                <w:color w:val="000000"/>
                <w:sz w:val="24"/>
                <w:szCs w:val="24"/>
                <w:lang w:val="en-US"/>
              </w:rPr>
            </w:pPr>
          </w:p>
          <w:p w14:paraId="0C366456" w14:textId="77777777" w:rsidR="009C4D21" w:rsidRDefault="009C4D21">
            <w:pPr>
              <w:jc w:val="both"/>
              <w:rPr>
                <w:rFonts w:ascii="Times New Roman" w:hAnsi="Times New Roman" w:cs="Times New Roman"/>
                <w:bCs/>
                <w:color w:val="000000"/>
                <w:sz w:val="24"/>
                <w:szCs w:val="24"/>
                <w:lang w:val="en-US"/>
              </w:rPr>
            </w:pPr>
          </w:p>
          <w:p w14:paraId="1DB3E387"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1.4.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shall be delivered  in lots on the terms of delivery </w:t>
            </w:r>
            <w:r>
              <w:rPr>
                <w:rFonts w:ascii="Times New Roman" w:hAnsi="Times New Roman" w:cs="Times New Roman"/>
                <w:b/>
                <w:color w:val="000000"/>
                <w:sz w:val="24"/>
                <w:szCs w:val="24"/>
                <w:lang w:val="en-US"/>
              </w:rPr>
              <w:t xml:space="preserve">FOB one safe port / one safe berth, </w:t>
            </w:r>
            <w:proofErr w:type="spellStart"/>
            <w:r>
              <w:rPr>
                <w:rFonts w:ascii="Times New Roman" w:hAnsi="Times New Roman" w:cs="Times New Roman"/>
                <w:b/>
                <w:color w:val="000000"/>
                <w:sz w:val="24"/>
                <w:szCs w:val="24"/>
                <w:lang w:val="en-US"/>
              </w:rPr>
              <w:t>Chernomorsk</w:t>
            </w:r>
            <w:proofErr w:type="spellEnd"/>
            <w:r>
              <w:rPr>
                <w:rFonts w:ascii="Times New Roman" w:hAnsi="Times New Roman" w:cs="Times New Roman"/>
                <w:b/>
                <w:color w:val="000000"/>
                <w:sz w:val="24"/>
                <w:szCs w:val="24"/>
                <w:lang w:val="en-US"/>
              </w:rPr>
              <w:t xml:space="preserve"> port </w:t>
            </w:r>
            <w:r>
              <w:rPr>
                <w:rFonts w:ascii="Times New Roman" w:hAnsi="Times New Roman" w:cs="Times New Roman"/>
                <w:bCs/>
                <w:color w:val="000000"/>
                <w:sz w:val="24"/>
                <w:szCs w:val="24"/>
                <w:lang w:val="en-US"/>
              </w:rPr>
              <w:t>in accordance with «</w:t>
            </w:r>
            <w:r>
              <w:rPr>
                <w:rFonts w:ascii="Times New Roman" w:hAnsi="Times New Roman" w:cs="Times New Roman"/>
                <w:sz w:val="24"/>
                <w:szCs w:val="24"/>
                <w:lang w:val="en-US"/>
              </w:rPr>
              <w:t>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 </w:t>
            </w:r>
            <w:r>
              <w:rPr>
                <w:rFonts w:ascii="Times New Roman" w:hAnsi="Times New Roman" w:cs="Times New Roman"/>
                <w:bCs/>
                <w:color w:val="000000"/>
                <w:sz w:val="24"/>
                <w:szCs w:val="24"/>
                <w:lang w:val="en-US"/>
              </w:rPr>
              <w:t>(</w:t>
            </w:r>
            <w:proofErr w:type="gramStart"/>
            <w:r>
              <w:rPr>
                <w:rFonts w:ascii="Times New Roman" w:hAnsi="Times New Roman" w:cs="Times New Roman"/>
                <w:bCs/>
                <w:color w:val="000000"/>
                <w:sz w:val="24"/>
                <w:szCs w:val="24"/>
                <w:lang w:val="en-US"/>
              </w:rPr>
              <w:t>hereinafter  «</w:t>
            </w:r>
            <w:proofErr w:type="gramEnd"/>
            <w:r>
              <w:rPr>
                <w:rFonts w:ascii="Times New Roman" w:hAnsi="Times New Roman" w:cs="Times New Roman"/>
                <w:bCs/>
                <w:color w:val="000000"/>
                <w:sz w:val="24"/>
                <w:szCs w:val="24"/>
                <w:lang w:val="en-US"/>
              </w:rPr>
              <w:t>INCOTERMS»).</w:t>
            </w:r>
          </w:p>
          <w:p w14:paraId="192C72EF" w14:textId="77777777" w:rsidR="009C4D21" w:rsidRDefault="009C4D21">
            <w:pPr>
              <w:shd w:val="clear" w:color="auto" w:fill="FFFFFF"/>
              <w:tabs>
                <w:tab w:val="left" w:pos="427"/>
              </w:tabs>
              <w:jc w:val="both"/>
              <w:rPr>
                <w:rFonts w:ascii="Times New Roman" w:hAnsi="Times New Roman" w:cs="Times New Roman"/>
                <w:bCs/>
                <w:color w:val="000000"/>
                <w:sz w:val="24"/>
                <w:szCs w:val="24"/>
                <w:lang w:val="en-US"/>
              </w:rPr>
            </w:pPr>
          </w:p>
          <w:p w14:paraId="5941F9D6" w14:textId="77777777" w:rsidR="009C4D21" w:rsidRPr="00231ABD" w:rsidRDefault="00000000">
            <w:pPr>
              <w:shd w:val="clear" w:color="auto" w:fill="FFFFFF"/>
              <w:tabs>
                <w:tab w:val="left" w:pos="0"/>
              </w:tabs>
              <w:ind w:hanging="10"/>
              <w:jc w:val="both"/>
              <w:rPr>
                <w:lang w:val="en-US"/>
              </w:rPr>
            </w:pPr>
            <w:r w:rsidRPr="00231ABD">
              <w:rPr>
                <w:rFonts w:ascii="Times New Roman" w:hAnsi="Times New Roman" w:cs="Times New Roman"/>
                <w:bCs/>
                <w:color w:val="000000"/>
                <w:sz w:val="24"/>
                <w:szCs w:val="24"/>
                <w:lang w:val="en-US"/>
              </w:rPr>
              <w:t>1.5. The supplied goods quantity is registered with respect to the weight as per the B/L.</w:t>
            </w:r>
          </w:p>
          <w:p w14:paraId="531A7DBA" w14:textId="77777777" w:rsidR="009C4D21" w:rsidRDefault="009C4D21">
            <w:pPr>
              <w:shd w:val="clear" w:color="auto" w:fill="FFFFFF"/>
              <w:tabs>
                <w:tab w:val="left" w:pos="0"/>
              </w:tabs>
              <w:ind w:hanging="10"/>
              <w:jc w:val="both"/>
              <w:rPr>
                <w:rFonts w:ascii="Times New Roman" w:hAnsi="Times New Roman" w:cs="Times New Roman"/>
                <w:bCs/>
                <w:color w:val="000000"/>
                <w:sz w:val="24"/>
                <w:szCs w:val="24"/>
                <w:lang w:val="en-US"/>
              </w:rPr>
            </w:pPr>
          </w:p>
          <w:p w14:paraId="3A56337E"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1.6. </w:t>
            </w:r>
            <w:r>
              <w:rPr>
                <w:rFonts w:ascii="Times New Roman" w:hAnsi="Times New Roman" w:cs="Times New Roman"/>
                <w:sz w:val="24"/>
                <w:szCs w:val="24"/>
                <w:lang w:val="en-GB"/>
              </w:rPr>
              <w:t xml:space="preserve">Delivered Goods are measured in metric tons. </w:t>
            </w:r>
          </w:p>
          <w:p w14:paraId="18024A55" w14:textId="77777777" w:rsidR="009C4D21" w:rsidRDefault="009C4D21">
            <w:pPr>
              <w:jc w:val="both"/>
              <w:rPr>
                <w:rFonts w:ascii="Times New Roman" w:hAnsi="Times New Roman" w:cs="Times New Roman"/>
                <w:sz w:val="24"/>
                <w:szCs w:val="24"/>
                <w:lang w:val="en-US"/>
              </w:rPr>
            </w:pPr>
          </w:p>
          <w:p w14:paraId="2AEA6563" w14:textId="77777777" w:rsidR="009C4D21" w:rsidRDefault="00000000">
            <w:pPr>
              <w:shd w:val="clear" w:color="auto" w:fill="FFFFFF"/>
              <w:tabs>
                <w:tab w:val="left" w:pos="427"/>
              </w:tabs>
              <w:jc w:val="both"/>
              <w:rPr>
                <w:rFonts w:ascii="Times New Roman" w:hAnsi="Times New Roman" w:cs="Times New Roman"/>
                <w:b/>
                <w:bCs/>
                <w:color w:val="000000"/>
                <w:sz w:val="24"/>
                <w:szCs w:val="24"/>
                <w:lang w:val="en-US"/>
              </w:rPr>
            </w:pPr>
            <w:r>
              <w:rPr>
                <w:rFonts w:ascii="Times New Roman" w:hAnsi="Times New Roman" w:cs="Times New Roman"/>
                <w:color w:val="000000"/>
                <w:sz w:val="24"/>
                <w:szCs w:val="24"/>
                <w:lang w:val="en-US"/>
              </w:rPr>
              <w:t xml:space="preserve">1.7. The Goods to be </w:t>
            </w:r>
            <w:proofErr w:type="gramStart"/>
            <w:r>
              <w:rPr>
                <w:rFonts w:ascii="Times New Roman" w:hAnsi="Times New Roman" w:cs="Times New Roman"/>
                <w:color w:val="000000"/>
                <w:sz w:val="24"/>
                <w:szCs w:val="24"/>
                <w:lang w:val="en-US"/>
              </w:rPr>
              <w:t xml:space="preserve">delivered </w:t>
            </w:r>
            <w:r>
              <w:rPr>
                <w:rFonts w:ascii="Times New Roman" w:hAnsi="Times New Roman" w:cs="Times New Roman"/>
                <w:color w:val="000000"/>
                <w:sz w:val="24"/>
                <w:szCs w:val="24"/>
                <w:lang w:val="en-GB"/>
              </w:rPr>
              <w:t xml:space="preserve"> under</w:t>
            </w:r>
            <w:proofErr w:type="gramEnd"/>
            <w:r>
              <w:rPr>
                <w:rFonts w:ascii="Times New Roman" w:hAnsi="Times New Roman" w:cs="Times New Roman"/>
                <w:color w:val="000000"/>
                <w:sz w:val="24"/>
                <w:szCs w:val="24"/>
                <w:lang w:val="en-GB"/>
              </w:rPr>
              <w:t xml:space="preserve"> this Agreement are produced by </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 xml:space="preserve">PJSC  </w:t>
            </w:r>
            <w:r>
              <w:rPr>
                <w:rFonts w:ascii="Times New Roman" w:hAnsi="Times New Roman" w:cs="Times New Roman"/>
                <w:color w:val="000000"/>
                <w:sz w:val="24"/>
                <w:szCs w:val="24"/>
                <w:lang w:val="en-US"/>
              </w:rPr>
              <w:t>«</w:t>
            </w:r>
            <w:r>
              <w:rPr>
                <w:rFonts w:ascii="Times New Roman" w:hAnsi="Times New Roman" w:cs="Times New Roman"/>
                <w:bCs/>
                <w:color w:val="000000"/>
                <w:sz w:val="24"/>
                <w:szCs w:val="24"/>
                <w:lang w:val="en-US"/>
              </w:rPr>
              <w:t>UKRTATNAFTA</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w:t>
            </w:r>
          </w:p>
        </w:tc>
        <w:tc>
          <w:tcPr>
            <w:tcW w:w="5354" w:type="dxa"/>
            <w:tcBorders>
              <w:top w:val="single" w:sz="4" w:space="0" w:color="000000"/>
              <w:left w:val="single" w:sz="4" w:space="0" w:color="000000"/>
              <w:bottom w:val="single" w:sz="4" w:space="0" w:color="000000"/>
              <w:right w:val="single" w:sz="4" w:space="0" w:color="000000"/>
            </w:tcBorders>
          </w:tcPr>
          <w:p w14:paraId="7D405DE1" w14:textId="77777777" w:rsidR="009C4D21" w:rsidRDefault="009C4D21">
            <w:pPr>
              <w:shd w:val="clear" w:color="auto" w:fill="FFFFFF"/>
              <w:snapToGrid w:val="0"/>
              <w:jc w:val="center"/>
              <w:rPr>
                <w:rFonts w:ascii="Times New Roman" w:hAnsi="Times New Roman" w:cs="Times New Roman"/>
                <w:b/>
                <w:bCs/>
                <w:color w:val="000000"/>
                <w:sz w:val="24"/>
                <w:szCs w:val="24"/>
                <w:u w:val="single"/>
                <w:lang w:val="en-US"/>
              </w:rPr>
            </w:pPr>
          </w:p>
          <w:p w14:paraId="295E758E" w14:textId="77777777" w:rsidR="009C4D21" w:rsidRDefault="00000000">
            <w:pPr>
              <w:shd w:val="clear" w:color="auto" w:fill="FFFFFF"/>
              <w:jc w:val="center"/>
              <w:rPr>
                <w:rFonts w:ascii="Times New Roman" w:hAnsi="Times New Roman" w:cs="Times New Roman"/>
                <w:b/>
                <w:bCs/>
                <w:color w:val="000000"/>
                <w:sz w:val="24"/>
                <w:szCs w:val="24"/>
                <w:u w:val="single"/>
              </w:rPr>
            </w:pPr>
            <w:proofErr w:type="gramStart"/>
            <w:r>
              <w:rPr>
                <w:rFonts w:ascii="Times New Roman" w:hAnsi="Times New Roman" w:cs="Times New Roman"/>
                <w:b/>
                <w:bCs/>
                <w:color w:val="000000"/>
                <w:sz w:val="24"/>
                <w:szCs w:val="24"/>
                <w:u w:val="single"/>
              </w:rPr>
              <w:t>1 .ПРЕДМЕТ</w:t>
            </w:r>
            <w:proofErr w:type="gramEnd"/>
            <w:r>
              <w:rPr>
                <w:rFonts w:ascii="Times New Roman" w:hAnsi="Times New Roman" w:cs="Times New Roman"/>
                <w:b/>
                <w:bCs/>
                <w:color w:val="000000"/>
                <w:sz w:val="24"/>
                <w:szCs w:val="24"/>
                <w:u w:val="single"/>
              </w:rPr>
              <w:t xml:space="preserve"> КОНТРАКТА  И КОЛИЧЕСТВО ТОВАРА</w:t>
            </w:r>
          </w:p>
          <w:p w14:paraId="27D082F5" w14:textId="77777777" w:rsidR="009C4D21" w:rsidRDefault="00000000">
            <w:pPr>
              <w:numPr>
                <w:ilvl w:val="1"/>
                <w:numId w:val="11"/>
              </w:numPr>
              <w:ind w:left="0" w:firstLine="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Продавец обязуется поставить, а Покупатель обязуется принять и оплатить </w:t>
            </w:r>
            <w:r>
              <w:rPr>
                <w:rFonts w:ascii="Times New Roman" w:hAnsi="Times New Roman" w:cs="Times New Roman"/>
                <w:b/>
                <w:bCs/>
                <w:color w:val="000000"/>
                <w:sz w:val="24"/>
                <w:szCs w:val="24"/>
              </w:rPr>
              <w:t xml:space="preserve">Бензол </w:t>
            </w:r>
            <w:proofErr w:type="gramStart"/>
            <w:r>
              <w:rPr>
                <w:rFonts w:ascii="Times New Roman" w:hAnsi="Times New Roman" w:cs="Times New Roman"/>
                <w:b/>
                <w:bCs/>
                <w:color w:val="000000"/>
                <w:sz w:val="24"/>
                <w:szCs w:val="24"/>
              </w:rPr>
              <w:t>Нефтяной  (</w:t>
            </w:r>
            <w:proofErr w:type="gramEnd"/>
            <w:r>
              <w:rPr>
                <w:rFonts w:ascii="Times New Roman" w:hAnsi="Times New Roman" w:cs="Times New Roman"/>
                <w:b/>
                <w:bCs/>
                <w:color w:val="000000"/>
                <w:sz w:val="24"/>
                <w:szCs w:val="24"/>
              </w:rPr>
              <w:t>далее именуемый Товар),</w:t>
            </w:r>
            <w:r>
              <w:rPr>
                <w:rFonts w:ascii="Times New Roman" w:hAnsi="Times New Roman" w:cs="Times New Roman"/>
                <w:bCs/>
                <w:color w:val="000000"/>
                <w:sz w:val="24"/>
                <w:szCs w:val="24"/>
              </w:rPr>
              <w:t xml:space="preserve"> производства ПАО «Укртатнафта», на условиях, предусмотренных настоящим Контрактом.</w:t>
            </w:r>
          </w:p>
          <w:p w14:paraId="053CB797" w14:textId="77777777" w:rsidR="009C4D21" w:rsidRDefault="00000000">
            <w:pPr>
              <w:numPr>
                <w:ilvl w:val="1"/>
                <w:numId w:val="11"/>
              </w:numPr>
              <w:ind w:left="0" w:firstLine="0"/>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Общее количество Товара, поставляемого по настоящему Контракту ----------</w:t>
            </w:r>
            <w:r>
              <w:rPr>
                <w:rFonts w:ascii="Times New Roman" w:hAnsi="Times New Roman" w:cs="Times New Roman"/>
                <w:b/>
                <w:bCs/>
                <w:color w:val="000000"/>
                <w:sz w:val="24"/>
                <w:szCs w:val="24"/>
              </w:rPr>
              <w:t xml:space="preserve"> (-----) метрических тонн (+/- </w:t>
            </w:r>
            <w:r>
              <w:rPr>
                <w:rFonts w:ascii="Times New Roman" w:hAnsi="Times New Roman" w:cs="Times New Roman"/>
                <w:b/>
                <w:bCs/>
                <w:color w:val="000000"/>
                <w:sz w:val="24"/>
                <w:szCs w:val="24"/>
                <w:lang w:val="uk-UA"/>
              </w:rPr>
              <w:t>10</w:t>
            </w:r>
            <w:r>
              <w:rPr>
                <w:rFonts w:ascii="Times New Roman" w:hAnsi="Times New Roman" w:cs="Times New Roman"/>
                <w:b/>
                <w:bCs/>
                <w:color w:val="000000"/>
                <w:sz w:val="24"/>
                <w:szCs w:val="24"/>
              </w:rPr>
              <w:t xml:space="preserve">%) </w:t>
            </w:r>
            <w:r>
              <w:rPr>
                <w:rFonts w:ascii="Times New Roman" w:hAnsi="Times New Roman" w:cs="Times New Roman"/>
                <w:bCs/>
                <w:color w:val="000000"/>
                <w:sz w:val="24"/>
                <w:szCs w:val="24"/>
              </w:rPr>
              <w:t>в опционе Продавца</w:t>
            </w:r>
            <w:r>
              <w:rPr>
                <w:rFonts w:ascii="Times New Roman" w:hAnsi="Times New Roman" w:cs="Times New Roman"/>
                <w:b/>
                <w:bCs/>
                <w:color w:val="000000"/>
                <w:sz w:val="24"/>
                <w:szCs w:val="24"/>
              </w:rPr>
              <w:t>.</w:t>
            </w:r>
          </w:p>
          <w:p w14:paraId="055BD362" w14:textId="77777777" w:rsidR="009C4D21" w:rsidRDefault="00000000">
            <w:pPr>
              <w:jc w:val="both"/>
            </w:pPr>
            <w:r>
              <w:rPr>
                <w:rFonts w:ascii="Times New Roman" w:hAnsi="Times New Roman" w:cs="Times New Roman"/>
                <w:bCs/>
                <w:color w:val="000000"/>
                <w:sz w:val="24"/>
                <w:szCs w:val="24"/>
              </w:rPr>
              <w:t>1.3. Товар поставляется частями по согласованию Сторон (далее – Согласованный к поставке объем Товара). Количество, срок поставки, предварительная цена одной метрической тонны и общая предварительная стоимость Согласованного к поставке объема Товара согласовываются путем подписания Сторонами дополнительного соглашения.</w:t>
            </w:r>
          </w:p>
          <w:p w14:paraId="2EC8FA92" w14:textId="77777777" w:rsidR="009C4D21" w:rsidRDefault="00000000">
            <w:pPr>
              <w:jc w:val="both"/>
              <w:rPr>
                <w:rFonts w:ascii="Times New Roman" w:hAnsi="Times New Roman" w:cs="Times New Roman"/>
                <w:sz w:val="24"/>
                <w:szCs w:val="24"/>
              </w:rPr>
            </w:pPr>
            <w:r>
              <w:rPr>
                <w:rFonts w:ascii="Times New Roman" w:hAnsi="Times New Roman" w:cs="Times New Roman"/>
                <w:bCs/>
                <w:color w:val="000000"/>
                <w:sz w:val="24"/>
                <w:szCs w:val="24"/>
              </w:rPr>
              <w:t xml:space="preserve">1.4. Согласованный к поставке объем Товара поставляется партиями </w:t>
            </w:r>
            <w:r>
              <w:rPr>
                <w:rFonts w:ascii="Times New Roman" w:hAnsi="Times New Roman" w:cs="Times New Roman"/>
                <w:color w:val="000000"/>
                <w:sz w:val="24"/>
                <w:szCs w:val="24"/>
              </w:rPr>
              <w:t xml:space="preserve">на условиях поставки </w:t>
            </w:r>
            <w:r>
              <w:rPr>
                <w:rFonts w:ascii="Times New Roman" w:hAnsi="Times New Roman" w:cs="Times New Roman"/>
                <w:b/>
                <w:color w:val="000000"/>
                <w:sz w:val="24"/>
                <w:szCs w:val="24"/>
                <w:lang w:val="en-US"/>
              </w:rPr>
              <w:t>FOB</w:t>
            </w:r>
            <w:r>
              <w:rPr>
                <w:rFonts w:ascii="Times New Roman" w:hAnsi="Times New Roman" w:cs="Times New Roman"/>
                <w:b/>
                <w:color w:val="000000"/>
                <w:sz w:val="24"/>
                <w:szCs w:val="24"/>
              </w:rPr>
              <w:t xml:space="preserve">, безопасный порт/безопасный причал, порт Черноморск </w:t>
            </w:r>
            <w:r>
              <w:rPr>
                <w:rFonts w:ascii="Times New Roman" w:hAnsi="Times New Roman" w:cs="Times New Roman"/>
                <w:bCs/>
                <w:color w:val="000000"/>
                <w:sz w:val="24"/>
                <w:szCs w:val="24"/>
              </w:rPr>
              <w:t>в соответствии с «</w:t>
            </w:r>
            <w:r>
              <w:rPr>
                <w:rFonts w:ascii="Times New Roman" w:hAnsi="Times New Roman" w:cs="Times New Roman"/>
                <w:sz w:val="24"/>
                <w:szCs w:val="24"/>
              </w:rPr>
              <w:t>Инкотермс 2010. Правила ICC по использованию терминов для внутренней и международной торговли», (далее «Инкотермс»).</w:t>
            </w:r>
          </w:p>
          <w:p w14:paraId="6F416DB5" w14:textId="77777777" w:rsidR="009C4D21" w:rsidRDefault="00000000">
            <w:pPr>
              <w:shd w:val="clear" w:color="auto" w:fill="FFFFFF"/>
              <w:tabs>
                <w:tab w:val="left" w:pos="0"/>
              </w:tabs>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1.5. Количество поставленного Товара определяется в соответствии с весом, указанным в коносаменте.</w:t>
            </w:r>
          </w:p>
          <w:p w14:paraId="3C1A9B36" w14:textId="77777777" w:rsidR="009C4D21" w:rsidRDefault="00000000">
            <w:pPr>
              <w:jc w:val="both"/>
            </w:pPr>
            <w:r>
              <w:rPr>
                <w:rFonts w:ascii="Times New Roman" w:hAnsi="Times New Roman" w:cs="Times New Roman"/>
                <w:sz w:val="24"/>
                <w:szCs w:val="24"/>
              </w:rPr>
              <w:lastRenderedPageBreak/>
              <w:t>1.6. Единица измерения Товара – метрическая тонна.</w:t>
            </w:r>
          </w:p>
          <w:p w14:paraId="63C1342B" w14:textId="77777777" w:rsidR="009C4D21" w:rsidRDefault="00000000">
            <w:pPr>
              <w:shd w:val="clear" w:color="auto" w:fill="FFFFFF"/>
              <w:tabs>
                <w:tab w:val="left" w:pos="427"/>
              </w:tabs>
              <w:jc w:val="both"/>
            </w:pPr>
            <w:r>
              <w:rPr>
                <w:rFonts w:ascii="Times New Roman" w:hAnsi="Times New Roman" w:cs="Times New Roman"/>
                <w:color w:val="000000"/>
                <w:sz w:val="24"/>
                <w:szCs w:val="24"/>
              </w:rPr>
              <w:t xml:space="preserve">1.7. Товар, поставляемый по настоящему Контракту, </w:t>
            </w:r>
            <w:proofErr w:type="gramStart"/>
            <w:r>
              <w:rPr>
                <w:rFonts w:ascii="Times New Roman" w:hAnsi="Times New Roman" w:cs="Times New Roman"/>
                <w:color w:val="000000"/>
                <w:sz w:val="24"/>
                <w:szCs w:val="24"/>
              </w:rPr>
              <w:t>произведен  ПАО</w:t>
            </w:r>
            <w:proofErr w:type="gramEnd"/>
            <w:r>
              <w:rPr>
                <w:rFonts w:ascii="Times New Roman" w:hAnsi="Times New Roman" w:cs="Times New Roman"/>
                <w:color w:val="000000"/>
                <w:sz w:val="24"/>
                <w:szCs w:val="24"/>
              </w:rPr>
              <w:t xml:space="preserve"> «Укртатнафта».</w:t>
            </w:r>
          </w:p>
          <w:p w14:paraId="05FB2F64"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75858016" w14:textId="77777777">
        <w:tc>
          <w:tcPr>
            <w:tcW w:w="5201" w:type="dxa"/>
            <w:tcBorders>
              <w:top w:val="single" w:sz="4" w:space="0" w:color="000000"/>
              <w:left w:val="single" w:sz="4" w:space="0" w:color="000000"/>
              <w:bottom w:val="single" w:sz="4" w:space="0" w:color="000000"/>
              <w:right w:val="single" w:sz="4" w:space="0" w:color="000000"/>
            </w:tcBorders>
          </w:tcPr>
          <w:p w14:paraId="42DA84A2" w14:textId="77777777" w:rsidR="009C4D21" w:rsidRDefault="009C4D21">
            <w:pPr>
              <w:tabs>
                <w:tab w:val="left" w:leader="underscore" w:pos="3787"/>
              </w:tabs>
              <w:snapToGrid w:val="0"/>
              <w:jc w:val="center"/>
              <w:rPr>
                <w:rFonts w:ascii="Times New Roman" w:hAnsi="Times New Roman" w:cs="Times New Roman"/>
                <w:b/>
                <w:bCs/>
                <w:color w:val="000000"/>
                <w:sz w:val="24"/>
                <w:szCs w:val="24"/>
                <w:u w:val="single"/>
              </w:rPr>
            </w:pPr>
          </w:p>
          <w:p w14:paraId="541F08B3" w14:textId="77777777" w:rsidR="009C4D21" w:rsidRDefault="00000000">
            <w:pPr>
              <w:tabs>
                <w:tab w:val="left" w:leader="underscore" w:pos="3787"/>
              </w:tabs>
              <w:jc w:val="center"/>
              <w:rPr>
                <w:rFonts w:ascii="Times New Roman" w:hAnsi="Times New Roman" w:cs="Times New Roman"/>
                <w:color w:val="000000"/>
                <w:sz w:val="24"/>
                <w:szCs w:val="24"/>
                <w:lang w:val="en-US"/>
              </w:rPr>
            </w:pPr>
            <w:r>
              <w:rPr>
                <w:rFonts w:ascii="Times New Roman" w:hAnsi="Times New Roman" w:cs="Times New Roman"/>
                <w:b/>
                <w:bCs/>
                <w:color w:val="000000"/>
                <w:sz w:val="24"/>
                <w:szCs w:val="24"/>
                <w:u w:val="single"/>
                <w:lang w:val="en-US"/>
              </w:rPr>
              <w:t xml:space="preserve">2. </w:t>
            </w:r>
            <w:r>
              <w:rPr>
                <w:rFonts w:ascii="Times New Roman" w:hAnsi="Times New Roman" w:cs="Times New Roman"/>
                <w:b/>
                <w:bCs/>
                <w:color w:val="000000"/>
                <w:sz w:val="24"/>
                <w:szCs w:val="24"/>
                <w:u w:val="single"/>
                <w:lang w:val="en-GB"/>
              </w:rPr>
              <w:t>GOODS QUALITY</w:t>
            </w:r>
          </w:p>
          <w:p w14:paraId="459DB0AA" w14:textId="77777777" w:rsidR="009C4D21" w:rsidRPr="00231ABD" w:rsidRDefault="00000000">
            <w:pPr>
              <w:shd w:val="clear" w:color="auto" w:fill="FFFFFF"/>
              <w:tabs>
                <w:tab w:val="left" w:pos="427"/>
              </w:tabs>
              <w:jc w:val="both"/>
              <w:rPr>
                <w:lang w:val="en-US"/>
              </w:rPr>
            </w:pPr>
            <w:r>
              <w:rPr>
                <w:rFonts w:ascii="Times New Roman" w:hAnsi="Times New Roman" w:cs="Times New Roman"/>
                <w:color w:val="000000"/>
                <w:sz w:val="24"/>
                <w:szCs w:val="24"/>
                <w:lang w:val="en-US"/>
              </w:rPr>
              <w:t xml:space="preserve">2.1. The quality of goods to be </w:t>
            </w:r>
            <w:proofErr w:type="gramStart"/>
            <w:r>
              <w:rPr>
                <w:rFonts w:ascii="Times New Roman" w:hAnsi="Times New Roman" w:cs="Times New Roman"/>
                <w:color w:val="000000"/>
                <w:sz w:val="24"/>
                <w:szCs w:val="24"/>
                <w:lang w:val="en-US"/>
              </w:rPr>
              <w:t>delivered  under</w:t>
            </w:r>
            <w:proofErr w:type="gramEnd"/>
            <w:r>
              <w:rPr>
                <w:rFonts w:ascii="Times New Roman" w:hAnsi="Times New Roman" w:cs="Times New Roman"/>
                <w:color w:val="000000"/>
                <w:sz w:val="24"/>
                <w:szCs w:val="24"/>
                <w:lang w:val="en-US"/>
              </w:rPr>
              <w:t xml:space="preserve"> present Agreement should satisfy the below specification: </w:t>
            </w:r>
          </w:p>
          <w:p w14:paraId="4D8F4A57" w14:textId="77777777" w:rsidR="009C4D21" w:rsidRDefault="009C4D21">
            <w:pPr>
              <w:tabs>
                <w:tab w:val="left" w:leader="underscore" w:pos="3787"/>
              </w:tabs>
              <w:jc w:val="both"/>
              <w:rPr>
                <w:rFonts w:ascii="Times New Roman" w:hAnsi="Times New Roman" w:cs="Times New Roman"/>
                <w:color w:val="000000"/>
                <w:sz w:val="24"/>
                <w:szCs w:val="24"/>
                <w:lang w:val="en-US"/>
              </w:rPr>
            </w:pPr>
          </w:p>
          <w:p w14:paraId="0D23CA9E"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120CF2A" w14:textId="77777777" w:rsidR="009C4D21" w:rsidRDefault="009C4D21">
            <w:pPr>
              <w:shd w:val="clear" w:color="auto" w:fill="FFFFFF"/>
              <w:snapToGrid w:val="0"/>
              <w:jc w:val="center"/>
              <w:rPr>
                <w:rFonts w:ascii="Times New Roman" w:hAnsi="Times New Roman" w:cs="Times New Roman"/>
                <w:b/>
                <w:bCs/>
                <w:color w:val="000000"/>
                <w:sz w:val="24"/>
                <w:szCs w:val="24"/>
                <w:u w:val="single"/>
                <w:lang w:val="en-US"/>
              </w:rPr>
            </w:pPr>
          </w:p>
          <w:p w14:paraId="52B847D6"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2. КАЧЕСТВО ТОВАРА</w:t>
            </w:r>
          </w:p>
          <w:p w14:paraId="02A8C4D2" w14:textId="77777777" w:rsidR="009C4D21" w:rsidRDefault="00000000">
            <w:pPr>
              <w:shd w:val="clear" w:color="auto" w:fill="FFFFFF"/>
              <w:tabs>
                <w:tab w:val="left" w:pos="427"/>
              </w:tabs>
              <w:jc w:val="both"/>
            </w:pPr>
            <w:r>
              <w:rPr>
                <w:rFonts w:ascii="Times New Roman" w:hAnsi="Times New Roman" w:cs="Times New Roman"/>
                <w:color w:val="000000"/>
                <w:sz w:val="24"/>
                <w:szCs w:val="24"/>
              </w:rPr>
              <w:t xml:space="preserve">2.1. Качество Товара, поставляемого по настоящему Контракту, должно соответствовать следующей спецификации: </w:t>
            </w:r>
          </w:p>
          <w:p w14:paraId="1F936B3B"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014676A8" w14:textId="77777777">
        <w:tc>
          <w:tcPr>
            <w:tcW w:w="5201" w:type="dxa"/>
            <w:tcBorders>
              <w:top w:val="single" w:sz="4" w:space="0" w:color="000000"/>
              <w:left w:val="single" w:sz="4" w:space="0" w:color="000000"/>
              <w:bottom w:val="single" w:sz="4" w:space="0" w:color="000000"/>
              <w:right w:val="single" w:sz="4" w:space="0" w:color="000000"/>
            </w:tcBorders>
          </w:tcPr>
          <w:p w14:paraId="182098EA" w14:textId="77777777" w:rsidR="009C4D21" w:rsidRDefault="009C4D21">
            <w:pPr>
              <w:shd w:val="clear" w:color="auto" w:fill="FFFFFF"/>
              <w:tabs>
                <w:tab w:val="left" w:leader="underscore" w:pos="3787"/>
              </w:tabs>
              <w:jc w:val="both"/>
              <w:rPr>
                <w:rFonts w:ascii="Times New Roman" w:hAnsi="Times New Roman" w:cs="Times New Roman"/>
                <w:b/>
                <w:bCs/>
                <w:color w:val="000000"/>
                <w:sz w:val="16"/>
                <w:szCs w:val="16"/>
              </w:rPr>
            </w:pPr>
          </w:p>
        </w:tc>
        <w:tc>
          <w:tcPr>
            <w:tcW w:w="5354" w:type="dxa"/>
            <w:tcBorders>
              <w:top w:val="single" w:sz="4" w:space="0" w:color="000000"/>
              <w:left w:val="single" w:sz="4" w:space="0" w:color="000000"/>
              <w:bottom w:val="single" w:sz="4" w:space="0" w:color="000000"/>
              <w:right w:val="single" w:sz="4" w:space="0" w:color="000000"/>
            </w:tcBorders>
          </w:tcPr>
          <w:p w14:paraId="287A922C" w14:textId="77777777" w:rsidR="009C4D21" w:rsidRDefault="009C4D21">
            <w:pPr>
              <w:shd w:val="clear" w:color="auto" w:fill="FFFFFF"/>
              <w:tabs>
                <w:tab w:val="left" w:leader="underscore" w:pos="3787"/>
              </w:tabs>
              <w:jc w:val="both"/>
              <w:rPr>
                <w:rFonts w:ascii="Times New Roman" w:hAnsi="Times New Roman" w:cs="Times New Roman"/>
                <w:b/>
                <w:bCs/>
                <w:color w:val="000000"/>
                <w:sz w:val="16"/>
                <w:szCs w:val="16"/>
              </w:rPr>
            </w:pPr>
          </w:p>
        </w:tc>
      </w:tr>
      <w:tr w:rsidR="009C4D21" w14:paraId="5875CE99" w14:textId="77777777">
        <w:tc>
          <w:tcPr>
            <w:tcW w:w="5201" w:type="dxa"/>
            <w:tcBorders>
              <w:top w:val="single" w:sz="4" w:space="0" w:color="000000"/>
              <w:left w:val="single" w:sz="4" w:space="0" w:color="000000"/>
              <w:bottom w:val="single" w:sz="4" w:space="0" w:color="000000"/>
              <w:right w:val="single" w:sz="4" w:space="0" w:color="000000"/>
            </w:tcBorders>
          </w:tcPr>
          <w:p w14:paraId="0742C840" w14:textId="77777777" w:rsidR="009C4D21" w:rsidRDefault="009C4D21">
            <w:pPr>
              <w:shd w:val="clear" w:color="auto" w:fill="FFFFFF"/>
              <w:snapToGrid w:val="0"/>
              <w:jc w:val="center"/>
              <w:rPr>
                <w:rFonts w:ascii="Times New Roman" w:hAnsi="Times New Roman" w:cs="Times New Roman"/>
                <w:b/>
                <w:bCs/>
                <w:color w:val="000000"/>
                <w:sz w:val="24"/>
                <w:szCs w:val="24"/>
                <w:lang w:val="en-US"/>
              </w:rPr>
            </w:pPr>
          </w:p>
          <w:p w14:paraId="28090217"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
                <w:bCs/>
                <w:sz w:val="24"/>
                <w:szCs w:val="24"/>
                <w:lang w:val="en-US"/>
              </w:rPr>
              <w:t xml:space="preserve">3. </w:t>
            </w:r>
            <w:r>
              <w:rPr>
                <w:rFonts w:ascii="Times New Roman" w:hAnsi="Times New Roman" w:cs="Times New Roman"/>
                <w:b/>
                <w:bCs/>
                <w:sz w:val="24"/>
                <w:szCs w:val="24"/>
                <w:lang w:val="en-GB"/>
              </w:rPr>
              <w:t>GOODS</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PURVEYANCE</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AND</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ACCEPTANCE</w:t>
            </w:r>
          </w:p>
          <w:p w14:paraId="7CA1EC3A" w14:textId="77777777" w:rsidR="009C4D21" w:rsidRPr="00231ABD" w:rsidRDefault="00000000">
            <w:pPr>
              <w:jc w:val="both"/>
              <w:rPr>
                <w:lang w:val="en-US"/>
              </w:rPr>
            </w:pPr>
            <w:r>
              <w:rPr>
                <w:rFonts w:ascii="Times New Roman" w:hAnsi="Times New Roman" w:cs="Times New Roman"/>
                <w:sz w:val="24"/>
                <w:szCs w:val="24"/>
                <w:lang w:val="en-US"/>
              </w:rPr>
              <w:t xml:space="preserve">3.1.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deliber</w:t>
            </w:r>
            <w:r>
              <w:rPr>
                <w:rFonts w:ascii="Times New Roman" w:hAnsi="Times New Roman" w:cs="Times New Roman"/>
                <w:sz w:val="24"/>
                <w:szCs w:val="24"/>
                <w:lang w:val="en-GB"/>
              </w:rPr>
              <w:t>ies</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accepts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on</w:t>
            </w:r>
            <w:proofErr w:type="gramEnd"/>
            <w:r>
              <w:rPr>
                <w:rFonts w:ascii="Times New Roman" w:hAnsi="Times New Roman" w:cs="Times New Roman"/>
                <w:sz w:val="24"/>
                <w:szCs w:val="24"/>
                <w:lang w:val="en-US"/>
              </w:rPr>
              <w:t xml:space="preserve"> the terms of delivery </w:t>
            </w:r>
            <w:r>
              <w:rPr>
                <w:rFonts w:ascii="Times New Roman" w:hAnsi="Times New Roman" w:cs="Times New Roman"/>
                <w:b/>
                <w:color w:val="000000"/>
                <w:sz w:val="24"/>
                <w:szCs w:val="24"/>
                <w:lang w:val="en-US"/>
              </w:rPr>
              <w:t xml:space="preserve">FOB one safe port / one safe berth,  </w:t>
            </w:r>
            <w:proofErr w:type="spellStart"/>
            <w:r>
              <w:rPr>
                <w:rFonts w:ascii="Times New Roman" w:hAnsi="Times New Roman" w:cs="Times New Roman"/>
                <w:b/>
                <w:color w:val="000000"/>
                <w:sz w:val="24"/>
                <w:szCs w:val="24"/>
                <w:lang w:val="en-US"/>
              </w:rPr>
              <w:t>Chernomorsk</w:t>
            </w:r>
            <w:proofErr w:type="spellEnd"/>
            <w:r>
              <w:rPr>
                <w:rFonts w:ascii="Times New Roman" w:hAnsi="Times New Roman" w:cs="Times New Roman"/>
                <w:b/>
                <w:color w:val="000000"/>
                <w:sz w:val="24"/>
                <w:szCs w:val="24"/>
                <w:lang w:val="en-US"/>
              </w:rPr>
              <w:t xml:space="preserve"> port, </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US"/>
              </w:rPr>
              <w:t>according to «Incoterms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 In case of</w:t>
            </w:r>
            <w:r>
              <w:rPr>
                <w:rFonts w:ascii="Times New Roman" w:hAnsi="Times New Roman" w:cs="Times New Roman"/>
                <w:sz w:val="24"/>
                <w:szCs w:val="24"/>
                <w:lang w:val="en-GB"/>
              </w:rPr>
              <w:t xml:space="preserve"> discrepancy between the INCOTERMS clauses and this Agreement clauses, the latter prevails. </w:t>
            </w:r>
          </w:p>
          <w:p w14:paraId="6AF07AA5" w14:textId="77777777" w:rsidR="009C4D21" w:rsidRDefault="009C4D21">
            <w:pPr>
              <w:jc w:val="both"/>
              <w:rPr>
                <w:rFonts w:ascii="Times New Roman" w:hAnsi="Times New Roman" w:cs="Times New Roman"/>
                <w:sz w:val="24"/>
                <w:szCs w:val="24"/>
                <w:lang w:val="en-GB"/>
              </w:rPr>
            </w:pPr>
          </w:p>
          <w:p w14:paraId="269E010E" w14:textId="77777777" w:rsidR="009C4D21" w:rsidRDefault="009C4D21">
            <w:pPr>
              <w:shd w:val="clear" w:color="auto" w:fill="FFFFFF"/>
              <w:jc w:val="both"/>
              <w:rPr>
                <w:rFonts w:ascii="Times New Roman" w:hAnsi="Times New Roman" w:cs="Times New Roman"/>
                <w:sz w:val="24"/>
                <w:szCs w:val="24"/>
                <w:lang w:val="en-US"/>
              </w:rPr>
            </w:pPr>
          </w:p>
          <w:p w14:paraId="169B4C55"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 </w:t>
            </w:r>
            <w:r>
              <w:rPr>
                <w:rFonts w:ascii="Times New Roman" w:hAnsi="Times New Roman" w:cs="Times New Roman"/>
                <w:sz w:val="24"/>
                <w:szCs w:val="24"/>
                <w:lang w:val="en-GB"/>
              </w:rPr>
              <w:t xml:space="preserve">  PERIOD OF DELIVERY: </w:t>
            </w:r>
            <w:r>
              <w:rPr>
                <w:rFonts w:ascii="Times New Roman" w:hAnsi="Times New Roman" w:cs="Times New Roman"/>
                <w:sz w:val="24"/>
                <w:szCs w:val="24"/>
                <w:lang w:val="en-US"/>
              </w:rPr>
              <w:t>____</w:t>
            </w:r>
            <w:r>
              <w:rPr>
                <w:rFonts w:ascii="Times New Roman" w:hAnsi="Times New Roman" w:cs="Times New Roman"/>
                <w:sz w:val="24"/>
                <w:szCs w:val="24"/>
                <w:lang w:val="en-GB"/>
              </w:rPr>
              <w:t xml:space="preserve"> 201</w:t>
            </w:r>
            <w:r>
              <w:rPr>
                <w:rFonts w:ascii="Times New Roman" w:hAnsi="Times New Roman" w:cs="Times New Roman"/>
                <w:sz w:val="24"/>
                <w:szCs w:val="24"/>
                <w:lang w:val="en-US"/>
              </w:rPr>
              <w:t>7</w:t>
            </w:r>
            <w:r>
              <w:rPr>
                <w:rFonts w:ascii="Times New Roman" w:hAnsi="Times New Roman" w:cs="Times New Roman"/>
                <w:sz w:val="24"/>
                <w:szCs w:val="24"/>
                <w:lang w:val="en-GB"/>
              </w:rPr>
              <w:t xml:space="preserve">. </w:t>
            </w:r>
          </w:p>
          <w:p w14:paraId="5ECC0EFA" w14:textId="77777777" w:rsidR="009C4D21" w:rsidRPr="00231ABD" w:rsidRDefault="00000000">
            <w:pPr>
              <w:jc w:val="both"/>
              <w:rPr>
                <w:lang w:val="en-US"/>
              </w:rPr>
            </w:pPr>
            <w:r>
              <w:rPr>
                <w:rFonts w:ascii="Times New Roman" w:hAnsi="Times New Roman" w:cs="Times New Roman"/>
                <w:sz w:val="24"/>
                <w:szCs w:val="24"/>
                <w:lang w:val="en-GB"/>
              </w:rPr>
              <w:t>3.3</w:t>
            </w:r>
            <w:r>
              <w:rPr>
                <w:rFonts w:ascii="Times New Roman" w:hAnsi="Times New Roman" w:cs="Times New Roman"/>
                <w:color w:val="0000FF"/>
                <w:sz w:val="24"/>
                <w:szCs w:val="24"/>
                <w:lang w:val="en-GB"/>
              </w:rPr>
              <w:t>.</w:t>
            </w:r>
            <w:r>
              <w:rPr>
                <w:rFonts w:ascii="Times New Roman" w:hAnsi="Times New Roman" w:cs="Times New Roman"/>
                <w:color w:val="0000FF"/>
                <w:sz w:val="24"/>
                <w:szCs w:val="24"/>
                <w:lang w:val="en-US"/>
              </w:rPr>
              <w:t> </w:t>
            </w:r>
            <w:r>
              <w:rPr>
                <w:rFonts w:ascii="Times New Roman" w:hAnsi="Times New Roman" w:cs="Times New Roman"/>
                <w:sz w:val="24"/>
                <w:szCs w:val="24"/>
                <w:lang w:val="en-GB"/>
              </w:rPr>
              <w:t xml:space="preserve">The </w:t>
            </w:r>
            <w:proofErr w:type="gramStart"/>
            <w:r>
              <w:rPr>
                <w:rFonts w:ascii="Times New Roman" w:hAnsi="Times New Roman" w:cs="Times New Roman"/>
                <w:sz w:val="24"/>
                <w:szCs w:val="24"/>
                <w:lang w:val="en-GB"/>
              </w:rPr>
              <w:t>Buyer  independently</w:t>
            </w:r>
            <w:proofErr w:type="gramEnd"/>
            <w:r>
              <w:rPr>
                <w:rFonts w:ascii="Times New Roman" w:hAnsi="Times New Roman" w:cs="Times New Roman"/>
                <w:sz w:val="24"/>
                <w:szCs w:val="24"/>
                <w:lang w:val="en-GB"/>
              </w:rPr>
              <w:t xml:space="preserve"> chooses the freighter, concludes the seaborne transportation contract and pays the vessel freight. </w:t>
            </w:r>
            <w:r>
              <w:rPr>
                <w:rFonts w:ascii="Times New Roman" w:hAnsi="Times New Roman" w:cs="Times New Roman"/>
                <w:sz w:val="24"/>
                <w:szCs w:val="24"/>
                <w:lang w:val="en-US"/>
              </w:rPr>
              <w:t xml:space="preserve">The Buyer should agree in </w:t>
            </w:r>
            <w:proofErr w:type="gramStart"/>
            <w:r>
              <w:rPr>
                <w:rFonts w:ascii="Times New Roman" w:hAnsi="Times New Roman" w:cs="Times New Roman"/>
                <w:sz w:val="24"/>
                <w:szCs w:val="24"/>
                <w:lang w:val="en-US"/>
              </w:rPr>
              <w:t>writing  with</w:t>
            </w:r>
            <w:proofErr w:type="gramEnd"/>
            <w:r>
              <w:rPr>
                <w:rFonts w:ascii="Times New Roman" w:hAnsi="Times New Roman" w:cs="Times New Roman"/>
                <w:sz w:val="24"/>
                <w:szCs w:val="24"/>
                <w:lang w:val="en-US"/>
              </w:rPr>
              <w:t xml:space="preserve">  the Seller not later than three calendar days, the name and tonnage of the vessel, the date (time) of the vessel`s arrival to the port.</w:t>
            </w:r>
          </w:p>
          <w:p w14:paraId="55676C34" w14:textId="77777777" w:rsidR="009C4D21" w:rsidRDefault="009C4D21">
            <w:pPr>
              <w:jc w:val="both"/>
              <w:rPr>
                <w:rFonts w:ascii="Times New Roman" w:hAnsi="Times New Roman" w:cs="Times New Roman"/>
                <w:sz w:val="24"/>
                <w:szCs w:val="24"/>
                <w:lang w:val="en-US"/>
              </w:rPr>
            </w:pPr>
          </w:p>
          <w:p w14:paraId="7BAEE97E" w14:textId="77777777" w:rsidR="009C4D21" w:rsidRPr="00231ABD" w:rsidRDefault="00000000">
            <w:pPr>
              <w:jc w:val="both"/>
              <w:rPr>
                <w:lang w:val="en-US"/>
              </w:rPr>
            </w:pPr>
            <w:r>
              <w:rPr>
                <w:rFonts w:ascii="Times New Roman" w:hAnsi="Times New Roman" w:cs="Times New Roman"/>
                <w:sz w:val="24"/>
                <w:szCs w:val="24"/>
                <w:lang w:val="en-US"/>
              </w:rPr>
              <w:t xml:space="preserve">3.4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independently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at</w:t>
            </w:r>
            <w:r>
              <w:rPr>
                <w:rFonts w:ascii="Times New Roman" w:hAnsi="Times New Roman" w:cs="Times New Roman"/>
                <w:sz w:val="24"/>
                <w:szCs w:val="24"/>
                <w:lang w:val="en-US"/>
              </w:rPr>
              <w:t xml:space="preserve"> its </w:t>
            </w:r>
            <w:r>
              <w:rPr>
                <w:rFonts w:ascii="Times New Roman" w:hAnsi="Times New Roman" w:cs="Times New Roman"/>
                <w:sz w:val="24"/>
                <w:szCs w:val="24"/>
                <w:lang w:val="en-GB"/>
              </w:rPr>
              <w:t>own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expenses,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effects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Customs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and other formalities as to goods export from Ukraine, as well as payments of related duties and taxes. </w:t>
            </w:r>
          </w:p>
          <w:p w14:paraId="0040887B" w14:textId="77777777" w:rsidR="009C4D21" w:rsidRDefault="009C4D21">
            <w:pPr>
              <w:jc w:val="both"/>
              <w:rPr>
                <w:rFonts w:ascii="Times New Roman" w:hAnsi="Times New Roman" w:cs="Times New Roman"/>
                <w:sz w:val="24"/>
                <w:szCs w:val="24"/>
                <w:lang w:val="en-US"/>
              </w:rPr>
            </w:pPr>
          </w:p>
          <w:p w14:paraId="46C073FB" w14:textId="77777777" w:rsidR="009C4D21" w:rsidRDefault="00000000">
            <w:pPr>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3.5. Ones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vessel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arrives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port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bears </w:t>
            </w:r>
            <w:proofErr w:type="gramStart"/>
            <w:r>
              <w:rPr>
                <w:rFonts w:ascii="Times New Roman" w:hAnsi="Times New Roman" w:cs="Times New Roman"/>
                <w:sz w:val="24"/>
                <w:szCs w:val="24"/>
                <w:lang w:val="en-GB"/>
              </w:rPr>
              <w:t xml:space="preserve">responsibility </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for</w:t>
            </w:r>
            <w:proofErr w:type="gramEnd"/>
            <w:r>
              <w:rPr>
                <w:rFonts w:ascii="Times New Roman" w:hAnsi="Times New Roman" w:cs="Times New Roman"/>
                <w:sz w:val="24"/>
                <w:szCs w:val="24"/>
                <w:lang w:val="en-GB"/>
              </w:rPr>
              <w:t xml:space="preserve"> goods loading on board of the vessel, designated by the Buyer at its own expense</w:t>
            </w:r>
            <w:r>
              <w:rPr>
                <w:rFonts w:ascii="Times New Roman" w:hAnsi="Times New Roman" w:cs="Times New Roman"/>
                <w:sz w:val="24"/>
                <w:szCs w:val="24"/>
                <w:lang w:val="en-US"/>
              </w:rPr>
              <w:t>.</w:t>
            </w:r>
            <w:r>
              <w:rPr>
                <w:rFonts w:ascii="Times New Roman" w:hAnsi="Times New Roman" w:cs="Times New Roman"/>
                <w:sz w:val="24"/>
                <w:szCs w:val="24"/>
                <w:lang w:val="en-GB"/>
              </w:rPr>
              <w:t xml:space="preserve"> </w:t>
            </w:r>
          </w:p>
          <w:p w14:paraId="602E3ED9" w14:textId="77777777" w:rsidR="009C4D21" w:rsidRDefault="009C4D21">
            <w:pPr>
              <w:jc w:val="both"/>
              <w:rPr>
                <w:rFonts w:ascii="Times New Roman" w:hAnsi="Times New Roman" w:cs="Times New Roman"/>
                <w:sz w:val="24"/>
                <w:szCs w:val="24"/>
                <w:lang w:val="en-US"/>
              </w:rPr>
            </w:pPr>
          </w:p>
          <w:p w14:paraId="692DEAD0" w14:textId="77777777" w:rsidR="009C4D21" w:rsidRPr="00231ABD" w:rsidRDefault="00000000">
            <w:pPr>
              <w:jc w:val="both"/>
              <w:rPr>
                <w:lang w:val="en-US"/>
              </w:rPr>
            </w:pPr>
            <w:r>
              <w:rPr>
                <w:rFonts w:ascii="Times New Roman" w:hAnsi="Times New Roman" w:cs="Times New Roman"/>
                <w:sz w:val="24"/>
                <w:szCs w:val="24"/>
                <w:lang w:val="en-US"/>
              </w:rPr>
              <w:t>3.6. </w:t>
            </w:r>
            <w:proofErr w:type="gramStart"/>
            <w:r>
              <w:rPr>
                <w:rFonts w:ascii="Times New Roman" w:hAnsi="Times New Roman" w:cs="Times New Roman"/>
                <w:sz w:val="24"/>
                <w:szCs w:val="24"/>
                <w:lang w:val="en-US"/>
              </w:rPr>
              <w:t xml:space="preserve">The </w:t>
            </w:r>
            <w:r>
              <w:rPr>
                <w:rFonts w:ascii="Times New Roman" w:hAnsi="Times New Roman" w:cs="Times New Roman"/>
                <w:sz w:val="24"/>
                <w:szCs w:val="24"/>
                <w:lang w:val="en-GB"/>
              </w:rPr>
              <w:t xml:space="preserve"> issuance</w:t>
            </w:r>
            <w:proofErr w:type="gramEnd"/>
            <w:r>
              <w:rPr>
                <w:rFonts w:ascii="Times New Roman" w:hAnsi="Times New Roman" w:cs="Times New Roman"/>
                <w:sz w:val="24"/>
                <w:szCs w:val="24"/>
                <w:lang w:val="en-GB"/>
              </w:rPr>
              <w:t xml:space="preserve"> of </w:t>
            </w:r>
            <w:r>
              <w:rPr>
                <w:rFonts w:ascii="Times New Roman" w:hAnsi="Times New Roman" w:cs="Times New Roman"/>
                <w:sz w:val="24"/>
                <w:szCs w:val="24"/>
                <w:lang w:val="en-US"/>
              </w:rPr>
              <w:t xml:space="preserve">cargo documents  shall be performed by the Seller </w:t>
            </w:r>
            <w:r>
              <w:rPr>
                <w:rFonts w:ascii="Times New Roman" w:hAnsi="Times New Roman" w:cs="Times New Roman"/>
                <w:sz w:val="24"/>
                <w:szCs w:val="24"/>
                <w:lang w:val="en-GB"/>
              </w:rPr>
              <w:t xml:space="preserve">according to the Buyer’s written instructions </w:t>
            </w:r>
            <w:r>
              <w:rPr>
                <w:rFonts w:ascii="Times New Roman" w:hAnsi="Times New Roman" w:cs="Times New Roman"/>
                <w:sz w:val="24"/>
                <w:szCs w:val="24"/>
                <w:lang w:val="en-US"/>
              </w:rPr>
              <w:t xml:space="preserve">including  granting of 1 copy of the Bill of Lading to the Seller. </w:t>
            </w:r>
            <w:r>
              <w:rPr>
                <w:rFonts w:ascii="Times New Roman" w:hAnsi="Times New Roman" w:cs="Times New Roman"/>
                <w:sz w:val="24"/>
                <w:szCs w:val="24"/>
                <w:lang w:val="en-GB"/>
              </w:rPr>
              <w:t xml:space="preserve"> </w:t>
            </w:r>
          </w:p>
          <w:p w14:paraId="2196218E" w14:textId="77777777" w:rsidR="009C4D21" w:rsidRDefault="009C4D21">
            <w:pPr>
              <w:jc w:val="both"/>
              <w:rPr>
                <w:rFonts w:ascii="Times New Roman" w:hAnsi="Times New Roman" w:cs="Times New Roman"/>
                <w:sz w:val="24"/>
                <w:szCs w:val="24"/>
                <w:lang w:val="en-US"/>
              </w:rPr>
            </w:pPr>
          </w:p>
          <w:p w14:paraId="1791FEF5" w14:textId="77777777" w:rsidR="009C4D21" w:rsidRPr="00231ABD" w:rsidRDefault="00000000">
            <w:pPr>
              <w:jc w:val="both"/>
              <w:rPr>
                <w:lang w:val="en-US"/>
              </w:rPr>
            </w:pPr>
            <w:r>
              <w:rPr>
                <w:rFonts w:ascii="Times New Roman" w:hAnsi="Times New Roman" w:cs="Times New Roman"/>
                <w:sz w:val="24"/>
                <w:szCs w:val="24"/>
                <w:lang w:val="en-US"/>
              </w:rPr>
              <w:t xml:space="preserve">The Seller </w:t>
            </w:r>
            <w:r>
              <w:rPr>
                <w:rFonts w:ascii="Times New Roman" w:hAnsi="Times New Roman" w:cs="Times New Roman"/>
                <w:sz w:val="24"/>
                <w:szCs w:val="24"/>
                <w:lang w:val="en-GB"/>
              </w:rPr>
              <w:t>shall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as per 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w:t>
            </w:r>
            <w:r>
              <w:rPr>
                <w:rFonts w:ascii="Times New Roman" w:hAnsi="Times New Roman" w:cs="Times New Roman"/>
                <w:sz w:val="24"/>
                <w:szCs w:val="24"/>
                <w:lang w:val="en-GB"/>
              </w:rPr>
              <w: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request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provide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own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expense</w:t>
            </w:r>
            <w:r>
              <w:rPr>
                <w:rFonts w:ascii="Times New Roman" w:hAnsi="Times New Roman" w:cs="Times New Roman"/>
                <w:sz w:val="24"/>
                <w:szCs w:val="24"/>
                <w:lang w:val="en-US"/>
              </w:rPr>
              <w:t xml:space="preserve"> the </w:t>
            </w:r>
            <w:r>
              <w:rPr>
                <w:rFonts w:ascii="Times New Roman" w:hAnsi="Times New Roman" w:cs="Times New Roman"/>
                <w:sz w:val="24"/>
                <w:szCs w:val="24"/>
                <w:lang w:val="en-GB"/>
              </w:rPr>
              <w:t>respective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certificates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original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letters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confirmations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other official documents on the sold goods the Buyer can further need for.  </w:t>
            </w:r>
          </w:p>
          <w:p w14:paraId="56EEC396" w14:textId="77777777" w:rsidR="009C4D21" w:rsidRPr="00231ABD" w:rsidRDefault="00000000">
            <w:pPr>
              <w:shd w:val="clear" w:color="auto" w:fill="FFFFFF"/>
              <w:jc w:val="both"/>
              <w:rPr>
                <w:lang w:val="en-US"/>
              </w:rPr>
            </w:pPr>
            <w:r>
              <w:rPr>
                <w:rFonts w:ascii="Times New Roman" w:hAnsi="Times New Roman" w:cs="Times New Roman"/>
                <w:sz w:val="24"/>
                <w:szCs w:val="24"/>
                <w:lang w:val="en-US"/>
              </w:rPr>
              <w:lastRenderedPageBreak/>
              <w:t xml:space="preserve">3.7. The </w:t>
            </w:r>
            <w:r>
              <w:rPr>
                <w:rFonts w:ascii="Times New Roman" w:hAnsi="Times New Roman" w:cs="Times New Roman"/>
                <w:sz w:val="24"/>
                <w:szCs w:val="24"/>
                <w:lang w:val="en-GB"/>
              </w:rPr>
              <w:t xml:space="preserve">ship’s B/L date is considered the date of </w:t>
            </w:r>
            <w:r>
              <w:rPr>
                <w:rFonts w:ascii="Times New Roman" w:hAnsi="Times New Roman" w:cs="Times New Roman"/>
                <w:sz w:val="24"/>
                <w:szCs w:val="24"/>
                <w:lang w:val="en-US"/>
              </w:rPr>
              <w:t>goods delivery.</w:t>
            </w:r>
          </w:p>
          <w:p w14:paraId="20D22F61"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3.8. </w:t>
            </w:r>
            <w:proofErr w:type="gramStart"/>
            <w:r>
              <w:rPr>
                <w:rFonts w:ascii="Times New Roman" w:hAnsi="Times New Roman" w:cs="Times New Roman"/>
                <w:sz w:val="24"/>
                <w:szCs w:val="24"/>
                <w:lang w:val="en-US"/>
              </w:rPr>
              <w:t>The  Goods</w:t>
            </w:r>
            <w:proofErr w:type="gramEnd"/>
            <w:r>
              <w:rPr>
                <w:rFonts w:ascii="Times New Roman" w:hAnsi="Times New Roman" w:cs="Times New Roman"/>
                <w:sz w:val="24"/>
                <w:szCs w:val="24"/>
                <w:lang w:val="en-US"/>
              </w:rPr>
              <w:t xml:space="preserve"> should be  inspected  at the port of shipment, carried out by the internationally recognized independent surveyor (expert organization "Inspectorate Ukraine" Ltd. and SGS or SAYBOLT),pointed by the Seller to determine the quality and quantity of the goods; the result of the inspection shall be final and binding for both parties. At the same time the cost of the inspection shall be borne by the Seller. The quantity, specified in the bill of lading should be of the same quantity, </w:t>
            </w:r>
            <w:proofErr w:type="gramStart"/>
            <w:r>
              <w:rPr>
                <w:rFonts w:ascii="Times New Roman" w:hAnsi="Times New Roman" w:cs="Times New Roman"/>
                <w:sz w:val="24"/>
                <w:szCs w:val="24"/>
                <w:lang w:val="en-US"/>
              </w:rPr>
              <w:t>specified  by</w:t>
            </w:r>
            <w:proofErr w:type="gramEnd"/>
            <w:r>
              <w:rPr>
                <w:rFonts w:ascii="Times New Roman" w:hAnsi="Times New Roman" w:cs="Times New Roman"/>
                <w:sz w:val="24"/>
                <w:szCs w:val="24"/>
                <w:lang w:val="en-US"/>
              </w:rPr>
              <w:t xml:space="preserve"> the port  inspector for loading on the basis of the shore tanks. Quality is determined by the port inspector </w:t>
            </w:r>
            <w:proofErr w:type="gramStart"/>
            <w:r>
              <w:rPr>
                <w:rFonts w:ascii="Times New Roman" w:hAnsi="Times New Roman" w:cs="Times New Roman"/>
                <w:sz w:val="24"/>
                <w:szCs w:val="24"/>
                <w:lang w:val="en-US"/>
              </w:rPr>
              <w:t>for  loading</w:t>
            </w:r>
            <w:proofErr w:type="gramEnd"/>
            <w:r>
              <w:rPr>
                <w:rFonts w:ascii="Times New Roman" w:hAnsi="Times New Roman" w:cs="Times New Roman"/>
                <w:sz w:val="24"/>
                <w:szCs w:val="24"/>
                <w:lang w:val="en-US"/>
              </w:rPr>
              <w:t xml:space="preserve"> on the basis of samples, taken from  shore tanks.</w:t>
            </w:r>
          </w:p>
          <w:p w14:paraId="3A706691" w14:textId="77777777" w:rsidR="009C4D21" w:rsidRDefault="009C4D21">
            <w:pPr>
              <w:shd w:val="clear" w:color="auto" w:fill="FFFFFF"/>
              <w:jc w:val="both"/>
              <w:rPr>
                <w:rFonts w:ascii="Times New Roman" w:hAnsi="Times New Roman" w:cs="Times New Roman"/>
                <w:sz w:val="24"/>
                <w:szCs w:val="24"/>
                <w:lang w:val="en-US"/>
              </w:rPr>
            </w:pPr>
          </w:p>
          <w:p w14:paraId="051BA9B6" w14:textId="77777777" w:rsidR="009C4D21" w:rsidRDefault="009C4D21">
            <w:pPr>
              <w:shd w:val="clear" w:color="auto" w:fill="FFFFFF"/>
              <w:jc w:val="both"/>
              <w:rPr>
                <w:rFonts w:ascii="Times New Roman" w:hAnsi="Times New Roman" w:cs="Times New Roman"/>
                <w:sz w:val="24"/>
                <w:szCs w:val="24"/>
                <w:highlight w:val="yellow"/>
                <w:lang w:val="en-US"/>
              </w:rPr>
            </w:pPr>
          </w:p>
          <w:p w14:paraId="114A6736" w14:textId="77777777" w:rsidR="009C4D21" w:rsidRDefault="009C4D21">
            <w:pPr>
              <w:shd w:val="clear" w:color="auto" w:fill="FFFFFF"/>
              <w:jc w:val="both"/>
              <w:rPr>
                <w:rFonts w:ascii="Times New Roman" w:hAnsi="Times New Roman" w:cs="Times New Roman"/>
                <w:sz w:val="24"/>
                <w:szCs w:val="24"/>
                <w:highlight w:val="yellow"/>
                <w:lang w:val="en-US"/>
              </w:rPr>
            </w:pPr>
          </w:p>
          <w:p w14:paraId="6E665004" w14:textId="77777777" w:rsidR="009C4D21" w:rsidRDefault="00000000">
            <w:pPr>
              <w:shd w:val="clear" w:color="auto" w:fill="FFFFFF"/>
              <w:tabs>
                <w:tab w:val="left" w:leader="underscore" w:pos="3787"/>
              </w:tabs>
              <w:jc w:val="both"/>
              <w:rPr>
                <w:rFonts w:ascii="Times New Roman" w:hAnsi="Times New Roman" w:cs="Times New Roman"/>
                <w:b/>
                <w:bCs/>
                <w:color w:val="000000"/>
                <w:sz w:val="24"/>
                <w:szCs w:val="24"/>
                <w:lang w:val="en-US"/>
              </w:rPr>
            </w:pPr>
            <w:r>
              <w:rPr>
                <w:rFonts w:ascii="Times New Roman" w:hAnsi="Times New Roman" w:cs="Times New Roman"/>
                <w:sz w:val="24"/>
                <w:szCs w:val="24"/>
                <w:lang w:val="en-US"/>
              </w:rPr>
              <w:t xml:space="preserve">3.9. The Buyer is obliged to accept the delivered goods, having carried out by </w:t>
            </w:r>
            <w:proofErr w:type="gramStart"/>
            <w:r>
              <w:rPr>
                <w:rFonts w:ascii="Times New Roman" w:hAnsi="Times New Roman" w:cs="Times New Roman"/>
                <w:sz w:val="24"/>
                <w:szCs w:val="24"/>
                <w:lang w:val="en-US"/>
              </w:rPr>
              <w:t>itself  all</w:t>
            </w:r>
            <w:proofErr w:type="gramEnd"/>
            <w:r>
              <w:rPr>
                <w:rFonts w:ascii="Times New Roman" w:hAnsi="Times New Roman" w:cs="Times New Roman"/>
                <w:sz w:val="24"/>
                <w:szCs w:val="24"/>
                <w:lang w:val="en-US"/>
              </w:rPr>
              <w:t xml:space="preserve"> the actions, necessary to ensure the transmission and acceptance  of the goods.</w:t>
            </w:r>
          </w:p>
          <w:p w14:paraId="66189BA4" w14:textId="77777777" w:rsidR="009C4D21" w:rsidRDefault="009C4D21">
            <w:pPr>
              <w:jc w:val="center"/>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5917DBE3" w14:textId="77777777" w:rsidR="009C4D21" w:rsidRDefault="009C4D21">
            <w:pPr>
              <w:shd w:val="clear" w:color="auto" w:fill="FFFFFF"/>
              <w:snapToGrid w:val="0"/>
              <w:jc w:val="center"/>
              <w:rPr>
                <w:rFonts w:ascii="Times New Roman" w:hAnsi="Times New Roman" w:cs="Times New Roman"/>
                <w:b/>
                <w:bCs/>
                <w:sz w:val="24"/>
                <w:szCs w:val="24"/>
                <w:lang w:val="en-US"/>
              </w:rPr>
            </w:pPr>
          </w:p>
          <w:p w14:paraId="035B703B"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sz w:val="24"/>
                <w:szCs w:val="24"/>
              </w:rPr>
              <w:t xml:space="preserve">3. </w:t>
            </w:r>
            <w:proofErr w:type="gramStart"/>
            <w:r>
              <w:rPr>
                <w:rFonts w:ascii="Times New Roman" w:hAnsi="Times New Roman" w:cs="Times New Roman"/>
                <w:b/>
                <w:bCs/>
                <w:sz w:val="24"/>
                <w:szCs w:val="24"/>
              </w:rPr>
              <w:t>ПОСТАВКА  И</w:t>
            </w:r>
            <w:proofErr w:type="gramEnd"/>
            <w:r>
              <w:rPr>
                <w:rFonts w:ascii="Times New Roman" w:hAnsi="Times New Roman" w:cs="Times New Roman"/>
                <w:b/>
                <w:bCs/>
                <w:sz w:val="24"/>
                <w:szCs w:val="24"/>
              </w:rPr>
              <w:t xml:space="preserve"> ПРИЕМКА ТОВАРА</w:t>
            </w:r>
          </w:p>
          <w:p w14:paraId="65ED35F6" w14:textId="77777777" w:rsidR="009C4D21" w:rsidRDefault="009C4D21">
            <w:pPr>
              <w:shd w:val="clear" w:color="auto" w:fill="FFFFFF"/>
              <w:jc w:val="both"/>
              <w:rPr>
                <w:rFonts w:ascii="Times New Roman" w:hAnsi="Times New Roman" w:cs="Times New Roman"/>
                <w:b/>
                <w:bCs/>
                <w:color w:val="000000"/>
                <w:sz w:val="24"/>
                <w:szCs w:val="24"/>
                <w:u w:val="single"/>
              </w:rPr>
            </w:pPr>
          </w:p>
          <w:p w14:paraId="583C16DA" w14:textId="77777777" w:rsidR="009C4D21" w:rsidRDefault="00000000">
            <w:pPr>
              <w:jc w:val="both"/>
            </w:pPr>
            <w:r>
              <w:rPr>
                <w:rFonts w:ascii="Times New Roman" w:hAnsi="Times New Roman" w:cs="Times New Roman"/>
                <w:sz w:val="24"/>
                <w:szCs w:val="24"/>
              </w:rPr>
              <w:t xml:space="preserve">3.1. Продавец поставляет, а Покупатель принимает Товар на условиях </w:t>
            </w:r>
            <w:r>
              <w:rPr>
                <w:rFonts w:ascii="Times New Roman" w:hAnsi="Times New Roman" w:cs="Times New Roman"/>
                <w:b/>
                <w:color w:val="000000"/>
                <w:sz w:val="24"/>
                <w:szCs w:val="24"/>
                <w:lang w:val="en-US"/>
              </w:rPr>
              <w:t>FOB</w:t>
            </w:r>
            <w:r>
              <w:rPr>
                <w:rFonts w:ascii="Times New Roman" w:hAnsi="Times New Roman" w:cs="Times New Roman"/>
                <w:b/>
                <w:color w:val="000000"/>
                <w:sz w:val="24"/>
                <w:szCs w:val="24"/>
              </w:rPr>
              <w:t>, безопасный порт/безопасный причал, порт Черноморск</w:t>
            </w:r>
            <w:r>
              <w:rPr>
                <w:rFonts w:ascii="Times New Roman" w:hAnsi="Times New Roman" w:cs="Times New Roman"/>
                <w:sz w:val="24"/>
                <w:szCs w:val="24"/>
              </w:rPr>
              <w:t xml:space="preserve"> в соответствии с «Инкотермс 2010. Правила ICC по использованию терминов для внутренней и международной торговли». В случае расхождения между положениями «Инкотермс» и положениями настоящего Контракта, превалируют положения последнего.</w:t>
            </w:r>
          </w:p>
          <w:p w14:paraId="14458609" w14:textId="77777777" w:rsidR="009C4D21" w:rsidRDefault="00000000">
            <w:pPr>
              <w:shd w:val="clear" w:color="auto" w:fill="FFFFFF"/>
              <w:jc w:val="both"/>
            </w:pPr>
            <w:r>
              <w:rPr>
                <w:rFonts w:ascii="Times New Roman" w:hAnsi="Times New Roman" w:cs="Times New Roman"/>
                <w:sz w:val="24"/>
                <w:szCs w:val="24"/>
              </w:rPr>
              <w:t xml:space="preserve">3.2. ПЕРИОД </w:t>
            </w:r>
            <w:proofErr w:type="gramStart"/>
            <w:r>
              <w:rPr>
                <w:rFonts w:ascii="Times New Roman" w:hAnsi="Times New Roman" w:cs="Times New Roman"/>
                <w:sz w:val="24"/>
                <w:szCs w:val="24"/>
              </w:rPr>
              <w:t>ПОСТАВКИ :</w:t>
            </w:r>
            <w:proofErr w:type="gramEnd"/>
            <w:r>
              <w:rPr>
                <w:rFonts w:ascii="Times New Roman" w:hAnsi="Times New Roman" w:cs="Times New Roman"/>
                <w:sz w:val="24"/>
                <w:szCs w:val="24"/>
              </w:rPr>
              <w:t xml:space="preserve">_______2017 года. </w:t>
            </w:r>
          </w:p>
          <w:p w14:paraId="4A33BCC5" w14:textId="77777777" w:rsidR="009C4D21" w:rsidRPr="00231ABD" w:rsidRDefault="00000000">
            <w:pPr>
              <w:jc w:val="both"/>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color w:val="0000FF"/>
                <w:sz w:val="24"/>
                <w:szCs w:val="24"/>
              </w:rPr>
              <w:t>.</w:t>
            </w:r>
            <w:r>
              <w:rPr>
                <w:rFonts w:ascii="Times New Roman" w:hAnsi="Times New Roman" w:cs="Times New Roman"/>
                <w:color w:val="0000FF"/>
                <w:sz w:val="24"/>
                <w:szCs w:val="24"/>
                <w:lang w:val="en-US"/>
              </w:rPr>
              <w:t> </w:t>
            </w:r>
            <w:r>
              <w:rPr>
                <w:rFonts w:ascii="Times New Roman" w:hAnsi="Times New Roman" w:cs="Times New Roman"/>
                <w:sz w:val="24"/>
                <w:szCs w:val="24"/>
              </w:rPr>
              <w:t xml:space="preserve">Покупатель самостоятельно выбирает перевозчика, заключает с ним договор морской перевозки, оплачивает фрахт судна. Покупатель обязуется письменно согласовать с Продавцом не менее чем </w:t>
            </w:r>
            <w:proofErr w:type="gramStart"/>
            <w:r>
              <w:rPr>
                <w:rFonts w:ascii="Times New Roman" w:hAnsi="Times New Roman" w:cs="Times New Roman"/>
                <w:sz w:val="24"/>
                <w:szCs w:val="24"/>
              </w:rPr>
              <w:t>за  три</w:t>
            </w:r>
            <w:proofErr w:type="gramEnd"/>
            <w:r>
              <w:rPr>
                <w:rFonts w:ascii="Times New Roman" w:hAnsi="Times New Roman" w:cs="Times New Roman"/>
                <w:sz w:val="24"/>
                <w:szCs w:val="24"/>
              </w:rPr>
              <w:t xml:space="preserve"> календарных дня  наименование и тоннаж судна, дату (время) прибытия судна в порт.</w:t>
            </w:r>
          </w:p>
          <w:p w14:paraId="3DDD9F91" w14:textId="77777777" w:rsidR="009C4D21" w:rsidRPr="00231ABD" w:rsidRDefault="009C4D21">
            <w:pPr>
              <w:jc w:val="both"/>
              <w:rPr>
                <w:rFonts w:ascii="Times New Roman" w:hAnsi="Times New Roman" w:cs="Times New Roman"/>
                <w:sz w:val="24"/>
                <w:szCs w:val="24"/>
              </w:rPr>
            </w:pPr>
          </w:p>
          <w:p w14:paraId="7A3F5AE2" w14:textId="77777777" w:rsidR="009C4D21" w:rsidRDefault="00000000">
            <w:pPr>
              <w:jc w:val="both"/>
            </w:pPr>
            <w:r>
              <w:rPr>
                <w:rFonts w:ascii="Times New Roman" w:hAnsi="Times New Roman" w:cs="Times New Roman"/>
                <w:sz w:val="24"/>
                <w:szCs w:val="24"/>
              </w:rPr>
              <w:t xml:space="preserve">3.4. Продавец самостоятельно и за свой счет осуществляет таможенные и иные формальности, необходимые для экспорта Товара из Украины, а также уплату соответствующих налогов и </w:t>
            </w:r>
            <w:proofErr w:type="gramStart"/>
            <w:r>
              <w:rPr>
                <w:rFonts w:ascii="Times New Roman" w:hAnsi="Times New Roman" w:cs="Times New Roman"/>
                <w:sz w:val="24"/>
                <w:szCs w:val="24"/>
              </w:rPr>
              <w:t>сборов</w:t>
            </w:r>
            <w:proofErr w:type="gramEnd"/>
            <w:r>
              <w:rPr>
                <w:rFonts w:ascii="Times New Roman" w:hAnsi="Times New Roman" w:cs="Times New Roman"/>
                <w:sz w:val="24"/>
                <w:szCs w:val="24"/>
              </w:rPr>
              <w:t xml:space="preserve"> в связи с этим.</w:t>
            </w:r>
          </w:p>
          <w:p w14:paraId="6B8E8ECE" w14:textId="77777777" w:rsidR="009C4D21" w:rsidRPr="00231ABD" w:rsidRDefault="00000000">
            <w:pPr>
              <w:jc w:val="both"/>
              <w:rPr>
                <w:rFonts w:ascii="Times New Roman" w:hAnsi="Times New Roman" w:cs="Times New Roman"/>
                <w:sz w:val="24"/>
                <w:szCs w:val="24"/>
              </w:rPr>
            </w:pPr>
            <w:r>
              <w:rPr>
                <w:rFonts w:ascii="Times New Roman" w:hAnsi="Times New Roman" w:cs="Times New Roman"/>
                <w:sz w:val="24"/>
                <w:szCs w:val="24"/>
              </w:rPr>
              <w:t xml:space="preserve">3.5. После прибытия судна в порт, Продавец обязуется погрузить Товар на борт номинированного Покупателем судна за свой счет. </w:t>
            </w:r>
          </w:p>
          <w:p w14:paraId="570954AB"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lang w:val="en-US"/>
              </w:rPr>
              <w:t> </w:t>
            </w:r>
            <w:r>
              <w:rPr>
                <w:rFonts w:ascii="Times New Roman" w:hAnsi="Times New Roman" w:cs="Times New Roman"/>
                <w:sz w:val="24"/>
                <w:szCs w:val="24"/>
              </w:rPr>
              <w:t xml:space="preserve">Оформление отгрузочных документов должно быть обеспечены Продавцом в соответствии с письменными инструкциями Покупателя, с учетом предоставления 1 экземпляра коносамента Продавцу. </w:t>
            </w:r>
          </w:p>
          <w:p w14:paraId="1C020A40" w14:textId="77777777" w:rsidR="009C4D21" w:rsidRDefault="00000000">
            <w:pPr>
              <w:jc w:val="both"/>
            </w:pPr>
            <w:r>
              <w:rPr>
                <w:rFonts w:ascii="Times New Roman" w:hAnsi="Times New Roman" w:cs="Times New Roman"/>
                <w:sz w:val="24"/>
                <w:szCs w:val="24"/>
              </w:rPr>
              <w:t xml:space="preserve">По запросу Покупателя, Продавец за свой счет также предоставляет соответствующие сертификаты, оригинальные письма и подтверждения, иные официальные документы, которые могут понадобиться Покупателю. </w:t>
            </w:r>
          </w:p>
          <w:p w14:paraId="155002D5" w14:textId="77777777" w:rsidR="009C4D21" w:rsidRDefault="00000000">
            <w:pPr>
              <w:shd w:val="clear" w:color="auto" w:fill="FFFFFF"/>
              <w:jc w:val="both"/>
            </w:pPr>
            <w:r>
              <w:rPr>
                <w:rFonts w:ascii="Times New Roman" w:hAnsi="Times New Roman" w:cs="Times New Roman"/>
                <w:sz w:val="24"/>
                <w:szCs w:val="24"/>
              </w:rPr>
              <w:lastRenderedPageBreak/>
              <w:t>3.7.</w:t>
            </w:r>
            <w:r>
              <w:rPr>
                <w:rFonts w:ascii="Times New Roman" w:hAnsi="Times New Roman" w:cs="Times New Roman"/>
                <w:sz w:val="24"/>
                <w:szCs w:val="24"/>
                <w:lang w:val="en-US"/>
              </w:rPr>
              <w:t> </w:t>
            </w:r>
            <w:r>
              <w:rPr>
                <w:rFonts w:ascii="Times New Roman" w:hAnsi="Times New Roman" w:cs="Times New Roman"/>
                <w:sz w:val="24"/>
                <w:szCs w:val="24"/>
              </w:rPr>
              <w:t>Датой поставки Товара считается дата судового коносамента.</w:t>
            </w:r>
          </w:p>
          <w:p w14:paraId="39896717" w14:textId="77777777" w:rsidR="009C4D21" w:rsidRDefault="00000000">
            <w:pPr>
              <w:shd w:val="clear" w:color="auto" w:fill="FFFFFF"/>
              <w:jc w:val="both"/>
            </w:pPr>
            <w:r>
              <w:rPr>
                <w:rFonts w:ascii="Times New Roman" w:hAnsi="Times New Roman" w:cs="Times New Roman"/>
                <w:sz w:val="24"/>
                <w:szCs w:val="24"/>
              </w:rPr>
              <w:t>3.8. Отгружаемый Товар подлежит проверке в порту отгрузки, осуществляемой назначенным Продавцом и признанным на международном уровне независимым сюрвейером (экспертной организацией ООО «ИНСПЕКТОРАТ УКРАИНА» или SGS ИЛИ SAYBOLT), с целью определения качества и количества груза; результат инспекции является окончательным и обязательным для обеих сторон. При этом затраты по проведению инспекции относятся на счет Продавца. Количество, указанное в коносаменте, должно соответствовать количеству, определенному портовым инспектором по погрузке на основе береговых резервуаров. Качество определяется инспектором порта по погрузке на основании образцов, отобранных в береговых резервуарах.</w:t>
            </w:r>
          </w:p>
          <w:p w14:paraId="6744C2A8" w14:textId="77777777" w:rsidR="009C4D21" w:rsidRDefault="00000000">
            <w:pPr>
              <w:shd w:val="clear" w:color="auto" w:fill="FFFFFF"/>
              <w:jc w:val="both"/>
              <w:rPr>
                <w:rFonts w:ascii="Times New Roman" w:hAnsi="Times New Roman" w:cs="Times New Roman"/>
                <w:sz w:val="24"/>
                <w:szCs w:val="24"/>
              </w:rPr>
            </w:pPr>
            <w:r>
              <w:rPr>
                <w:rFonts w:ascii="Times New Roman" w:hAnsi="Times New Roman" w:cs="Times New Roman"/>
                <w:sz w:val="24"/>
                <w:szCs w:val="24"/>
              </w:rPr>
              <w:t>3.9. Покупатель обязан принять поставленный Товар, осуществив со своей стороны все действия, необходимые для обеспечения передачи и получения Товара.</w:t>
            </w:r>
          </w:p>
          <w:p w14:paraId="53EC970C"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p w14:paraId="366B9667"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36C50EF7" w14:textId="77777777">
        <w:tc>
          <w:tcPr>
            <w:tcW w:w="5201" w:type="dxa"/>
            <w:tcBorders>
              <w:top w:val="single" w:sz="4" w:space="0" w:color="000000"/>
              <w:left w:val="single" w:sz="4" w:space="0" w:color="000000"/>
              <w:bottom w:val="single" w:sz="4" w:space="0" w:color="000000"/>
              <w:right w:val="single" w:sz="4" w:space="0" w:color="000000"/>
            </w:tcBorders>
          </w:tcPr>
          <w:p w14:paraId="3A83B3FA" w14:textId="77777777" w:rsidR="009C4D21" w:rsidRDefault="00000000">
            <w:pPr>
              <w:shd w:val="clear" w:color="auto" w:fill="FFFFFF"/>
              <w:jc w:val="center"/>
              <w:rPr>
                <w:rFonts w:ascii="Times New Roman" w:hAnsi="Times New Roman" w:cs="Times New Roman"/>
                <w:b/>
                <w:bCs/>
                <w:caps/>
                <w:sz w:val="24"/>
                <w:szCs w:val="24"/>
                <w:lang w:val="en-US"/>
              </w:rPr>
            </w:pPr>
            <w:r>
              <w:rPr>
                <w:rFonts w:ascii="Times New Roman" w:hAnsi="Times New Roman" w:cs="Times New Roman"/>
                <w:b/>
                <w:bCs/>
                <w:caps/>
                <w:sz w:val="24"/>
                <w:szCs w:val="24"/>
                <w:lang w:val="en-US"/>
              </w:rPr>
              <w:t xml:space="preserve">4. </w:t>
            </w:r>
            <w:r>
              <w:rPr>
                <w:rFonts w:ascii="Times New Roman" w:hAnsi="Times New Roman" w:cs="Times New Roman"/>
                <w:b/>
                <w:bCs/>
                <w:caps/>
                <w:sz w:val="24"/>
                <w:szCs w:val="24"/>
                <w:lang w:val="en-GB"/>
              </w:rPr>
              <w:t>GOODS PRICE</w:t>
            </w:r>
          </w:p>
          <w:p w14:paraId="699C42FA"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4.1. The Parties agreed that for payment for the Goods the Parties shall </w:t>
            </w:r>
            <w:proofErr w:type="gramStart"/>
            <w:r>
              <w:rPr>
                <w:rFonts w:ascii="Times New Roman" w:hAnsi="Times New Roman" w:cs="Times New Roman"/>
                <w:sz w:val="24"/>
                <w:szCs w:val="24"/>
                <w:lang w:val="en-US"/>
              </w:rPr>
              <w:t>fix  provisional</w:t>
            </w:r>
            <w:proofErr w:type="gramEnd"/>
            <w:r>
              <w:rPr>
                <w:rFonts w:ascii="Times New Roman" w:hAnsi="Times New Roman" w:cs="Times New Roman"/>
                <w:sz w:val="24"/>
                <w:szCs w:val="24"/>
                <w:lang w:val="en-US"/>
              </w:rPr>
              <w:t xml:space="preserve"> price of one metric ton of Goods and final price of one metric ton of goods.</w:t>
            </w:r>
          </w:p>
          <w:p w14:paraId="2AC263C3" w14:textId="77777777" w:rsidR="009C4D21" w:rsidRDefault="009C4D21">
            <w:pPr>
              <w:shd w:val="clear" w:color="auto" w:fill="FFFFFF"/>
              <w:jc w:val="both"/>
              <w:rPr>
                <w:rFonts w:ascii="Times New Roman" w:hAnsi="Times New Roman" w:cs="Times New Roman"/>
                <w:sz w:val="24"/>
                <w:szCs w:val="24"/>
                <w:lang w:val="en-US"/>
              </w:rPr>
            </w:pPr>
          </w:p>
          <w:p w14:paraId="7E79FBBD" w14:textId="77777777" w:rsidR="009C4D21" w:rsidRDefault="00000000">
            <w:pPr>
              <w:shd w:val="clear" w:color="auto" w:fill="FFFFFF"/>
              <w:jc w:val="both"/>
              <w:rPr>
                <w:rFonts w:ascii="Times New Roman" w:hAnsi="Times New Roman" w:cs="Times New Roman"/>
                <w:b/>
                <w:bCs/>
                <w:caps/>
                <w:sz w:val="24"/>
                <w:szCs w:val="24"/>
                <w:lang w:val="en-US"/>
              </w:rPr>
            </w:pPr>
            <w:r>
              <w:rPr>
                <w:rFonts w:ascii="Times New Roman" w:hAnsi="Times New Roman" w:cs="Times New Roman"/>
                <w:b/>
                <w:bCs/>
                <w:caps/>
                <w:sz w:val="24"/>
                <w:szCs w:val="24"/>
                <w:lang w:val="en-US"/>
              </w:rPr>
              <w:t xml:space="preserve"> </w:t>
            </w:r>
          </w:p>
          <w:p w14:paraId="28BB81F0" w14:textId="77777777" w:rsidR="009C4D21" w:rsidRDefault="00000000">
            <w:pPr>
              <w:pStyle w:val="afa"/>
              <w:jc w:val="both"/>
              <w:rPr>
                <w:caps/>
                <w:lang w:val="uk-UA"/>
              </w:rPr>
            </w:pPr>
            <w:proofErr w:type="spellStart"/>
            <w:r>
              <w:rPr>
                <w:lang w:val="uk-UA"/>
              </w:rPr>
              <w:t>The</w:t>
            </w:r>
            <w:proofErr w:type="spellEnd"/>
            <w:r>
              <w:rPr>
                <w:lang w:val="uk-UA"/>
              </w:rPr>
              <w:t xml:space="preserve"> </w:t>
            </w:r>
            <w:proofErr w:type="spellStart"/>
            <w:r>
              <w:rPr>
                <w:lang w:val="uk-UA"/>
              </w:rPr>
              <w:t>price</w:t>
            </w:r>
            <w:proofErr w:type="spellEnd"/>
            <w:r>
              <w:rPr>
                <w:lang w:val="uk-UA"/>
              </w:rPr>
              <w:t xml:space="preserve"> </w:t>
            </w:r>
            <w:r>
              <w:t>should</w:t>
            </w:r>
            <w:r>
              <w:rPr>
                <w:lang w:val="uk-UA"/>
              </w:rPr>
              <w:t xml:space="preserve"> </w:t>
            </w:r>
            <w:proofErr w:type="spellStart"/>
            <w:r>
              <w:rPr>
                <w:lang w:val="uk-UA"/>
              </w:rPr>
              <w:t>be</w:t>
            </w:r>
            <w:proofErr w:type="spellEnd"/>
            <w:r>
              <w:rPr>
                <w:lang w:val="uk-UA"/>
              </w:rPr>
              <w:t xml:space="preserve"> </w:t>
            </w:r>
            <w:proofErr w:type="spellStart"/>
            <w:r>
              <w:rPr>
                <w:lang w:val="uk-UA"/>
              </w:rPr>
              <w:t>rounded</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two</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places</w:t>
            </w:r>
            <w:proofErr w:type="spellEnd"/>
            <w:r>
              <w:t xml:space="preserve"> and the </w:t>
            </w:r>
            <w:r>
              <w:rPr>
                <w:lang w:val="uk-UA"/>
              </w:rPr>
              <w:t xml:space="preserve"> </w:t>
            </w:r>
            <w:proofErr w:type="spellStart"/>
            <w:r>
              <w:rPr>
                <w:lang w:val="uk-UA"/>
              </w:rPr>
              <w:t>following</w:t>
            </w:r>
            <w:proofErr w:type="spellEnd"/>
            <w:r>
              <w:rPr>
                <w:lang w:val="uk-UA"/>
              </w:rPr>
              <w:t xml:space="preserve"> </w:t>
            </w:r>
            <w:proofErr w:type="spellStart"/>
            <w:r>
              <w:rPr>
                <w:lang w:val="uk-UA"/>
              </w:rPr>
              <w:t>arithmetic</w:t>
            </w:r>
            <w:proofErr w:type="spellEnd"/>
            <w:r>
              <w:rPr>
                <w:lang w:val="uk-UA"/>
              </w:rPr>
              <w:t xml:space="preserve"> </w:t>
            </w:r>
            <w:proofErr w:type="spellStart"/>
            <w:r>
              <w:rPr>
                <w:lang w:val="uk-UA"/>
              </w:rPr>
              <w:t>rule</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apply</w:t>
            </w:r>
            <w:proofErr w:type="spellEnd"/>
            <w:r>
              <w:rPr>
                <w:lang w:val="uk-UA"/>
              </w:rPr>
              <w:t>:</w:t>
            </w:r>
          </w:p>
          <w:p w14:paraId="3C74ACD4" w14:textId="77777777" w:rsidR="009C4D21" w:rsidRDefault="00000000">
            <w:pPr>
              <w:pStyle w:val="afa"/>
              <w:jc w:val="both"/>
              <w:rPr>
                <w:caps/>
                <w:lang w:val="uk-UA"/>
              </w:rPr>
            </w:pPr>
            <w:r>
              <w:rPr>
                <w:lang w:val="uk-UA"/>
              </w:rPr>
              <w:t xml:space="preserve">- </w:t>
            </w:r>
            <w:proofErr w:type="spellStart"/>
            <w:r>
              <w:rPr>
                <w:lang w:val="uk-UA"/>
              </w:rPr>
              <w:t>if</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third</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w:t>
            </w:r>
            <w:proofErr w:type="spellEnd"/>
            <w:r>
              <w:rPr>
                <w:lang w:val="uk-UA"/>
              </w:rPr>
              <w:t xml:space="preserve"> </w:t>
            </w:r>
            <w:proofErr w:type="spellStart"/>
            <w:r>
              <w:rPr>
                <w:lang w:val="uk-UA"/>
              </w:rPr>
              <w:t>is</w:t>
            </w:r>
            <w:proofErr w:type="spellEnd"/>
            <w:r>
              <w:rPr>
                <w:lang w:val="uk-UA"/>
              </w:rPr>
              <w:t xml:space="preserve"> </w:t>
            </w:r>
            <w:proofErr w:type="spellStart"/>
            <w:r>
              <w:rPr>
                <w:lang w:val="uk-UA"/>
              </w:rPr>
              <w:t>equal</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or</w:t>
            </w:r>
            <w:proofErr w:type="spellEnd"/>
            <w:r>
              <w:rPr>
                <w:lang w:val="uk-UA"/>
              </w:rPr>
              <w:t xml:space="preserve"> </w:t>
            </w:r>
            <w:proofErr w:type="spellStart"/>
            <w:r>
              <w:rPr>
                <w:lang w:val="uk-UA"/>
              </w:rPr>
              <w:t>greater</w:t>
            </w:r>
            <w:proofErr w:type="spellEnd"/>
            <w:r>
              <w:rPr>
                <w:lang w:val="uk-UA"/>
              </w:rPr>
              <w:t xml:space="preserve"> </w:t>
            </w:r>
            <w:proofErr w:type="spellStart"/>
            <w:r>
              <w:rPr>
                <w:lang w:val="uk-UA"/>
              </w:rPr>
              <w:t>than</w:t>
            </w:r>
            <w:proofErr w:type="spellEnd"/>
            <w:r>
              <w:rPr>
                <w:lang w:val="uk-UA"/>
              </w:rPr>
              <w:t xml:space="preserve"> </w:t>
            </w:r>
            <w:proofErr w:type="spellStart"/>
            <w:r>
              <w:rPr>
                <w:lang w:val="uk-UA"/>
              </w:rPr>
              <w:t>five</w:t>
            </w:r>
            <w:proofErr w:type="spellEnd"/>
            <w:r>
              <w:rPr>
                <w:lang w:val="uk-UA"/>
              </w:rPr>
              <w:t xml:space="preserve"> (5) </w:t>
            </w:r>
            <w:proofErr w:type="spellStart"/>
            <w:r>
              <w:rPr>
                <w:lang w:val="uk-UA"/>
              </w:rPr>
              <w:t>then</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second</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w:t>
            </w:r>
            <w:proofErr w:type="spellEnd"/>
            <w:r>
              <w:rPr>
                <w:lang w:val="uk-UA"/>
              </w:rPr>
              <w:t xml:space="preserve"> </w:t>
            </w:r>
            <w:proofErr w:type="spellStart"/>
            <w:r>
              <w:rPr>
                <w:lang w:val="uk-UA"/>
              </w:rPr>
              <w:t>shall</w:t>
            </w:r>
            <w:proofErr w:type="spellEnd"/>
            <w:r>
              <w:rPr>
                <w:lang w:val="uk-UA"/>
              </w:rPr>
              <w:t xml:space="preserve"> </w:t>
            </w:r>
            <w:proofErr w:type="spellStart"/>
            <w:r>
              <w:rPr>
                <w:lang w:val="uk-UA"/>
              </w:rPr>
              <w:t>be</w:t>
            </w:r>
            <w:proofErr w:type="spellEnd"/>
            <w:r>
              <w:rPr>
                <w:lang w:val="uk-UA"/>
              </w:rPr>
              <w:t xml:space="preserve"> </w:t>
            </w:r>
            <w:proofErr w:type="spellStart"/>
            <w:r>
              <w:rPr>
                <w:lang w:val="uk-UA"/>
              </w:rPr>
              <w:t>rounded</w:t>
            </w:r>
            <w:proofErr w:type="spellEnd"/>
            <w:r>
              <w:rPr>
                <w:lang w:val="uk-UA"/>
              </w:rPr>
              <w:t xml:space="preserve"> </w:t>
            </w:r>
            <w:proofErr w:type="spellStart"/>
            <w:r>
              <w:rPr>
                <w:lang w:val="uk-UA"/>
              </w:rPr>
              <w:t>up</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next</w:t>
            </w:r>
            <w:proofErr w:type="spellEnd"/>
            <w:r>
              <w:rPr>
                <w:lang w:val="uk-UA"/>
              </w:rPr>
              <w:t xml:space="preserve"> </w:t>
            </w:r>
            <w:proofErr w:type="spellStart"/>
            <w:r>
              <w:rPr>
                <w:lang w:val="uk-UA"/>
              </w:rPr>
              <w:t>digit</w:t>
            </w:r>
            <w:proofErr w:type="spellEnd"/>
            <w:r>
              <w:rPr>
                <w:lang w:val="uk-UA"/>
              </w:rPr>
              <w:t>.</w:t>
            </w:r>
          </w:p>
          <w:p w14:paraId="63171648" w14:textId="77777777" w:rsidR="009C4D21" w:rsidRDefault="00000000">
            <w:pPr>
              <w:shd w:val="clear" w:color="auto" w:fill="FFFFFF"/>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if</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third</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decimal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place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is</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equal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to</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or</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less</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than</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four</w:t>
            </w:r>
            <w:proofErr w:type="spellEnd"/>
            <w:r>
              <w:rPr>
                <w:rFonts w:ascii="Times New Roman" w:hAnsi="Times New Roman" w:cs="Times New Roman"/>
                <w:sz w:val="24"/>
                <w:szCs w:val="24"/>
                <w:lang w:val="uk-UA"/>
              </w:rPr>
              <w:t xml:space="preserve"> (4) </w:t>
            </w:r>
            <w:proofErr w:type="spellStart"/>
            <w:r>
              <w:rPr>
                <w:rFonts w:ascii="Times New Roman" w:hAnsi="Times New Roman" w:cs="Times New Roman"/>
                <w:sz w:val="24"/>
                <w:szCs w:val="24"/>
                <w:lang w:val="uk-UA"/>
              </w:rPr>
              <w:t>then</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second</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decimal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place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will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be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unchanged</w:t>
            </w:r>
            <w:proofErr w:type="spellEnd"/>
            <w:r>
              <w:rPr>
                <w:rFonts w:ascii="Times New Roman" w:hAnsi="Times New Roman" w:cs="Times New Roman"/>
                <w:sz w:val="24"/>
                <w:szCs w:val="24"/>
                <w:lang w:val="uk-UA"/>
              </w:rPr>
              <w:t>.</w:t>
            </w:r>
          </w:p>
          <w:p w14:paraId="07BEBD20" w14:textId="77777777" w:rsidR="009C4D21" w:rsidRDefault="009C4D21">
            <w:pPr>
              <w:shd w:val="clear" w:color="auto" w:fill="FFFFFF"/>
              <w:jc w:val="both"/>
              <w:rPr>
                <w:rFonts w:ascii="Times New Roman" w:hAnsi="Times New Roman" w:cs="Times New Roman"/>
                <w:b/>
                <w:bCs/>
                <w:caps/>
                <w:sz w:val="24"/>
                <w:szCs w:val="24"/>
                <w:lang w:val="en-US"/>
              </w:rPr>
            </w:pPr>
          </w:p>
          <w:p w14:paraId="3B6A167E"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4.2. Provisional price </w:t>
            </w:r>
            <w:proofErr w:type="gramStart"/>
            <w:r>
              <w:rPr>
                <w:rFonts w:ascii="Times New Roman" w:hAnsi="Times New Roman" w:cs="Times New Roman"/>
                <w:sz w:val="24"/>
                <w:szCs w:val="24"/>
                <w:lang w:val="en-US"/>
              </w:rPr>
              <w:t>per  one</w:t>
            </w:r>
            <w:proofErr w:type="gramEnd"/>
            <w:r>
              <w:rPr>
                <w:rFonts w:ascii="Times New Roman" w:hAnsi="Times New Roman" w:cs="Times New Roman"/>
                <w:sz w:val="24"/>
                <w:szCs w:val="24"/>
                <w:lang w:val="en-US"/>
              </w:rPr>
              <w:t xml:space="preserve"> metric ton of the Goods is fixed by the Parties for the effecting the  payment by the Buyer for the corresponding lot of the Goods  as per item 5.1.1, item 5.2.  and the Additional Agreement should be drawn up. </w:t>
            </w:r>
          </w:p>
          <w:p w14:paraId="6FEDBD82" w14:textId="77777777" w:rsidR="009C4D21" w:rsidRDefault="009C4D21">
            <w:pPr>
              <w:shd w:val="clear" w:color="auto" w:fill="FFFFFF"/>
              <w:jc w:val="both"/>
              <w:rPr>
                <w:rFonts w:ascii="Times New Roman" w:hAnsi="Times New Roman" w:cs="Times New Roman"/>
                <w:b/>
                <w:bCs/>
                <w:caps/>
                <w:sz w:val="24"/>
                <w:szCs w:val="24"/>
                <w:lang w:val="en-US"/>
              </w:rPr>
            </w:pPr>
          </w:p>
          <w:p w14:paraId="0E8C06FC" w14:textId="77777777" w:rsidR="009C4D21" w:rsidRDefault="00000000">
            <w:pPr>
              <w:shd w:val="clear" w:color="auto" w:fill="FFFFFF"/>
              <w:tabs>
                <w:tab w:val="left" w:pos="0"/>
              </w:tabs>
              <w:jc w:val="both"/>
              <w:rPr>
                <w:rFonts w:ascii="Times New Roman" w:hAnsi="Times New Roman" w:cs="Times New Roman"/>
                <w:sz w:val="24"/>
                <w:szCs w:val="24"/>
                <w:lang w:val="en-GB"/>
              </w:rPr>
            </w:pPr>
            <w:r>
              <w:rPr>
                <w:rFonts w:ascii="Times New Roman" w:hAnsi="Times New Roman" w:cs="Times New Roman"/>
                <w:sz w:val="24"/>
                <w:szCs w:val="24"/>
                <w:lang w:val="en-GB"/>
              </w:rPr>
              <w:t>4.3. Provisional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one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metric</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Goods  to be delivered  </w:t>
            </w:r>
            <w:r>
              <w:rPr>
                <w:rFonts w:ascii="Times New Roman" w:hAnsi="Times New Roman" w:cs="Times New Roman"/>
                <w:sz w:val="24"/>
                <w:szCs w:val="24"/>
                <w:lang w:val="en-GB"/>
              </w:rPr>
              <w:t>under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fixed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US dollars under the  following  scheme : average of the quotes for the month prior to the month of the Goods loading </w:t>
            </w:r>
            <w:r>
              <w:rPr>
                <w:rFonts w:ascii="Times New Roman" w:hAnsi="Times New Roman" w:cs="Times New Roman"/>
                <w:sz w:val="24"/>
                <w:szCs w:val="24"/>
                <w:lang w:val="en-US"/>
              </w:rPr>
              <w:t>on board vessel in the</w:t>
            </w:r>
            <w:r>
              <w:rPr>
                <w:rFonts w:ascii="Times New Roman" w:hAnsi="Times New Roman" w:cs="Times New Roman"/>
                <w:sz w:val="24"/>
                <w:szCs w:val="24"/>
                <w:lang w:val="en-GB"/>
              </w:rPr>
              <w:t xml:space="preserve"> port, which are known by the moment of signing the </w:t>
            </w:r>
            <w:r>
              <w:rPr>
                <w:rFonts w:ascii="Times New Roman" w:hAnsi="Times New Roman" w:cs="Times New Roman"/>
                <w:sz w:val="24"/>
                <w:szCs w:val="24"/>
                <w:lang w:val="en-GB"/>
              </w:rPr>
              <w:lastRenderedPageBreak/>
              <w:t>additional agreement for delivery of the  agreed  by the Parties  particular lot  of Goods,  published by  Platts Europe &amp; Americas Petrochemical Scan under the headers “European Assessments”  “CIF ARA” “Weekly average”</w:t>
            </w:r>
            <w:r>
              <w:rPr>
                <w:rFonts w:ascii="Times New Roman" w:hAnsi="Times New Roman" w:cs="Times New Roman"/>
                <w:sz w:val="24"/>
                <w:szCs w:val="24"/>
                <w:lang w:val="en-US"/>
              </w:rPr>
              <w:t xml:space="preserve"> and </w:t>
            </w:r>
            <w:r>
              <w:rPr>
                <w:rFonts w:ascii="Times New Roman" w:hAnsi="Times New Roman" w:cs="Times New Roman"/>
                <w:sz w:val="24"/>
                <w:szCs w:val="24"/>
                <w:lang w:val="en-GB"/>
              </w:rPr>
              <w:t>also _________________ (depending on the results of</w:t>
            </w:r>
            <w:r>
              <w:rPr>
                <w:rFonts w:ascii="Times New Roman" w:hAnsi="Times New Roman" w:cs="Times New Roman"/>
                <w:sz w:val="24"/>
                <w:szCs w:val="24"/>
                <w:lang w:val="en-US"/>
              </w:rPr>
              <w:t xml:space="preserve"> the auction or plus a premium of  ____ (____) US dollars from the average quotations or minus a discount of ____ (_____)US dollars from the average quotations). </w:t>
            </w:r>
          </w:p>
          <w:p w14:paraId="2CF4B49C"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42C18DF4"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166F95D8"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51D44EE4"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58E36F59"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calculation of </w:t>
            </w:r>
            <w:proofErr w:type="gramStart"/>
            <w:r>
              <w:rPr>
                <w:rFonts w:ascii="Times New Roman" w:hAnsi="Times New Roman" w:cs="Times New Roman"/>
                <w:sz w:val="24"/>
                <w:szCs w:val="24"/>
                <w:lang w:val="en-US"/>
              </w:rPr>
              <w:t>the  price</w:t>
            </w:r>
            <w:proofErr w:type="gramEnd"/>
            <w:r>
              <w:rPr>
                <w:rFonts w:ascii="Times New Roman" w:hAnsi="Times New Roman" w:cs="Times New Roman"/>
                <w:sz w:val="24"/>
                <w:szCs w:val="24"/>
                <w:lang w:val="en-US"/>
              </w:rPr>
              <w:t>, all average daily quoting rates and mean of means of  all daily quoting rates are rounded to 1/100 of the US dollar.</w:t>
            </w:r>
          </w:p>
          <w:p w14:paraId="2833801A"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5AC625F5" w14:textId="77777777" w:rsidR="009C4D21" w:rsidRDefault="00000000">
            <w:pPr>
              <w:shd w:val="clear" w:color="auto" w:fill="FFFFFF"/>
              <w:tabs>
                <w:tab w:val="left" w:pos="0"/>
              </w:tabs>
              <w:jc w:val="both"/>
              <w:rPr>
                <w:rFonts w:ascii="Times New Roman" w:hAnsi="Times New Roman" w:cs="Times New Roman"/>
                <w:sz w:val="24"/>
                <w:szCs w:val="24"/>
                <w:lang w:val="en-GB"/>
              </w:rPr>
            </w:pPr>
            <w:r>
              <w:rPr>
                <w:rFonts w:ascii="Times New Roman" w:hAnsi="Times New Roman" w:cs="Times New Roman"/>
                <w:sz w:val="24"/>
                <w:szCs w:val="24"/>
                <w:lang w:val="en-GB"/>
              </w:rPr>
              <w:t>4.4. The final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one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metric</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Goods</w:t>
            </w:r>
            <w:r>
              <w:rPr>
                <w:rFonts w:ascii="Times New Roman" w:hAnsi="Times New Roman" w:cs="Times New Roman"/>
                <w:sz w:val="24"/>
                <w:szCs w:val="24"/>
                <w:lang w:val="en-GB"/>
              </w:rPr>
              <w:t>,</w:t>
            </w:r>
            <w:r>
              <w:rPr>
                <w:rFonts w:ascii="Times New Roman" w:hAnsi="Times New Roman" w:cs="Times New Roman"/>
                <w:sz w:val="24"/>
                <w:szCs w:val="24"/>
                <w:lang w:val="en-US"/>
              </w:rPr>
              <w:t xml:space="preserve"> to be delivered  </w:t>
            </w:r>
            <w:r>
              <w:rPr>
                <w:rFonts w:ascii="Times New Roman" w:hAnsi="Times New Roman" w:cs="Times New Roman"/>
                <w:sz w:val="24"/>
                <w:szCs w:val="24"/>
                <w:lang w:val="en-GB"/>
              </w:rPr>
              <w:t>under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fixed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US dollars as per following  scheme : average of the quotes for the month of the Goods loading </w:t>
            </w:r>
            <w:r>
              <w:rPr>
                <w:rFonts w:ascii="Times New Roman" w:hAnsi="Times New Roman" w:cs="Times New Roman"/>
                <w:sz w:val="24"/>
                <w:szCs w:val="24"/>
                <w:lang w:val="en-US"/>
              </w:rPr>
              <w:t>on board vessel in the</w:t>
            </w:r>
            <w:r>
              <w:rPr>
                <w:rFonts w:ascii="Times New Roman" w:hAnsi="Times New Roman" w:cs="Times New Roman"/>
                <w:sz w:val="24"/>
                <w:szCs w:val="24"/>
                <w:lang w:val="en-GB"/>
              </w:rPr>
              <w:t xml:space="preserve"> port, as published by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Platts Europe &amp; Americas Petrochemical Scan under the headers “European Assessments”  “CIF ARA” “Weekly average”</w:t>
            </w:r>
            <w:r>
              <w:rPr>
                <w:rFonts w:ascii="Times New Roman" w:hAnsi="Times New Roman" w:cs="Times New Roman"/>
                <w:sz w:val="24"/>
                <w:szCs w:val="24"/>
                <w:lang w:val="en-US"/>
              </w:rPr>
              <w:t xml:space="preserve"> and </w:t>
            </w:r>
            <w:r>
              <w:rPr>
                <w:rFonts w:ascii="Times New Roman" w:hAnsi="Times New Roman" w:cs="Times New Roman"/>
                <w:sz w:val="24"/>
                <w:szCs w:val="24"/>
                <w:lang w:val="en-GB"/>
              </w:rPr>
              <w:t>also _________________ (depending on the results of</w:t>
            </w:r>
            <w:r>
              <w:rPr>
                <w:rFonts w:ascii="Times New Roman" w:hAnsi="Times New Roman" w:cs="Times New Roman"/>
                <w:sz w:val="24"/>
                <w:szCs w:val="24"/>
                <w:lang w:val="en-US"/>
              </w:rPr>
              <w:t xml:space="preserve"> the auction or plus a premium of  ____ (____) US dollars from the average quotations or minus a discount of ____ (_____)US dollars from the average quotations). </w:t>
            </w:r>
          </w:p>
          <w:p w14:paraId="7EAB10E6" w14:textId="77777777" w:rsidR="009C4D21" w:rsidRDefault="009C4D21">
            <w:pPr>
              <w:jc w:val="both"/>
              <w:rPr>
                <w:rFonts w:ascii="Times New Roman" w:hAnsi="Times New Roman" w:cs="Times New Roman"/>
                <w:sz w:val="24"/>
                <w:szCs w:val="24"/>
                <w:lang w:val="en-GB"/>
              </w:rPr>
            </w:pPr>
          </w:p>
          <w:p w14:paraId="03B45326"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37E69B91"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4EADD73"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613E3B19"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B6E225F"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3B296CC1"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calculation of </w:t>
            </w:r>
            <w:proofErr w:type="gramStart"/>
            <w:r>
              <w:rPr>
                <w:rFonts w:ascii="Times New Roman" w:hAnsi="Times New Roman" w:cs="Times New Roman"/>
                <w:sz w:val="24"/>
                <w:szCs w:val="24"/>
                <w:lang w:val="en-US"/>
              </w:rPr>
              <w:t>the  price</w:t>
            </w:r>
            <w:proofErr w:type="gramEnd"/>
            <w:r>
              <w:rPr>
                <w:rFonts w:ascii="Times New Roman" w:hAnsi="Times New Roman" w:cs="Times New Roman"/>
                <w:sz w:val="24"/>
                <w:szCs w:val="24"/>
                <w:lang w:val="en-US"/>
              </w:rPr>
              <w:t>, all average daily quoting rates and mean of means of  all daily quoting rates are rounded to 1/100 of the US dollar.</w:t>
            </w:r>
          </w:p>
          <w:p w14:paraId="3F3E0493"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49425AC9"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GB"/>
              </w:rPr>
              <w:t>4.</w:t>
            </w:r>
            <w:proofErr w:type="gramStart"/>
            <w:r>
              <w:rPr>
                <w:rFonts w:ascii="Times New Roman" w:hAnsi="Times New Roman" w:cs="Times New Roman"/>
                <w:sz w:val="24"/>
                <w:szCs w:val="24"/>
                <w:lang w:val="en-GB"/>
              </w:rPr>
              <w:t>5.In</w:t>
            </w:r>
            <w:proofErr w:type="gramEnd"/>
            <w:r>
              <w:rPr>
                <w:rFonts w:ascii="Times New Roman" w:hAnsi="Times New Roman" w:cs="Times New Roman"/>
                <w:sz w:val="24"/>
                <w:szCs w:val="24"/>
                <w:lang w:val="en-GB"/>
              </w:rPr>
              <w:t xml:space="preserve"> case </w:t>
            </w:r>
            <w:r>
              <w:rPr>
                <w:rFonts w:ascii="Times New Roman" w:hAnsi="Times New Roman" w:cs="Times New Roman"/>
                <w:sz w:val="24"/>
                <w:szCs w:val="24"/>
                <w:lang w:val="en-US"/>
              </w:rPr>
              <w:t>«</w:t>
            </w:r>
            <w:r>
              <w:rPr>
                <w:rFonts w:ascii="Times New Roman" w:hAnsi="Times New Roman" w:cs="Times New Roman"/>
                <w:b/>
                <w:color w:val="000000"/>
                <w:sz w:val="24"/>
                <w:szCs w:val="24"/>
                <w:lang w:val="en-US"/>
              </w:rPr>
              <w:t>Platts Europe &amp; Americas Petrochemical Scan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publishes </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corrections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earlier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announced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quoting</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 should be fixed with reference to such corrections.</w:t>
            </w:r>
          </w:p>
          <w:p w14:paraId="11A1B3A1"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0374DC77" w14:textId="77777777" w:rsidR="009C4D21" w:rsidRPr="00231ABD" w:rsidRDefault="00000000">
            <w:pPr>
              <w:shd w:val="clear" w:color="auto" w:fill="FFFFFF"/>
              <w:tabs>
                <w:tab w:val="left" w:pos="0"/>
              </w:tabs>
              <w:jc w:val="both"/>
              <w:rPr>
                <w:lang w:val="en-US"/>
              </w:rPr>
            </w:pPr>
            <w:r>
              <w:rPr>
                <w:rFonts w:ascii="Times New Roman" w:hAnsi="Times New Roman" w:cs="Times New Roman"/>
                <w:sz w:val="24"/>
                <w:szCs w:val="24"/>
                <w:lang w:val="en-GB"/>
              </w:rPr>
              <w:t xml:space="preserve">4.6. The total provisional value of the Goods as per </w:t>
            </w:r>
            <w:proofErr w:type="gramStart"/>
            <w:r>
              <w:rPr>
                <w:rFonts w:ascii="Times New Roman" w:hAnsi="Times New Roman" w:cs="Times New Roman"/>
                <w:sz w:val="24"/>
                <w:szCs w:val="24"/>
                <w:lang w:val="en-GB"/>
              </w:rPr>
              <w:t>Contract  is</w:t>
            </w:r>
            <w:proofErr w:type="gramEnd"/>
            <w:r>
              <w:rPr>
                <w:rFonts w:ascii="Times New Roman" w:hAnsi="Times New Roman" w:cs="Times New Roman"/>
                <w:sz w:val="24"/>
                <w:szCs w:val="24"/>
                <w:lang w:val="en-GB"/>
              </w:rPr>
              <w:t xml:space="preserve"> </w:t>
            </w:r>
            <w:r>
              <w:rPr>
                <w:rFonts w:ascii="Times New Roman" w:hAnsi="Times New Roman" w:cs="Times New Roman"/>
                <w:b/>
                <w:sz w:val="24"/>
                <w:szCs w:val="24"/>
                <w:lang w:val="en-GB"/>
              </w:rPr>
              <w:t>*********</w:t>
            </w:r>
            <w:r>
              <w:rPr>
                <w:rFonts w:ascii="Times New Roman" w:hAnsi="Times New Roman" w:cs="Times New Roman"/>
                <w:sz w:val="24"/>
                <w:szCs w:val="24"/>
                <w:lang w:val="en-GB"/>
              </w:rPr>
              <w:t xml:space="preserve">  (********dollars and **** cents) U.S. dollars +/-</w:t>
            </w:r>
            <w:r>
              <w:rPr>
                <w:rFonts w:ascii="Times New Roman" w:hAnsi="Times New Roman" w:cs="Times New Roman"/>
                <w:sz w:val="24"/>
                <w:szCs w:val="24"/>
                <w:lang w:val="uk-UA"/>
              </w:rPr>
              <w:t>10</w:t>
            </w:r>
            <w:r>
              <w:rPr>
                <w:rFonts w:ascii="Times New Roman" w:hAnsi="Times New Roman" w:cs="Times New Roman"/>
                <w:sz w:val="24"/>
                <w:szCs w:val="24"/>
                <w:lang w:val="en-GB"/>
              </w:rPr>
              <w:t>%.</w:t>
            </w:r>
          </w:p>
          <w:p w14:paraId="353A84D1"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106199F" w14:textId="77777777" w:rsidR="009C4D21" w:rsidRPr="00231ABD" w:rsidRDefault="00000000">
            <w:pPr>
              <w:shd w:val="clear" w:color="auto" w:fill="FFFFFF"/>
              <w:tabs>
                <w:tab w:val="left" w:leader="underscore" w:pos="3787"/>
              </w:tabs>
              <w:jc w:val="both"/>
              <w:rPr>
                <w:rFonts w:ascii="Times New Roman" w:hAnsi="Times New Roman" w:cs="Times New Roman"/>
                <w:sz w:val="24"/>
                <w:szCs w:val="24"/>
                <w:lang w:val="en-US"/>
              </w:rPr>
            </w:pPr>
            <w:r>
              <w:rPr>
                <w:rFonts w:ascii="Times New Roman" w:hAnsi="Times New Roman" w:cs="Times New Roman"/>
                <w:sz w:val="24"/>
                <w:szCs w:val="24"/>
                <w:lang w:val="en-US"/>
              </w:rPr>
              <w:t>4.</w:t>
            </w:r>
            <w:proofErr w:type="gramStart"/>
            <w:r>
              <w:rPr>
                <w:rFonts w:ascii="Times New Roman" w:hAnsi="Times New Roman" w:cs="Times New Roman"/>
                <w:sz w:val="24"/>
                <w:szCs w:val="24"/>
                <w:lang w:val="en-US"/>
              </w:rPr>
              <w:t>7.</w:t>
            </w:r>
            <w:r>
              <w:rPr>
                <w:rFonts w:ascii="Times New Roman" w:hAnsi="Times New Roman" w:cs="Times New Roman"/>
                <w:sz w:val="24"/>
                <w:szCs w:val="24"/>
                <w:lang w:val="en-GB"/>
              </w:rPr>
              <w:t>The</w:t>
            </w:r>
            <w:proofErr w:type="gramEnd"/>
            <w:r>
              <w:rPr>
                <w:rFonts w:ascii="Times New Roman" w:hAnsi="Times New Roman" w:cs="Times New Roman"/>
                <w:sz w:val="24"/>
                <w:szCs w:val="24"/>
                <w:lang w:val="en-GB"/>
              </w:rPr>
              <w:t xml:space="preserve"> </w:t>
            </w:r>
            <w:r w:rsidRPr="00231ABD">
              <w:rPr>
                <w:rFonts w:ascii="Times New Roman" w:hAnsi="Times New Roman" w:cs="Times New Roman"/>
                <w:sz w:val="24"/>
                <w:szCs w:val="24"/>
                <w:lang w:val="en-US"/>
              </w:rPr>
              <w:t>contract currency is agreed as  US dollar.</w:t>
            </w:r>
          </w:p>
          <w:p w14:paraId="0211BE7C" w14:textId="77777777" w:rsidR="009C4D21" w:rsidRPr="00231ABD" w:rsidRDefault="00000000">
            <w:pPr>
              <w:shd w:val="clear" w:color="auto" w:fill="FFFFFF"/>
              <w:tabs>
                <w:tab w:val="left" w:pos="0"/>
              </w:tabs>
              <w:jc w:val="both"/>
              <w:rPr>
                <w:lang w:val="en-US"/>
              </w:rPr>
            </w:pPr>
            <w:r w:rsidRPr="00231ABD">
              <w:rPr>
                <w:rFonts w:ascii="Times New Roman" w:hAnsi="Times New Roman" w:cs="Times New Roman"/>
                <w:sz w:val="24"/>
                <w:szCs w:val="24"/>
                <w:lang w:val="en-US"/>
              </w:rPr>
              <w:t xml:space="preserve">4.8. Additional agreement, </w:t>
            </w:r>
            <w:proofErr w:type="gramStart"/>
            <w:r w:rsidRPr="00231ABD">
              <w:rPr>
                <w:rFonts w:ascii="Times New Roman" w:hAnsi="Times New Roman" w:cs="Times New Roman"/>
                <w:sz w:val="24"/>
                <w:szCs w:val="24"/>
                <w:lang w:val="en-US"/>
              </w:rPr>
              <w:t>fixing  weight</w:t>
            </w:r>
            <w:proofErr w:type="gramEnd"/>
            <w:r w:rsidRPr="00231ABD">
              <w:rPr>
                <w:rFonts w:ascii="Times New Roman" w:hAnsi="Times New Roman" w:cs="Times New Roman"/>
                <w:sz w:val="24"/>
                <w:szCs w:val="24"/>
                <w:lang w:val="en-US"/>
              </w:rPr>
              <w:t xml:space="preserve"> of  Goods, loaded on board vessel in the port of loading and final price of one metric ton of  Goods </w:t>
            </w:r>
            <w:r w:rsidRPr="00231ABD">
              <w:rPr>
                <w:rFonts w:ascii="Times New Roman" w:hAnsi="Times New Roman" w:cs="Times New Roman"/>
                <w:sz w:val="24"/>
                <w:szCs w:val="24"/>
                <w:lang w:val="en-US"/>
              </w:rPr>
              <w:lastRenderedPageBreak/>
              <w:t>shall be issued by the Seller and send  to the Buyer during 5 (five) working days from the end of the month  of Goods delivery. The Buyer undertakes to sign this additional agreement and send it back to the Seller during 3 (three) working days from the date of receipt the additional Agreement</w:t>
            </w:r>
            <w:r>
              <w:rPr>
                <w:rFonts w:ascii="Times New Roman" w:hAnsi="Times New Roman" w:cs="Times New Roman"/>
                <w:sz w:val="24"/>
                <w:szCs w:val="24"/>
                <w:lang w:val="en-US"/>
              </w:rPr>
              <w:t xml:space="preserve"> from the Seller.</w:t>
            </w:r>
          </w:p>
          <w:p w14:paraId="7DC546BA" w14:textId="77777777" w:rsidR="009C4D21" w:rsidRDefault="00000000">
            <w:pPr>
              <w:shd w:val="clear" w:color="auto" w:fill="FFFFFF"/>
              <w:tabs>
                <w:tab w:val="left" w:leader="underscore" w:pos="3787"/>
              </w:tabs>
              <w:jc w:val="both"/>
              <w:rPr>
                <w:rFonts w:ascii="Times New Roman" w:hAnsi="Times New Roman" w:cs="Times New Roman"/>
                <w:sz w:val="24"/>
                <w:szCs w:val="24"/>
                <w:lang w:val="en-US"/>
              </w:rPr>
            </w:pPr>
            <w:r w:rsidRPr="00231ABD">
              <w:rPr>
                <w:rFonts w:ascii="Times New Roman" w:hAnsi="Times New Roman" w:cs="Times New Roman"/>
                <w:sz w:val="24"/>
                <w:szCs w:val="24"/>
                <w:lang w:val="en-US"/>
              </w:rPr>
              <w:t>In the case of non-receipt by the Seller, the abovementioned  signed  by the</w:t>
            </w:r>
            <w:r w:rsidRPr="00231ABD">
              <w:rPr>
                <w:rFonts w:ascii="Times New Roman" w:hAnsi="Times New Roman" w:cs="Times New Roman"/>
                <w:sz w:val="24"/>
                <w:szCs w:val="24"/>
                <w:lang w:val="en-US"/>
              </w:rPr>
              <w:br/>
              <w:t>Buyer Additional  agreement or a reasoned refusal to sign it within the</w:t>
            </w:r>
            <w:r w:rsidRPr="00231ABD">
              <w:rPr>
                <w:rFonts w:ascii="Times New Roman" w:hAnsi="Times New Roman" w:cs="Times New Roman"/>
                <w:sz w:val="24"/>
                <w:szCs w:val="24"/>
                <w:lang w:val="en-US"/>
              </w:rPr>
              <w:br/>
              <w:t>period, specified in this item of the Contract, it is considered that the</w:t>
            </w:r>
            <w:r w:rsidRPr="00231ABD">
              <w:rPr>
                <w:rFonts w:ascii="Times New Roman" w:hAnsi="Times New Roman" w:cs="Times New Roman"/>
                <w:sz w:val="24"/>
                <w:szCs w:val="24"/>
                <w:lang w:val="en-US"/>
              </w:rPr>
              <w:br/>
              <w:t>Buyer agrees with the additional agreement, made by the Seller unilaterally.</w:t>
            </w:r>
            <w:r w:rsidRPr="00231ABD">
              <w:rPr>
                <w:rFonts w:ascii="Times New Roman" w:hAnsi="Times New Roman" w:cs="Times New Roman"/>
                <w:sz w:val="24"/>
                <w:szCs w:val="24"/>
                <w:lang w:val="en-US"/>
              </w:rPr>
              <w:br/>
            </w:r>
            <w:r>
              <w:rPr>
                <w:rFonts w:ascii="Times New Roman" w:hAnsi="Times New Roman" w:cs="Times New Roman"/>
                <w:sz w:val="24"/>
                <w:szCs w:val="24"/>
                <w:lang w:val="en-US"/>
              </w:rPr>
              <w:t>In this case, the Seller  makes the third  copy of the Additional agreement,</w:t>
            </w:r>
            <w:r>
              <w:rPr>
                <w:rFonts w:ascii="Times New Roman" w:hAnsi="Times New Roman" w:cs="Times New Roman"/>
                <w:sz w:val="24"/>
                <w:szCs w:val="24"/>
                <w:lang w:val="en-US"/>
              </w:rPr>
              <w:br/>
              <w:t>signs it  from its side and  puts the mark "agreed and approved "</w:t>
            </w:r>
            <w:r>
              <w:rPr>
                <w:rFonts w:ascii="Times New Roman" w:hAnsi="Times New Roman" w:cs="Times New Roman"/>
                <w:sz w:val="24"/>
                <w:szCs w:val="24"/>
                <w:lang w:val="en-US"/>
              </w:rPr>
              <w:br/>
              <w:t>__________________ (name of the Buyer ) as per item 4.8. of the Contract</w:t>
            </w:r>
            <w:r>
              <w:rPr>
                <w:rFonts w:ascii="Times New Roman" w:hAnsi="Times New Roman" w:cs="Times New Roman"/>
                <w:sz w:val="24"/>
                <w:szCs w:val="24"/>
                <w:lang w:val="en-US"/>
              </w:rPr>
              <w:br/>
              <w:t>number _______________________ from ___</w:t>
            </w:r>
            <w:proofErr w:type="gramStart"/>
            <w:r>
              <w:rPr>
                <w:rFonts w:ascii="Times New Roman" w:hAnsi="Times New Roman" w:cs="Times New Roman"/>
                <w:sz w:val="24"/>
                <w:szCs w:val="24"/>
                <w:lang w:val="en-US"/>
              </w:rPr>
              <w:t>_._</w:t>
            </w:r>
            <w:proofErr w:type="gramEnd"/>
            <w:r>
              <w:rPr>
                <w:rFonts w:ascii="Times New Roman" w:hAnsi="Times New Roman" w:cs="Times New Roman"/>
                <w:sz w:val="24"/>
                <w:szCs w:val="24"/>
                <w:lang w:val="en-US"/>
              </w:rPr>
              <w:t xml:space="preserve">___._______ </w:t>
            </w:r>
            <w:r>
              <w:rPr>
                <w:rFonts w:ascii="Times New Roman" w:hAnsi="Times New Roman" w:cs="Times New Roman"/>
                <w:sz w:val="24"/>
                <w:szCs w:val="24"/>
              </w:rPr>
              <w:t xml:space="preserve">. </w:t>
            </w:r>
            <w:r w:rsidRPr="00231ABD">
              <w:rPr>
                <w:rFonts w:ascii="Times New Roman" w:hAnsi="Times New Roman" w:cs="Times New Roman"/>
                <w:sz w:val="24"/>
                <w:szCs w:val="24"/>
                <w:lang w:val="en-US"/>
              </w:rPr>
              <w:t>Further affix the</w:t>
            </w:r>
            <w:r w:rsidRPr="00231ABD">
              <w:rPr>
                <w:rFonts w:ascii="Times New Roman" w:hAnsi="Times New Roman" w:cs="Times New Roman"/>
                <w:sz w:val="24"/>
                <w:szCs w:val="24"/>
                <w:lang w:val="en-US"/>
              </w:rPr>
              <w:br/>
              <w:t xml:space="preserve">Buyer`s signature and seal on </w:t>
            </w:r>
            <w:proofErr w:type="gramStart"/>
            <w:r w:rsidRPr="00231ABD">
              <w:rPr>
                <w:rFonts w:ascii="Times New Roman" w:hAnsi="Times New Roman" w:cs="Times New Roman"/>
                <w:sz w:val="24"/>
                <w:szCs w:val="24"/>
                <w:lang w:val="en-US"/>
              </w:rPr>
              <w:t>such  document</w:t>
            </w:r>
            <w:proofErr w:type="gramEnd"/>
            <w:r w:rsidRPr="00231ABD">
              <w:rPr>
                <w:rFonts w:ascii="Times New Roman" w:hAnsi="Times New Roman" w:cs="Times New Roman"/>
                <w:sz w:val="24"/>
                <w:szCs w:val="24"/>
                <w:lang w:val="en-US"/>
              </w:rPr>
              <w:t xml:space="preserve"> is  unnecessary, and the Buyer</w:t>
            </w:r>
            <w:r w:rsidRPr="00231ABD">
              <w:rPr>
                <w:rFonts w:ascii="Times New Roman" w:hAnsi="Times New Roman" w:cs="Times New Roman"/>
                <w:sz w:val="24"/>
                <w:szCs w:val="24"/>
                <w:lang w:val="en-US"/>
              </w:rPr>
              <w:br/>
              <w:t>should  effect  the final payment for the  delivered Goods according to the</w:t>
            </w:r>
            <w:r w:rsidRPr="00231ABD">
              <w:rPr>
                <w:rFonts w:ascii="Times New Roman" w:hAnsi="Times New Roman" w:cs="Times New Roman"/>
                <w:sz w:val="24"/>
                <w:szCs w:val="24"/>
                <w:lang w:val="en-US"/>
              </w:rPr>
              <w:br/>
              <w:t>Additional  agreement, issued by the Seller unilaterally.</w:t>
            </w:r>
          </w:p>
          <w:p w14:paraId="143749CF" w14:textId="77777777" w:rsidR="009C4D21" w:rsidRDefault="009C4D21">
            <w:pPr>
              <w:shd w:val="clear" w:color="auto" w:fill="FFFFFF"/>
              <w:tabs>
                <w:tab w:val="left" w:leader="underscore" w:pos="3787"/>
              </w:tabs>
              <w:jc w:val="both"/>
              <w:rPr>
                <w:rFonts w:ascii="Times New Roman" w:hAnsi="Times New Roman" w:cs="Times New Roman"/>
                <w:sz w:val="24"/>
                <w:szCs w:val="24"/>
                <w:lang w:val="en-US"/>
              </w:rPr>
            </w:pPr>
          </w:p>
          <w:p w14:paraId="28173489"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D47374D" w14:textId="77777777" w:rsidR="009C4D21" w:rsidRDefault="00000000">
            <w:pPr>
              <w:shd w:val="clear" w:color="auto" w:fill="FFFFFF"/>
              <w:jc w:val="center"/>
              <w:rPr>
                <w:rFonts w:ascii="Times New Roman" w:hAnsi="Times New Roman" w:cs="Times New Roman"/>
                <w:b/>
                <w:bCs/>
                <w:caps/>
                <w:sz w:val="24"/>
                <w:szCs w:val="24"/>
              </w:rPr>
            </w:pPr>
            <w:r>
              <w:rPr>
                <w:rFonts w:ascii="Times New Roman" w:hAnsi="Times New Roman" w:cs="Times New Roman"/>
                <w:b/>
                <w:bCs/>
                <w:caps/>
                <w:sz w:val="24"/>
                <w:szCs w:val="24"/>
              </w:rPr>
              <w:lastRenderedPageBreak/>
              <w:t>4. Цена Товара</w:t>
            </w:r>
          </w:p>
          <w:p w14:paraId="50213C0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4.1. Стороны пришли к соглашению, что для осуществления расчетов за Товар Сторонами будет устанавливаться предварительная цена одной метрической тонны Товара и окончательная цена одной метрической тонны Товара.</w:t>
            </w:r>
          </w:p>
          <w:p w14:paraId="26095F3E" w14:textId="77777777" w:rsidR="009C4D21" w:rsidRDefault="00000000">
            <w:pPr>
              <w:jc w:val="both"/>
              <w:rPr>
                <w:rFonts w:ascii="Times New Roman" w:hAnsi="Times New Roman" w:cs="Times New Roman"/>
                <w:caps/>
                <w:sz w:val="24"/>
                <w:szCs w:val="24"/>
              </w:rPr>
            </w:pPr>
            <w:r>
              <w:rPr>
                <w:rFonts w:ascii="Times New Roman" w:hAnsi="Times New Roman" w:cs="Times New Roman"/>
                <w:sz w:val="24"/>
                <w:szCs w:val="24"/>
              </w:rPr>
              <w:t>Цена должна быть округлена до второго знака после запятой согласно следующему арифметическому правилу:</w:t>
            </w:r>
          </w:p>
          <w:p w14:paraId="5097A0EB" w14:textId="77777777" w:rsidR="009C4D21" w:rsidRDefault="00000000">
            <w:pPr>
              <w:jc w:val="both"/>
              <w:rPr>
                <w:rFonts w:ascii="Times New Roman" w:hAnsi="Times New Roman" w:cs="Times New Roman"/>
                <w:caps/>
                <w:sz w:val="24"/>
                <w:szCs w:val="24"/>
              </w:rPr>
            </w:pPr>
            <w:r>
              <w:rPr>
                <w:rFonts w:ascii="Times New Roman" w:hAnsi="Times New Roman" w:cs="Times New Roman"/>
                <w:sz w:val="24"/>
                <w:szCs w:val="24"/>
              </w:rPr>
              <w:t xml:space="preserve">- если третий знак равен или больше </w:t>
            </w:r>
            <w:proofErr w:type="gramStart"/>
            <w:r>
              <w:rPr>
                <w:rFonts w:ascii="Times New Roman" w:hAnsi="Times New Roman" w:cs="Times New Roman"/>
                <w:sz w:val="24"/>
                <w:szCs w:val="24"/>
              </w:rPr>
              <w:t>пяти(</w:t>
            </w:r>
            <w:proofErr w:type="gramEnd"/>
            <w:r>
              <w:rPr>
                <w:rFonts w:ascii="Times New Roman" w:hAnsi="Times New Roman" w:cs="Times New Roman"/>
                <w:sz w:val="24"/>
                <w:szCs w:val="24"/>
              </w:rPr>
              <w:t xml:space="preserve">5), тогда второй знак должен быть увеличен на единицу. </w:t>
            </w:r>
          </w:p>
          <w:p w14:paraId="64053794" w14:textId="77777777" w:rsidR="009C4D21" w:rsidRPr="00231ABD"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  если третий знак равен или меньше </w:t>
            </w:r>
            <w:proofErr w:type="gramStart"/>
            <w:r>
              <w:rPr>
                <w:rFonts w:ascii="Times New Roman" w:hAnsi="Times New Roman" w:cs="Times New Roman"/>
                <w:sz w:val="24"/>
                <w:szCs w:val="24"/>
              </w:rPr>
              <w:t>четырех(</w:t>
            </w:r>
            <w:proofErr w:type="gramEnd"/>
            <w:r>
              <w:rPr>
                <w:rFonts w:ascii="Times New Roman" w:hAnsi="Times New Roman" w:cs="Times New Roman"/>
                <w:sz w:val="24"/>
                <w:szCs w:val="24"/>
              </w:rPr>
              <w:t>4), тогда второй знак остается без изменений.</w:t>
            </w:r>
          </w:p>
          <w:p w14:paraId="37320B4C" w14:textId="77777777" w:rsidR="009C4D21" w:rsidRPr="00231ABD" w:rsidRDefault="009C4D21">
            <w:pPr>
              <w:tabs>
                <w:tab w:val="left" w:pos="0"/>
              </w:tabs>
              <w:jc w:val="both"/>
              <w:rPr>
                <w:rFonts w:ascii="Times New Roman" w:hAnsi="Times New Roman" w:cs="Times New Roman"/>
                <w:sz w:val="24"/>
                <w:szCs w:val="24"/>
              </w:rPr>
            </w:pPr>
          </w:p>
          <w:p w14:paraId="15E836F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4.2. Предварительная цена одной метрической тонны Товара устанавливается Сторонами для осуществления Покупателем оплаты за соответствующую партию Товара согласно п. 5.1.1., п.5.2. Контракта, о чем составляется соответствующее дополнительное соглашение.</w:t>
            </w:r>
          </w:p>
          <w:p w14:paraId="089202E5" w14:textId="77777777" w:rsidR="009C4D21" w:rsidRDefault="00000000">
            <w:pPr>
              <w:shd w:val="clear" w:color="auto" w:fill="FFFFFF"/>
              <w:tabs>
                <w:tab w:val="left" w:pos="0"/>
              </w:tabs>
              <w:jc w:val="both"/>
            </w:pPr>
            <w:r>
              <w:rPr>
                <w:rFonts w:ascii="Times New Roman" w:hAnsi="Times New Roman" w:cs="Times New Roman"/>
                <w:sz w:val="24"/>
                <w:szCs w:val="24"/>
              </w:rPr>
              <w:t xml:space="preserve">4.3. Предварительная цена одной метрической тонны Товара, поставляемого в соответствии с настоящим Контрактом, устанавливается в долларах США по следующей формуле: среднее значение  котировок месяца, предшествующего месяцу погрузки партии Товара на судно в порту, </w:t>
            </w:r>
            <w:r>
              <w:rPr>
                <w:rFonts w:ascii="Times New Roman" w:hAnsi="Times New Roman" w:cs="Times New Roman"/>
                <w:sz w:val="24"/>
                <w:szCs w:val="24"/>
              </w:rPr>
              <w:t xml:space="preserve">известных на момент заключения дополнительного соглашения  на поставку согласованной Сторонами партии Товара, опубликованных в </w:t>
            </w:r>
            <w:r>
              <w:rPr>
                <w:rFonts w:ascii="Times New Roman" w:hAnsi="Times New Roman" w:cs="Times New Roman"/>
                <w:sz w:val="24"/>
                <w:szCs w:val="24"/>
                <w:lang w:val="en-US"/>
              </w:rPr>
              <w:t>Platts</w:t>
            </w:r>
            <w:r>
              <w:rPr>
                <w:rFonts w:ascii="Times New Roman" w:hAnsi="Times New Roman" w:cs="Times New Roman"/>
                <w:sz w:val="24"/>
                <w:szCs w:val="24"/>
              </w:rPr>
              <w:t xml:space="preserve"> </w:t>
            </w:r>
            <w:r>
              <w:rPr>
                <w:rFonts w:ascii="Times New Roman" w:hAnsi="Times New Roman" w:cs="Times New Roman"/>
                <w:sz w:val="24"/>
                <w:szCs w:val="24"/>
                <w:lang w:val="en-US"/>
              </w:rPr>
              <w:t>Europe</w:t>
            </w:r>
            <w:r>
              <w:rPr>
                <w:rFonts w:ascii="Times New Roman" w:hAnsi="Times New Roman" w:cs="Times New Roman"/>
                <w:sz w:val="24"/>
                <w:szCs w:val="24"/>
              </w:rPr>
              <w:t xml:space="preserve"> &amp; </w:t>
            </w:r>
            <w:r>
              <w:rPr>
                <w:rFonts w:ascii="Times New Roman" w:hAnsi="Times New Roman" w:cs="Times New Roman"/>
                <w:sz w:val="24"/>
                <w:szCs w:val="24"/>
                <w:lang w:val="en-US"/>
              </w:rPr>
              <w:t>Americas</w:t>
            </w:r>
            <w:r>
              <w:rPr>
                <w:rFonts w:ascii="Times New Roman" w:hAnsi="Times New Roman" w:cs="Times New Roman"/>
                <w:sz w:val="24"/>
                <w:szCs w:val="24"/>
              </w:rPr>
              <w:t xml:space="preserve"> </w:t>
            </w:r>
            <w:r>
              <w:rPr>
                <w:rFonts w:ascii="Times New Roman" w:hAnsi="Times New Roman" w:cs="Times New Roman"/>
                <w:sz w:val="24"/>
                <w:szCs w:val="24"/>
                <w:lang w:val="en-US"/>
              </w:rPr>
              <w:t>Petrochemical</w:t>
            </w:r>
            <w:r>
              <w:rPr>
                <w:rFonts w:ascii="Times New Roman" w:hAnsi="Times New Roman" w:cs="Times New Roman"/>
                <w:sz w:val="24"/>
                <w:szCs w:val="24"/>
              </w:rPr>
              <w:t xml:space="preserve"> </w:t>
            </w:r>
            <w:r>
              <w:rPr>
                <w:rFonts w:ascii="Times New Roman" w:hAnsi="Times New Roman" w:cs="Times New Roman"/>
                <w:sz w:val="24"/>
                <w:szCs w:val="24"/>
                <w:lang w:val="en-US"/>
              </w:rPr>
              <w:t>Scan</w:t>
            </w:r>
            <w:r>
              <w:rPr>
                <w:rFonts w:ascii="Times New Roman" w:hAnsi="Times New Roman" w:cs="Times New Roman"/>
                <w:sz w:val="24"/>
                <w:szCs w:val="24"/>
              </w:rPr>
              <w:t xml:space="preserve"> под заголовками “</w:t>
            </w:r>
            <w:r>
              <w:rPr>
                <w:rFonts w:ascii="Times New Roman" w:hAnsi="Times New Roman" w:cs="Times New Roman"/>
                <w:sz w:val="24"/>
                <w:szCs w:val="24"/>
                <w:lang w:val="en-US"/>
              </w:rPr>
              <w:t>European</w:t>
            </w:r>
            <w:r>
              <w:rPr>
                <w:rFonts w:ascii="Times New Roman" w:hAnsi="Times New Roman" w:cs="Times New Roman"/>
                <w:sz w:val="24"/>
                <w:szCs w:val="24"/>
              </w:rPr>
              <w:t xml:space="preserve"> </w:t>
            </w:r>
            <w:r>
              <w:rPr>
                <w:rFonts w:ascii="Times New Roman" w:hAnsi="Times New Roman" w:cs="Times New Roman"/>
                <w:sz w:val="24"/>
                <w:szCs w:val="24"/>
                <w:lang w:val="en-US"/>
              </w:rPr>
              <w:t>Assessments</w:t>
            </w:r>
            <w:r>
              <w:rPr>
                <w:rFonts w:ascii="Times New Roman" w:hAnsi="Times New Roman" w:cs="Times New Roman"/>
                <w:sz w:val="24"/>
                <w:szCs w:val="24"/>
              </w:rPr>
              <w:t>” “</w:t>
            </w:r>
            <w:r>
              <w:rPr>
                <w:rFonts w:ascii="Times New Roman" w:hAnsi="Times New Roman" w:cs="Times New Roman"/>
                <w:sz w:val="24"/>
                <w:szCs w:val="24"/>
                <w:lang w:val="en-US"/>
              </w:rPr>
              <w:t>CIF</w:t>
            </w:r>
            <w:r>
              <w:rPr>
                <w:rFonts w:ascii="Times New Roman" w:hAnsi="Times New Roman" w:cs="Times New Roman"/>
                <w:sz w:val="24"/>
                <w:szCs w:val="24"/>
              </w:rPr>
              <w:t xml:space="preserve"> </w:t>
            </w:r>
            <w:r>
              <w:rPr>
                <w:rFonts w:ascii="Times New Roman" w:hAnsi="Times New Roman" w:cs="Times New Roman"/>
                <w:sz w:val="24"/>
                <w:szCs w:val="24"/>
                <w:lang w:val="en-US"/>
              </w:rPr>
              <w:t>ARA</w:t>
            </w:r>
            <w:r>
              <w:rPr>
                <w:rFonts w:ascii="Times New Roman" w:hAnsi="Times New Roman" w:cs="Times New Roman"/>
                <w:sz w:val="24"/>
                <w:szCs w:val="24"/>
              </w:rPr>
              <w:t>” “</w:t>
            </w:r>
            <w:r>
              <w:rPr>
                <w:rFonts w:ascii="Times New Roman" w:hAnsi="Times New Roman" w:cs="Times New Roman"/>
                <w:sz w:val="24"/>
                <w:szCs w:val="24"/>
                <w:lang w:val="en-US"/>
              </w:rPr>
              <w:t>Weekly</w:t>
            </w:r>
            <w:r>
              <w:rPr>
                <w:rFonts w:ascii="Times New Roman" w:hAnsi="Times New Roman" w:cs="Times New Roman"/>
                <w:sz w:val="24"/>
                <w:szCs w:val="24"/>
              </w:rPr>
              <w:t xml:space="preserve"> </w:t>
            </w:r>
            <w:r>
              <w:rPr>
                <w:rFonts w:ascii="Times New Roman" w:hAnsi="Times New Roman" w:cs="Times New Roman"/>
                <w:sz w:val="24"/>
                <w:szCs w:val="24"/>
                <w:lang w:val="en-US"/>
              </w:rPr>
              <w:t>average</w:t>
            </w:r>
            <w:r>
              <w:rPr>
                <w:rFonts w:ascii="Times New Roman" w:hAnsi="Times New Roman" w:cs="Times New Roman"/>
                <w:sz w:val="24"/>
                <w:szCs w:val="24"/>
              </w:rPr>
              <w:t>” а</w:t>
            </w:r>
            <w:r>
              <w:rPr>
                <w:rFonts w:ascii="Times New Roman" w:hAnsi="Times New Roman" w:cs="Times New Roman"/>
                <w:sz w:val="24"/>
                <w:szCs w:val="24"/>
              </w:rPr>
              <w:br/>
              <w:t>также __________________________________ (в зависимости от результата</w:t>
            </w:r>
            <w:r>
              <w:rPr>
                <w:rFonts w:ascii="Times New Roman" w:hAnsi="Times New Roman" w:cs="Times New Roman"/>
                <w:sz w:val="24"/>
                <w:szCs w:val="24"/>
              </w:rPr>
              <w:br/>
              <w:t>Аукциона или плюс премия в размере ____ (____) долларов США от среднего</w:t>
            </w:r>
            <w:r>
              <w:rPr>
                <w:rFonts w:ascii="Times New Roman" w:hAnsi="Times New Roman" w:cs="Times New Roman"/>
                <w:sz w:val="24"/>
                <w:szCs w:val="24"/>
              </w:rPr>
              <w:br/>
              <w:t>значения котировок или  минус дисконт в размере ____(_____) долларов США от</w:t>
            </w:r>
            <w:r>
              <w:rPr>
                <w:rFonts w:ascii="Times New Roman" w:hAnsi="Times New Roman" w:cs="Times New Roman"/>
                <w:sz w:val="24"/>
                <w:szCs w:val="24"/>
              </w:rPr>
              <w:br/>
              <w:t>среднего значения котировок).</w:t>
            </w:r>
          </w:p>
          <w:p w14:paraId="6485B825" w14:textId="77777777" w:rsidR="009C4D21" w:rsidRDefault="009C4D21">
            <w:pPr>
              <w:shd w:val="clear" w:color="auto" w:fill="FFFFFF"/>
              <w:tabs>
                <w:tab w:val="left" w:pos="0"/>
              </w:tabs>
              <w:jc w:val="both"/>
              <w:rPr>
                <w:rFonts w:ascii="Times New Roman" w:hAnsi="Times New Roman" w:cs="Times New Roman"/>
                <w:sz w:val="24"/>
                <w:szCs w:val="24"/>
              </w:rPr>
            </w:pPr>
          </w:p>
          <w:p w14:paraId="78F6630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При расчете цены среднее значение каждого котировочного дня и среднее из средних значений всех котировочных дней округляется до 1/100 доллара США.</w:t>
            </w:r>
          </w:p>
          <w:p w14:paraId="1F4283A6" w14:textId="77777777" w:rsidR="009C4D21" w:rsidRDefault="00000000">
            <w:pPr>
              <w:shd w:val="clear" w:color="auto" w:fill="FFFFFF"/>
              <w:tabs>
                <w:tab w:val="left" w:pos="0"/>
              </w:tabs>
              <w:jc w:val="both"/>
            </w:pPr>
            <w:r>
              <w:rPr>
                <w:rFonts w:ascii="Times New Roman" w:hAnsi="Times New Roman" w:cs="Times New Roman"/>
                <w:sz w:val="24"/>
                <w:szCs w:val="24"/>
              </w:rPr>
              <w:t xml:space="preserve">4.4. Окончательная цена одной метрической тонны Товара, поставляемого в соответствии с настоящим Контрактом, устанавливается в долларах США по следующей формуле: среднее значение  котировок месяца, в котором будет осуществляться погрузка партии Товара на судно в порту, опубликованных в  </w:t>
            </w:r>
            <w:proofErr w:type="spellStart"/>
            <w:r>
              <w:rPr>
                <w:rFonts w:ascii="Times New Roman" w:hAnsi="Times New Roman" w:cs="Times New Roman"/>
                <w:sz w:val="24"/>
                <w:szCs w:val="24"/>
              </w:rPr>
              <w:t>Platts</w:t>
            </w:r>
            <w:proofErr w:type="spellEnd"/>
            <w:r>
              <w:rPr>
                <w:rFonts w:ascii="Times New Roman" w:hAnsi="Times New Roman" w:cs="Times New Roman"/>
                <w:sz w:val="24"/>
                <w:szCs w:val="24"/>
              </w:rPr>
              <w:t xml:space="preserve"> Europe &amp; </w:t>
            </w:r>
            <w:proofErr w:type="spellStart"/>
            <w:r>
              <w:rPr>
                <w:rFonts w:ascii="Times New Roman" w:hAnsi="Times New Roman" w:cs="Times New Roman"/>
                <w:sz w:val="24"/>
                <w:szCs w:val="24"/>
              </w:rPr>
              <w:t>Americas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Petrochemical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Scan</w:t>
            </w:r>
            <w:proofErr w:type="spellEnd"/>
            <w:r>
              <w:rPr>
                <w:rFonts w:ascii="Times New Roman" w:hAnsi="Times New Roman" w:cs="Times New Roman"/>
                <w:sz w:val="24"/>
                <w:szCs w:val="24"/>
              </w:rPr>
              <w:t xml:space="preserve"> под заголовками “European </w:t>
            </w:r>
            <w:proofErr w:type="spellStart"/>
            <w:r>
              <w:rPr>
                <w:rFonts w:ascii="Times New Roman" w:hAnsi="Times New Roman" w:cs="Times New Roman"/>
                <w:sz w:val="24"/>
                <w:szCs w:val="24"/>
              </w:rPr>
              <w:t>Assessments</w:t>
            </w:r>
            <w:proofErr w:type="spellEnd"/>
            <w:r>
              <w:rPr>
                <w:rFonts w:ascii="Times New Roman" w:hAnsi="Times New Roman" w:cs="Times New Roman"/>
                <w:sz w:val="24"/>
                <w:szCs w:val="24"/>
              </w:rPr>
              <w:t xml:space="preserve">” “CIF ARA” “Weekly </w:t>
            </w:r>
            <w:proofErr w:type="spellStart"/>
            <w:r>
              <w:rPr>
                <w:rFonts w:ascii="Times New Roman" w:hAnsi="Times New Roman" w:cs="Times New Roman"/>
                <w:sz w:val="24"/>
                <w:szCs w:val="24"/>
              </w:rPr>
              <w:t>average</w:t>
            </w:r>
            <w:proofErr w:type="spellEnd"/>
            <w:r>
              <w:rPr>
                <w:rFonts w:ascii="Times New Roman" w:hAnsi="Times New Roman" w:cs="Times New Roman"/>
                <w:sz w:val="24"/>
                <w:szCs w:val="24"/>
              </w:rPr>
              <w:t>”, а</w:t>
            </w:r>
            <w:r>
              <w:rPr>
                <w:rFonts w:ascii="Times New Roman" w:hAnsi="Times New Roman" w:cs="Times New Roman"/>
                <w:sz w:val="24"/>
                <w:szCs w:val="24"/>
              </w:rPr>
              <w:br/>
              <w:t>также __________________________________ (в зависимости от результата</w:t>
            </w:r>
            <w:r>
              <w:rPr>
                <w:rFonts w:ascii="Times New Roman" w:hAnsi="Times New Roman" w:cs="Times New Roman"/>
                <w:sz w:val="24"/>
                <w:szCs w:val="24"/>
              </w:rPr>
              <w:br/>
              <w:t>Аукциона или плюс премия в размере ____ (____) долларов США от среднего</w:t>
            </w:r>
            <w:r>
              <w:rPr>
                <w:rFonts w:ascii="Times New Roman" w:hAnsi="Times New Roman" w:cs="Times New Roman"/>
                <w:sz w:val="24"/>
                <w:szCs w:val="24"/>
              </w:rPr>
              <w:br/>
              <w:t>значения котировок или  минус дисконт в размере ____(_____) долларов США от</w:t>
            </w:r>
            <w:r>
              <w:rPr>
                <w:rFonts w:ascii="Times New Roman" w:hAnsi="Times New Roman" w:cs="Times New Roman"/>
                <w:sz w:val="24"/>
                <w:szCs w:val="24"/>
              </w:rPr>
              <w:br/>
              <w:t>среднего значения котировок).</w:t>
            </w:r>
          </w:p>
          <w:p w14:paraId="55C14B73" w14:textId="77777777" w:rsidR="009C4D21" w:rsidRDefault="009C4D21">
            <w:pPr>
              <w:shd w:val="clear" w:color="auto" w:fill="FFFFFF"/>
              <w:tabs>
                <w:tab w:val="left" w:pos="0"/>
              </w:tabs>
              <w:jc w:val="both"/>
              <w:rPr>
                <w:rFonts w:ascii="Times New Roman" w:hAnsi="Times New Roman" w:cs="Times New Roman"/>
                <w:sz w:val="24"/>
                <w:szCs w:val="24"/>
              </w:rPr>
            </w:pPr>
          </w:p>
          <w:p w14:paraId="737853F0"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При расчете цены среднее значение каждого котировочного дня и среднее из средних значений всех котировочных дней округляется до 1/100 доллара США.</w:t>
            </w:r>
          </w:p>
          <w:p w14:paraId="6A39243B" w14:textId="77777777" w:rsidR="009C4D21" w:rsidRDefault="00000000">
            <w:pPr>
              <w:shd w:val="clear" w:color="auto" w:fill="FFFFFF"/>
              <w:tabs>
                <w:tab w:val="left" w:pos="0"/>
              </w:tabs>
              <w:jc w:val="both"/>
            </w:pPr>
            <w:r>
              <w:rPr>
                <w:rFonts w:ascii="Times New Roman" w:hAnsi="Times New Roman" w:cs="Times New Roman"/>
                <w:sz w:val="24"/>
                <w:szCs w:val="24"/>
              </w:rPr>
              <w:t>4.5. В случае, если «</w:t>
            </w:r>
            <w:proofErr w:type="spellStart"/>
            <w:r>
              <w:rPr>
                <w:rFonts w:ascii="Times New Roman" w:hAnsi="Times New Roman" w:cs="Times New Roman"/>
                <w:b/>
                <w:color w:val="000000"/>
                <w:sz w:val="24"/>
                <w:szCs w:val="24"/>
              </w:rPr>
              <w:t>Platts</w:t>
            </w:r>
            <w:proofErr w:type="spellEnd"/>
            <w:r>
              <w:rPr>
                <w:rFonts w:ascii="Times New Roman" w:hAnsi="Times New Roman" w:cs="Times New Roman"/>
                <w:b/>
                <w:color w:val="000000"/>
                <w:sz w:val="24"/>
                <w:szCs w:val="24"/>
              </w:rPr>
              <w:t xml:space="preserve"> Europe &amp; </w:t>
            </w:r>
            <w:proofErr w:type="spellStart"/>
            <w:r>
              <w:rPr>
                <w:rFonts w:ascii="Times New Roman" w:hAnsi="Times New Roman" w:cs="Times New Roman"/>
                <w:b/>
                <w:color w:val="000000"/>
                <w:sz w:val="24"/>
                <w:szCs w:val="24"/>
              </w:rPr>
              <w:t>Americas</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Petrochemical</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Scan</w:t>
            </w:r>
            <w:proofErr w:type="spellEnd"/>
            <w:r>
              <w:rPr>
                <w:rFonts w:ascii="Times New Roman" w:hAnsi="Times New Roman" w:cs="Times New Roman"/>
                <w:sz w:val="24"/>
                <w:szCs w:val="24"/>
              </w:rPr>
              <w:t>» опубликует поправки к ранее опубликованным котировкам, то окончательная цена Товара определяется с учетом корректировок.</w:t>
            </w:r>
          </w:p>
          <w:p w14:paraId="2D2FE9FD"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6.Ориентировочная</w:t>
            </w:r>
            <w:proofErr w:type="gramEnd"/>
            <w:r>
              <w:rPr>
                <w:rFonts w:ascii="Times New Roman" w:hAnsi="Times New Roman" w:cs="Times New Roman"/>
                <w:sz w:val="24"/>
                <w:szCs w:val="24"/>
              </w:rPr>
              <w:t xml:space="preserve"> стоимость Контракта на дату его заключения, составляет                                           </w:t>
            </w:r>
            <w:r>
              <w:rPr>
                <w:rFonts w:ascii="Times New Roman" w:hAnsi="Times New Roman" w:cs="Times New Roman"/>
                <w:b/>
                <w:sz w:val="24"/>
                <w:szCs w:val="24"/>
              </w:rPr>
              <w:t>----------</w:t>
            </w:r>
            <w:r>
              <w:rPr>
                <w:rFonts w:ascii="Times New Roman" w:hAnsi="Times New Roman" w:cs="Times New Roman"/>
                <w:sz w:val="24"/>
                <w:szCs w:val="24"/>
              </w:rPr>
              <w:t xml:space="preserve"> (**********доллара ****** центов) долларов США +/-</w:t>
            </w:r>
            <w:r>
              <w:rPr>
                <w:rFonts w:ascii="Times New Roman" w:hAnsi="Times New Roman" w:cs="Times New Roman"/>
                <w:sz w:val="24"/>
                <w:szCs w:val="24"/>
                <w:lang w:val="uk-UA"/>
              </w:rPr>
              <w:t>10</w:t>
            </w:r>
            <w:r>
              <w:rPr>
                <w:rFonts w:ascii="Times New Roman" w:hAnsi="Times New Roman" w:cs="Times New Roman"/>
                <w:sz w:val="24"/>
                <w:szCs w:val="24"/>
              </w:rPr>
              <w:t>%.</w:t>
            </w:r>
          </w:p>
          <w:p w14:paraId="223060BC" w14:textId="77777777" w:rsidR="009C4D21" w:rsidRDefault="00000000">
            <w:pPr>
              <w:shd w:val="clear" w:color="auto" w:fill="FFFFFF"/>
              <w:tabs>
                <w:tab w:val="left" w:pos="0"/>
              </w:tabs>
              <w:jc w:val="both"/>
            </w:pPr>
            <w:r>
              <w:rPr>
                <w:rFonts w:ascii="Times New Roman" w:hAnsi="Times New Roman" w:cs="Times New Roman"/>
                <w:sz w:val="24"/>
                <w:szCs w:val="24"/>
              </w:rPr>
              <w:t>4.7. Валюта Контракта – Доллар США.</w:t>
            </w:r>
          </w:p>
          <w:p w14:paraId="34FBCD43"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4.8. Дополнительное соглашение, фиксирующее   вес Товара, отгруженного на борт судна в порту погрузки, и окончательную цену одной </w:t>
            </w:r>
            <w:r>
              <w:rPr>
                <w:rFonts w:ascii="Times New Roman" w:hAnsi="Times New Roman" w:cs="Times New Roman"/>
                <w:sz w:val="24"/>
                <w:szCs w:val="24"/>
              </w:rPr>
              <w:lastRenderedPageBreak/>
              <w:t>метрической тонны Товара, составляется Продавцом и передается Покупателю в течение 5 (пяти) рабочих дней от даты окончания месяца, в котором осуществлялась поставка Товара. Покупатель обязуется подписать и вернуть Продавцу данное Дополнительное соглашение в срок не позднее 3 (трех) рабочих дней от даты получения Дополнительного соглашения от Продавца.</w:t>
            </w:r>
          </w:p>
          <w:p w14:paraId="3AFE4953" w14:textId="77777777" w:rsidR="009C4D21" w:rsidRDefault="00000000">
            <w:pPr>
              <w:shd w:val="clear" w:color="auto" w:fill="FFFFFF"/>
              <w:tabs>
                <w:tab w:val="left" w:pos="0"/>
              </w:tabs>
              <w:jc w:val="both"/>
            </w:pPr>
            <w:r>
              <w:rPr>
                <w:rFonts w:ascii="Times New Roman" w:hAnsi="Times New Roman" w:cs="Times New Roman"/>
                <w:sz w:val="24"/>
                <w:szCs w:val="24"/>
              </w:rPr>
              <w:t xml:space="preserve">В случае неполучения Продавцом подписанного со стороны Покупателя вышеуказанного дополнительного соглашения или мотивированного отказа от его подписания в срок, указанный в данном пункте Контракта, считается, что Покупатель согласен с дополнительным соглашением, оформленным Продавцом в одностороннем порядке. В данном случае, Продавец составляет третий экземпляр дополнительного соглашения, подписывает его со своей стороны и проставляет надпись </w:t>
            </w:r>
            <w:r>
              <w:rPr>
                <w:rFonts w:ascii="Times New Roman" w:hAnsi="Times New Roman" w:cs="Times New Roman"/>
                <w:i/>
                <w:sz w:val="24"/>
                <w:szCs w:val="24"/>
              </w:rPr>
              <w:t xml:space="preserve">«согласовано и утверждено __________________ (наименование Покупателя) в порядке п. 4.8. Контракта № _______________________ от ____.____._______ г». </w:t>
            </w:r>
            <w:r>
              <w:rPr>
                <w:rFonts w:ascii="Times New Roman" w:hAnsi="Times New Roman" w:cs="Times New Roman"/>
                <w:sz w:val="24"/>
                <w:szCs w:val="24"/>
              </w:rPr>
              <w:t>Дальнейшего проставления подписи и печати Покупателя на таком документе не нужно, и Покупатель обязан осуществить окончательный расчет за поставленный Товар с учетом дополнительного соглашения, подписанного Продавцом в одностороннем порядке.</w:t>
            </w:r>
          </w:p>
          <w:p w14:paraId="484FC1A7" w14:textId="77777777" w:rsidR="009C4D21" w:rsidRDefault="009C4D21">
            <w:pPr>
              <w:shd w:val="clear" w:color="auto" w:fill="FFFFFF"/>
              <w:tabs>
                <w:tab w:val="left" w:pos="0"/>
              </w:tabs>
              <w:jc w:val="both"/>
              <w:rPr>
                <w:rFonts w:ascii="Times New Roman" w:hAnsi="Times New Roman" w:cs="Times New Roman"/>
                <w:b/>
                <w:bCs/>
                <w:color w:val="000000"/>
                <w:sz w:val="24"/>
                <w:szCs w:val="24"/>
              </w:rPr>
            </w:pPr>
          </w:p>
        </w:tc>
      </w:tr>
      <w:tr w:rsidR="009C4D21" w14:paraId="03203918" w14:textId="77777777">
        <w:tc>
          <w:tcPr>
            <w:tcW w:w="5201" w:type="dxa"/>
            <w:tcBorders>
              <w:top w:val="single" w:sz="4" w:space="0" w:color="000000"/>
              <w:left w:val="single" w:sz="4" w:space="0" w:color="000000"/>
              <w:bottom w:val="single" w:sz="4" w:space="0" w:color="000000"/>
              <w:right w:val="single" w:sz="4" w:space="0" w:color="000000"/>
            </w:tcBorders>
          </w:tcPr>
          <w:p w14:paraId="40DBF7C4"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Cs/>
                <w:color w:val="000000"/>
                <w:sz w:val="24"/>
                <w:szCs w:val="24"/>
              </w:rPr>
              <w:lastRenderedPageBreak/>
              <w:t xml:space="preserve"> </w:t>
            </w:r>
            <w:r>
              <w:rPr>
                <w:rFonts w:ascii="Times New Roman" w:hAnsi="Times New Roman" w:cs="Times New Roman"/>
                <w:b/>
                <w:bCs/>
                <w:color w:val="000000"/>
                <w:sz w:val="24"/>
                <w:szCs w:val="24"/>
                <w:u w:val="single"/>
                <w:lang w:val="en-US"/>
              </w:rPr>
              <w:t xml:space="preserve">5. </w:t>
            </w:r>
            <w:r>
              <w:rPr>
                <w:rFonts w:ascii="Times New Roman" w:hAnsi="Times New Roman" w:cs="Times New Roman"/>
                <w:b/>
                <w:bCs/>
                <w:color w:val="000000"/>
                <w:sz w:val="24"/>
                <w:szCs w:val="24"/>
                <w:u w:val="single"/>
                <w:lang w:val="en-GB"/>
              </w:rPr>
              <w:t>PAYMENT CONDITIONS</w:t>
            </w:r>
          </w:p>
          <w:p w14:paraId="51BCF278" w14:textId="77777777" w:rsidR="009C4D21" w:rsidRPr="00231ABD" w:rsidRDefault="00000000">
            <w:pPr>
              <w:jc w:val="both"/>
              <w:rPr>
                <w:lang w:val="en-US"/>
              </w:rPr>
            </w:pPr>
            <w:r>
              <w:rPr>
                <w:rFonts w:ascii="Times New Roman" w:hAnsi="Times New Roman" w:cs="Times New Roman"/>
                <w:sz w:val="24"/>
                <w:szCs w:val="24"/>
                <w:lang w:val="en-US"/>
              </w:rPr>
              <w:t xml:space="preserve">5.1. Unless otherwise agreed by the Parties, the Buyer is obligated to effect the payment for </w:t>
            </w:r>
            <w:proofErr w:type="gramStart"/>
            <w:r>
              <w:rPr>
                <w:rFonts w:ascii="Times New Roman" w:hAnsi="Times New Roman" w:cs="Times New Roman"/>
                <w:sz w:val="24"/>
                <w:szCs w:val="24"/>
                <w:lang w:val="en-US"/>
              </w:rPr>
              <w:t>each  loaded</w:t>
            </w:r>
            <w:proofErr w:type="gramEnd"/>
            <w:r>
              <w:rPr>
                <w:rFonts w:ascii="Times New Roman" w:hAnsi="Times New Roman" w:cs="Times New Roman"/>
                <w:sz w:val="24"/>
                <w:szCs w:val="24"/>
                <w:lang w:val="en-US"/>
              </w:rPr>
              <w:t xml:space="preserve">  lot of the Goods as follows:</w:t>
            </w:r>
          </w:p>
          <w:p w14:paraId="58AEBE62" w14:textId="77777777" w:rsidR="009C4D21" w:rsidRPr="00231ABD" w:rsidRDefault="00000000">
            <w:pPr>
              <w:jc w:val="both"/>
              <w:rPr>
                <w:lang w:val="en-US"/>
              </w:rPr>
            </w:pPr>
            <w:r>
              <w:rPr>
                <w:rFonts w:ascii="Times New Roman" w:hAnsi="Times New Roman" w:cs="Times New Roman"/>
                <w:sz w:val="24"/>
                <w:szCs w:val="24"/>
                <w:lang w:val="en-US"/>
              </w:rPr>
              <w:t xml:space="preserve">5.1.1. The payment in the amount of 80 % (eighty) percent of the value of the loaded lot of Goods in accordance with item </w:t>
            </w:r>
            <w:proofErr w:type="gramStart"/>
            <w:r>
              <w:rPr>
                <w:rFonts w:ascii="Times New Roman" w:hAnsi="Times New Roman" w:cs="Times New Roman"/>
                <w:sz w:val="24"/>
                <w:szCs w:val="24"/>
                <w:lang w:val="en-US"/>
              </w:rPr>
              <w:t>4.3 ,</w:t>
            </w:r>
            <w:proofErr w:type="gramEnd"/>
            <w:r>
              <w:rPr>
                <w:rFonts w:ascii="Times New Roman" w:hAnsi="Times New Roman" w:cs="Times New Roman"/>
                <w:sz w:val="24"/>
                <w:szCs w:val="24"/>
                <w:lang w:val="en-US"/>
              </w:rPr>
              <w:t xml:space="preserve"> without deductions, charges  and credits  should be effected  by the Buyer  within 3 banking days from the date of sending by the Buyer to the  Seller  the following documents :</w:t>
            </w:r>
          </w:p>
          <w:p w14:paraId="42CA98CF" w14:textId="77777777" w:rsidR="009C4D21" w:rsidRDefault="00000000">
            <w:pPr>
              <w:widowControl/>
              <w:tabs>
                <w:tab w:val="left" w:pos="540"/>
              </w:tabs>
              <w:autoSpaceDE/>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Seller’s invoice showing quantity and value </w:t>
            </w:r>
            <w:proofErr w:type="gramStart"/>
            <w:r>
              <w:rPr>
                <w:rFonts w:ascii="Times New Roman" w:hAnsi="Times New Roman" w:cs="Times New Roman"/>
                <w:sz w:val="24"/>
                <w:szCs w:val="24"/>
                <w:lang w:val="en-US"/>
              </w:rPr>
              <w:t>of  the</w:t>
            </w:r>
            <w:proofErr w:type="gramEnd"/>
            <w:r>
              <w:rPr>
                <w:rFonts w:ascii="Times New Roman" w:hAnsi="Times New Roman" w:cs="Times New Roman"/>
                <w:sz w:val="24"/>
                <w:szCs w:val="24"/>
                <w:lang w:val="en-US"/>
              </w:rPr>
              <w:t xml:space="preserve"> Goods loaded on board vessel as per Bill of Lading quantity, calculated on the basis of provisional price according to item  4.3 – 1 copy; </w:t>
            </w:r>
          </w:p>
          <w:p w14:paraId="7155038E" w14:textId="77777777" w:rsidR="009C4D21" w:rsidRPr="00231ABD" w:rsidRDefault="00000000">
            <w:pPr>
              <w:widowControl/>
              <w:tabs>
                <w:tab w:val="left" w:pos="540"/>
              </w:tabs>
              <w:autoSpaceDE/>
              <w:jc w:val="both"/>
              <w:rPr>
                <w:rFonts w:ascii="Times New Roman" w:hAnsi="Times New Roman" w:cs="Times New Roman"/>
                <w:sz w:val="24"/>
                <w:szCs w:val="24"/>
                <w:lang w:val="en-US"/>
              </w:rPr>
            </w:pPr>
            <w:r>
              <w:rPr>
                <w:rFonts w:ascii="Times New Roman" w:hAnsi="Times New Roman" w:cs="Times New Roman"/>
                <w:sz w:val="24"/>
                <w:szCs w:val="24"/>
                <w:lang w:val="en-US"/>
              </w:rPr>
              <w:t>- bill of lading – 1 copy</w:t>
            </w:r>
            <w:r w:rsidRPr="00231ABD">
              <w:rPr>
                <w:rFonts w:ascii="Times New Roman" w:hAnsi="Times New Roman" w:cs="Times New Roman"/>
                <w:sz w:val="24"/>
                <w:szCs w:val="24"/>
                <w:lang w:val="en-US"/>
              </w:rPr>
              <w:t>.</w:t>
            </w:r>
          </w:p>
          <w:p w14:paraId="65764DED" w14:textId="77777777" w:rsidR="009C4D21" w:rsidRDefault="009C4D21">
            <w:pPr>
              <w:spacing w:line="140" w:lineRule="exact"/>
              <w:jc w:val="both"/>
              <w:rPr>
                <w:rFonts w:ascii="Times New Roman" w:hAnsi="Times New Roman" w:cs="Times New Roman"/>
                <w:sz w:val="24"/>
                <w:szCs w:val="24"/>
                <w:lang w:val="en-US"/>
              </w:rPr>
            </w:pPr>
          </w:p>
          <w:p w14:paraId="06987A4F" w14:textId="77777777" w:rsidR="009C4D21" w:rsidRDefault="009C4D21">
            <w:pPr>
              <w:rPr>
                <w:rFonts w:ascii="Times New Roman" w:hAnsi="Times New Roman" w:cs="Times New Roman"/>
                <w:sz w:val="24"/>
                <w:szCs w:val="24"/>
                <w:lang w:val="en-US"/>
              </w:rPr>
            </w:pPr>
          </w:p>
          <w:p w14:paraId="2298C9D2"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5.1.2. The final payment for the goods, actually delivered, is </w:t>
            </w:r>
            <w:proofErr w:type="gramStart"/>
            <w:r>
              <w:rPr>
                <w:rFonts w:ascii="Times New Roman" w:hAnsi="Times New Roman" w:cs="Times New Roman"/>
                <w:sz w:val="24"/>
                <w:szCs w:val="24"/>
                <w:lang w:val="en-US"/>
              </w:rPr>
              <w:t>effected  by</w:t>
            </w:r>
            <w:proofErr w:type="gramEnd"/>
            <w:r>
              <w:rPr>
                <w:rFonts w:ascii="Times New Roman" w:hAnsi="Times New Roman" w:cs="Times New Roman"/>
                <w:sz w:val="24"/>
                <w:szCs w:val="24"/>
                <w:lang w:val="en-US"/>
              </w:rPr>
              <w:t xml:space="preserve"> the Buyer, within 5 banking days after the date of signing  the Supplementary Agreement  (clause 4.8.)  against </w:t>
            </w:r>
            <w:proofErr w:type="gramStart"/>
            <w:r>
              <w:rPr>
                <w:rFonts w:ascii="Times New Roman" w:hAnsi="Times New Roman" w:cs="Times New Roman"/>
                <w:sz w:val="24"/>
                <w:szCs w:val="24"/>
                <w:lang w:val="en-US"/>
              </w:rPr>
              <w:t>the  balance</w:t>
            </w:r>
            <w:proofErr w:type="gramEnd"/>
            <w:r>
              <w:rPr>
                <w:rFonts w:ascii="Times New Roman" w:hAnsi="Times New Roman" w:cs="Times New Roman"/>
                <w:sz w:val="24"/>
                <w:szCs w:val="24"/>
                <w:lang w:val="en-US"/>
              </w:rPr>
              <w:t xml:space="preserve"> sheet account (invoice), provided by </w:t>
            </w:r>
            <w:r>
              <w:rPr>
                <w:rFonts w:ascii="Times New Roman" w:hAnsi="Times New Roman" w:cs="Times New Roman"/>
                <w:sz w:val="24"/>
                <w:szCs w:val="24"/>
                <w:lang w:val="en-US"/>
              </w:rPr>
              <w:lastRenderedPageBreak/>
              <w:t>the Seller.</w:t>
            </w:r>
          </w:p>
          <w:p w14:paraId="5A833BB4" w14:textId="77777777" w:rsidR="009C4D21" w:rsidRDefault="009C4D21">
            <w:pPr>
              <w:jc w:val="both"/>
              <w:rPr>
                <w:rFonts w:ascii="Times New Roman" w:hAnsi="Times New Roman" w:cs="Times New Roman"/>
                <w:sz w:val="24"/>
                <w:szCs w:val="24"/>
                <w:lang w:val="en-US"/>
              </w:rPr>
            </w:pPr>
          </w:p>
          <w:p w14:paraId="77964DFE"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5.1.3. Delivery is carried out only if the Buyer opening Standby letter of</w:t>
            </w:r>
            <w:r>
              <w:rPr>
                <w:rFonts w:ascii="Times New Roman" w:hAnsi="Times New Roman" w:cs="Times New Roman"/>
                <w:sz w:val="24"/>
                <w:szCs w:val="24"/>
                <w:lang w:val="en-US"/>
              </w:rPr>
              <w:br/>
              <w:t>Credit in accordance with the Contract.</w:t>
            </w:r>
          </w:p>
          <w:p w14:paraId="5C3AEECD" w14:textId="77777777" w:rsidR="009C4D21" w:rsidRPr="00231ABD" w:rsidRDefault="00000000">
            <w:pPr>
              <w:jc w:val="both"/>
              <w:rPr>
                <w:lang w:val="en-US"/>
              </w:rPr>
            </w:pPr>
            <w:r>
              <w:rPr>
                <w:rFonts w:ascii="Times New Roman" w:hAnsi="Times New Roman" w:cs="Times New Roman"/>
                <w:sz w:val="24"/>
                <w:szCs w:val="24"/>
                <w:lang w:val="en-US"/>
              </w:rPr>
              <w:t xml:space="preserve">5.2. The Parties may agree </w:t>
            </w:r>
            <w:proofErr w:type="gramStart"/>
            <w:r>
              <w:rPr>
                <w:rFonts w:ascii="Times New Roman" w:hAnsi="Times New Roman" w:cs="Times New Roman"/>
                <w:sz w:val="24"/>
                <w:szCs w:val="24"/>
                <w:lang w:val="en-US"/>
              </w:rPr>
              <w:t>that  the</w:t>
            </w:r>
            <w:proofErr w:type="gramEnd"/>
            <w:r>
              <w:rPr>
                <w:rFonts w:ascii="Times New Roman" w:hAnsi="Times New Roman" w:cs="Times New Roman"/>
                <w:sz w:val="24"/>
                <w:szCs w:val="24"/>
                <w:lang w:val="en-US"/>
              </w:rPr>
              <w:t xml:space="preserve"> Buyer can effect a prepayment for the Goods by signing an additional agreement which specifies the scope of supply and amount of </w:t>
            </w:r>
            <w:proofErr w:type="spellStart"/>
            <w:r>
              <w:rPr>
                <w:rFonts w:ascii="Times New Roman" w:hAnsi="Times New Roman" w:cs="Times New Roman"/>
                <w:sz w:val="24"/>
                <w:szCs w:val="24"/>
                <w:lang w:val="en-US"/>
              </w:rPr>
              <w:t>pre payment</w:t>
            </w:r>
            <w:proofErr w:type="spellEnd"/>
            <w:r>
              <w:rPr>
                <w:rFonts w:ascii="Times New Roman" w:hAnsi="Times New Roman" w:cs="Times New Roman"/>
                <w:sz w:val="24"/>
                <w:szCs w:val="24"/>
                <w:lang w:val="en-US"/>
              </w:rPr>
              <w:t>, against the Seller’s provisional invoice, in the following  case:</w:t>
            </w:r>
          </w:p>
          <w:p w14:paraId="5BE80D1B" w14:textId="77777777" w:rsidR="009C4D21" w:rsidRDefault="009C4D21">
            <w:pPr>
              <w:jc w:val="both"/>
              <w:rPr>
                <w:rFonts w:ascii="Times New Roman" w:hAnsi="Times New Roman" w:cs="Times New Roman"/>
                <w:sz w:val="24"/>
                <w:szCs w:val="24"/>
                <w:lang w:val="en-US"/>
              </w:rPr>
            </w:pPr>
          </w:p>
          <w:p w14:paraId="704BAE74" w14:textId="77777777" w:rsidR="009C4D21" w:rsidRDefault="009C4D21">
            <w:pPr>
              <w:jc w:val="both"/>
              <w:rPr>
                <w:rFonts w:ascii="Times New Roman" w:hAnsi="Times New Roman" w:cs="Times New Roman"/>
                <w:sz w:val="24"/>
                <w:szCs w:val="24"/>
                <w:lang w:val="en-US"/>
              </w:rPr>
            </w:pPr>
          </w:p>
          <w:p w14:paraId="22709CB1" w14:textId="77777777" w:rsidR="009C4D21" w:rsidRPr="00231ABD" w:rsidRDefault="00000000">
            <w:pPr>
              <w:jc w:val="both"/>
              <w:rPr>
                <w:lang w:val="en-US"/>
              </w:rPr>
            </w:pPr>
            <w:r w:rsidRPr="00231ABD">
              <w:rPr>
                <w:rFonts w:ascii="Times New Roman" w:hAnsi="Times New Roman" w:cs="Times New Roman"/>
                <w:sz w:val="24"/>
                <w:szCs w:val="24"/>
                <w:lang w:val="en-US"/>
              </w:rPr>
              <w:t>5.2.1. </w:t>
            </w:r>
            <w:r>
              <w:rPr>
                <w:rFonts w:ascii="Times New Roman" w:hAnsi="Times New Roman" w:cs="Times New Roman"/>
                <w:sz w:val="24"/>
                <w:szCs w:val="24"/>
                <w:lang w:val="en-US"/>
              </w:rPr>
              <w:t xml:space="preserve">If the final value of the </w:t>
            </w:r>
            <w:proofErr w:type="gramStart"/>
            <w:r>
              <w:rPr>
                <w:rFonts w:ascii="Times New Roman" w:hAnsi="Times New Roman" w:cs="Times New Roman"/>
                <w:sz w:val="24"/>
                <w:szCs w:val="24"/>
                <w:lang w:val="en-US"/>
              </w:rPr>
              <w:t>Goods ,which</w:t>
            </w:r>
            <w:proofErr w:type="gramEnd"/>
            <w:r>
              <w:rPr>
                <w:rFonts w:ascii="Times New Roman" w:hAnsi="Times New Roman" w:cs="Times New Roman"/>
                <w:sz w:val="24"/>
                <w:szCs w:val="24"/>
                <w:lang w:val="en-US"/>
              </w:rPr>
              <w:t xml:space="preserve"> was  calculated in accordance with conditions of this Contract, exceeds the first payment, effected by the Buyer, the Buyer undertakes to pay the difference amount  within 15 banking  days from the date of the Seller’s requirement.</w:t>
            </w:r>
          </w:p>
          <w:p w14:paraId="5537F237" w14:textId="77777777" w:rsidR="009C4D21" w:rsidRDefault="009C4D21">
            <w:pPr>
              <w:shd w:val="clear" w:color="auto" w:fill="FFFFFF"/>
              <w:jc w:val="both"/>
              <w:rPr>
                <w:rFonts w:ascii="Times New Roman" w:hAnsi="Times New Roman" w:cs="Times New Roman"/>
                <w:sz w:val="24"/>
                <w:szCs w:val="24"/>
                <w:lang w:val="en-US"/>
              </w:rPr>
            </w:pPr>
          </w:p>
          <w:p w14:paraId="5E53FF7F"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5.3. In case </w:t>
            </w:r>
            <w:proofErr w:type="gramStart"/>
            <w:r>
              <w:rPr>
                <w:rFonts w:ascii="Times New Roman" w:hAnsi="Times New Roman" w:cs="Times New Roman"/>
                <w:sz w:val="24"/>
                <w:szCs w:val="24"/>
                <w:lang w:val="en-US"/>
              </w:rPr>
              <w:t>if  the</w:t>
            </w:r>
            <w:proofErr w:type="gramEnd"/>
            <w:r>
              <w:rPr>
                <w:rFonts w:ascii="Times New Roman" w:hAnsi="Times New Roman" w:cs="Times New Roman"/>
                <w:sz w:val="24"/>
                <w:szCs w:val="24"/>
                <w:lang w:val="en-US"/>
              </w:rPr>
              <w:t xml:space="preserve"> amount of payment, effected by the Buyer as per items 5.1.1. </w:t>
            </w:r>
            <w:proofErr w:type="gramStart"/>
            <w:r>
              <w:rPr>
                <w:rFonts w:ascii="Times New Roman" w:hAnsi="Times New Roman" w:cs="Times New Roman"/>
                <w:sz w:val="24"/>
                <w:szCs w:val="24"/>
                <w:lang w:val="en-US"/>
              </w:rPr>
              <w:t>or  5.2</w:t>
            </w:r>
            <w:proofErr w:type="gramEnd"/>
            <w:r>
              <w:rPr>
                <w:rFonts w:ascii="Times New Roman" w:hAnsi="Times New Roman" w:cs="Times New Roman"/>
                <w:sz w:val="24"/>
                <w:szCs w:val="24"/>
                <w:lang w:val="en-US"/>
              </w:rPr>
              <w:t xml:space="preserve">  of the Contract,  exceeds the value of the supplied Goods, calculated on the basis of the price, indicated in item  4.4. and fixed in the corresponding additional agreement, the Seller shall pay back to the Buyer’s account the difference amount within 15 </w:t>
            </w:r>
            <w:proofErr w:type="gramStart"/>
            <w:r>
              <w:rPr>
                <w:rFonts w:ascii="Times New Roman" w:hAnsi="Times New Roman" w:cs="Times New Roman"/>
                <w:sz w:val="24"/>
                <w:szCs w:val="24"/>
                <w:lang w:val="en-US"/>
              </w:rPr>
              <w:t>banking  days</w:t>
            </w:r>
            <w:proofErr w:type="gramEnd"/>
            <w:r>
              <w:rPr>
                <w:rFonts w:ascii="Times New Roman" w:hAnsi="Times New Roman" w:cs="Times New Roman"/>
                <w:sz w:val="24"/>
                <w:szCs w:val="24"/>
                <w:lang w:val="en-US"/>
              </w:rPr>
              <w:t xml:space="preserve"> from the date of the Buyer’s requirement or as per Buyer’s written  consent shall include this amount into the payment for the next lot of Goods</w:t>
            </w:r>
            <w:ins w:id="0" w:author="Головко Н.Г. Начальник отдела" w:date="2017-01-11T17:25:00Z">
              <w:r>
                <w:rPr>
                  <w:rFonts w:ascii="Times New Roman" w:hAnsi="Times New Roman" w:cs="Times New Roman"/>
                  <w:sz w:val="24"/>
                  <w:szCs w:val="24"/>
                  <w:lang w:val="en-US"/>
                </w:rPr>
                <w:t>.</w:t>
              </w:r>
            </w:ins>
          </w:p>
          <w:p w14:paraId="577D8AF8"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p w14:paraId="06493226" w14:textId="77777777" w:rsidR="009C4D21" w:rsidRPr="00231ABD" w:rsidRDefault="00000000">
            <w:pPr>
              <w:shd w:val="clear" w:color="auto" w:fill="FFFFFF"/>
              <w:tabs>
                <w:tab w:val="left" w:leader="underscore" w:pos="3787"/>
              </w:tabs>
              <w:jc w:val="both"/>
              <w:rPr>
                <w:lang w:val="en-US"/>
              </w:rPr>
            </w:pPr>
            <w:r>
              <w:rPr>
                <w:rFonts w:ascii="Times New Roman" w:hAnsi="Times New Roman" w:cs="Times New Roman"/>
                <w:bCs/>
                <w:color w:val="000000"/>
                <w:sz w:val="24"/>
                <w:szCs w:val="24"/>
                <w:lang w:val="en-US"/>
              </w:rPr>
              <w:t xml:space="preserve">5.4. Payment for the Goods, the Buyer shall </w:t>
            </w:r>
            <w:proofErr w:type="gramStart"/>
            <w:r>
              <w:rPr>
                <w:rFonts w:ascii="Times New Roman" w:hAnsi="Times New Roman" w:cs="Times New Roman"/>
                <w:bCs/>
                <w:color w:val="000000"/>
                <w:sz w:val="24"/>
                <w:szCs w:val="24"/>
                <w:lang w:val="en-US"/>
              </w:rPr>
              <w:t>effect  via</w:t>
            </w:r>
            <w:proofErr w:type="gramEnd"/>
            <w:r>
              <w:rPr>
                <w:rFonts w:ascii="Times New Roman" w:hAnsi="Times New Roman" w:cs="Times New Roman"/>
                <w:bCs/>
                <w:color w:val="000000"/>
                <w:sz w:val="24"/>
                <w:szCs w:val="24"/>
                <w:lang w:val="en-US"/>
              </w:rPr>
              <w:t xml:space="preserve"> direct bank transfer to the account of the Seller. </w:t>
            </w:r>
            <w:r>
              <w:rPr>
                <w:rFonts w:ascii="Times New Roman" w:hAnsi="Times New Roman" w:cs="Times New Roman"/>
                <w:sz w:val="24"/>
                <w:szCs w:val="24"/>
                <w:lang w:val="en-US"/>
              </w:rPr>
              <w:t xml:space="preserve"> The currency of payment under this contract is US </w:t>
            </w:r>
            <w:r w:rsidRPr="00231ABD">
              <w:rPr>
                <w:rFonts w:ascii="Times New Roman" w:hAnsi="Times New Roman" w:cs="Times New Roman"/>
                <w:sz w:val="24"/>
                <w:szCs w:val="24"/>
                <w:lang w:val="en-US"/>
              </w:rPr>
              <w:t>Dollar (USD) and/or EURO (EUR).</w:t>
            </w:r>
          </w:p>
          <w:p w14:paraId="41159E6B" w14:textId="77777777" w:rsidR="009C4D21" w:rsidRPr="00231ABD" w:rsidRDefault="00000000">
            <w:pPr>
              <w:jc w:val="both"/>
              <w:rPr>
                <w:lang w:val="en-US"/>
              </w:rPr>
            </w:pPr>
            <w:r>
              <w:rPr>
                <w:rFonts w:ascii="Times New Roman" w:hAnsi="Times New Roman" w:cs="Times New Roman"/>
                <w:sz w:val="24"/>
                <w:szCs w:val="24"/>
                <w:lang w:val="en-US"/>
              </w:rPr>
              <w:t xml:space="preserve">      In case of payment in EURO, the price of the goods hereof shall be calculated as following:</w:t>
            </w:r>
          </w:p>
          <w:p w14:paraId="756B34B4" w14:textId="77777777" w:rsidR="009C4D21" w:rsidRDefault="009C4D21">
            <w:pPr>
              <w:jc w:val="both"/>
              <w:rPr>
                <w:rFonts w:ascii="Times New Roman" w:hAnsi="Times New Roman" w:cs="Times New Roman"/>
                <w:sz w:val="24"/>
                <w:szCs w:val="24"/>
                <w:lang w:val="en-US"/>
              </w:rPr>
            </w:pPr>
          </w:p>
          <w:p w14:paraId="2CD1C252" w14:textId="77777777" w:rsidR="009C4D21" w:rsidRPr="00231ABD" w:rsidRDefault="009C4D21">
            <w:pPr>
              <w:jc w:val="both"/>
              <w:rPr>
                <w:rFonts w:ascii="Times New Roman" w:hAnsi="Times New Roman" w:cs="Times New Roman"/>
                <w:sz w:val="24"/>
                <w:szCs w:val="24"/>
                <w:lang w:val="en-US"/>
              </w:rPr>
            </w:pPr>
          </w:p>
          <w:p w14:paraId="0618910B" w14:textId="77777777" w:rsidR="009C4D21" w:rsidRPr="00231ABD" w:rsidRDefault="00000000">
            <w:pPr>
              <w:jc w:val="both"/>
              <w:rPr>
                <w:rFonts w:ascii="Times New Roman" w:hAnsi="Times New Roman" w:cs="Times New Roman"/>
                <w:sz w:val="24"/>
                <w:szCs w:val="24"/>
                <w:lang w:val="en-US"/>
              </w:rPr>
            </w:pPr>
            <w:r w:rsidRPr="00231ABD">
              <w:rPr>
                <w:rFonts w:ascii="Times New Roman" w:hAnsi="Times New Roman" w:cs="Times New Roman"/>
                <w:sz w:val="24"/>
                <w:szCs w:val="24"/>
                <w:lang w:val="en-US"/>
              </w:rPr>
              <w:t xml:space="preserve">          </w:t>
            </w:r>
            <w:proofErr w:type="spellStart"/>
            <w:r>
              <w:rPr>
                <w:rFonts w:ascii="Times New Roman" w:hAnsi="Times New Roman" w:cs="Times New Roman"/>
                <w:b/>
                <w:sz w:val="24"/>
                <w:szCs w:val="24"/>
              </w:rPr>
              <w:t>Цевро</w:t>
            </w:r>
            <w:proofErr w:type="spellEnd"/>
            <w:r w:rsidRPr="00231ABD">
              <w:rPr>
                <w:rFonts w:ascii="Times New Roman" w:hAnsi="Times New Roman" w:cs="Times New Roman"/>
                <w:b/>
                <w:sz w:val="24"/>
                <w:szCs w:val="24"/>
                <w:lang w:val="en-US"/>
              </w:rPr>
              <w:t xml:space="preserve">= </w:t>
            </w:r>
            <w:proofErr w:type="spellStart"/>
            <w:proofErr w:type="gramStart"/>
            <w:r>
              <w:rPr>
                <w:rFonts w:ascii="Times New Roman" w:hAnsi="Times New Roman" w:cs="Times New Roman"/>
                <w:b/>
                <w:sz w:val="24"/>
                <w:szCs w:val="24"/>
              </w:rPr>
              <w:t>цдол</w:t>
            </w:r>
            <w:proofErr w:type="spellEnd"/>
            <w:r w:rsidRPr="00231ABD">
              <w:rPr>
                <w:rFonts w:ascii="Times New Roman" w:hAnsi="Times New Roman" w:cs="Times New Roman"/>
                <w:b/>
                <w:sz w:val="24"/>
                <w:szCs w:val="24"/>
                <w:lang w:val="en-US"/>
              </w:rPr>
              <w:t>.*</w:t>
            </w:r>
            <w:proofErr w:type="gramEnd"/>
            <w:r>
              <w:rPr>
                <w:rFonts w:ascii="Times New Roman" w:hAnsi="Times New Roman" w:cs="Times New Roman"/>
                <w:b/>
                <w:sz w:val="24"/>
                <w:szCs w:val="24"/>
                <w:lang w:val="en-US"/>
              </w:rPr>
              <w:t>k</w:t>
            </w:r>
            <w:r>
              <w:rPr>
                <w:rFonts w:ascii="Times New Roman" w:hAnsi="Times New Roman" w:cs="Times New Roman"/>
                <w:b/>
                <w:sz w:val="24"/>
                <w:szCs w:val="24"/>
              </w:rPr>
              <w:t>дол</w:t>
            </w:r>
            <w:r w:rsidRPr="00231ABD">
              <w:rPr>
                <w:rFonts w:ascii="Times New Roman" w:hAnsi="Times New Roman" w:cs="Times New Roman"/>
                <w:b/>
                <w:sz w:val="24"/>
                <w:szCs w:val="24"/>
                <w:lang w:val="en-US"/>
              </w:rPr>
              <w:t>./</w:t>
            </w:r>
            <w:r>
              <w:rPr>
                <w:rFonts w:ascii="Times New Roman" w:hAnsi="Times New Roman" w:cs="Times New Roman"/>
                <w:b/>
                <w:sz w:val="24"/>
                <w:szCs w:val="24"/>
                <w:lang w:val="en-US"/>
              </w:rPr>
              <w:t>k</w:t>
            </w:r>
            <w:r>
              <w:rPr>
                <w:rFonts w:ascii="Times New Roman" w:hAnsi="Times New Roman" w:cs="Times New Roman"/>
                <w:b/>
                <w:sz w:val="24"/>
                <w:szCs w:val="24"/>
              </w:rPr>
              <w:t>евро</w:t>
            </w:r>
            <w:r w:rsidRPr="00231ABD">
              <w:rPr>
                <w:rFonts w:ascii="Times New Roman" w:hAnsi="Times New Roman" w:cs="Times New Roman"/>
                <w:b/>
                <w:sz w:val="24"/>
                <w:szCs w:val="24"/>
                <w:lang w:val="en-US"/>
              </w:rPr>
              <w:t>,</w:t>
            </w:r>
            <w:r w:rsidRPr="00231ABD">
              <w:rPr>
                <w:rFonts w:ascii="Times New Roman" w:hAnsi="Times New Roman" w:cs="Times New Roman"/>
                <w:sz w:val="24"/>
                <w:szCs w:val="24"/>
                <w:lang w:val="en-US"/>
              </w:rPr>
              <w:t xml:space="preserve"> </w:t>
            </w:r>
            <w:r>
              <w:rPr>
                <w:rFonts w:ascii="Times New Roman" w:hAnsi="Times New Roman" w:cs="Times New Roman"/>
                <w:sz w:val="24"/>
                <w:szCs w:val="24"/>
                <w:lang w:val="en-US"/>
              </w:rPr>
              <w:t>where</w:t>
            </w:r>
          </w:p>
          <w:p w14:paraId="778110E2" w14:textId="77777777" w:rsidR="009C4D21" w:rsidRPr="00231ABD" w:rsidRDefault="00000000">
            <w:pPr>
              <w:ind w:hanging="18"/>
              <w:jc w:val="both"/>
              <w:rPr>
                <w:lang w:val="en-US"/>
              </w:rPr>
            </w:pPr>
            <w:proofErr w:type="spellStart"/>
            <w:r>
              <w:rPr>
                <w:rFonts w:ascii="Times New Roman" w:hAnsi="Times New Roman" w:cs="Times New Roman"/>
                <w:sz w:val="24"/>
                <w:szCs w:val="24"/>
              </w:rPr>
              <w:t>Цевро</w:t>
            </w:r>
            <w:proofErr w:type="spellEnd"/>
            <w:r>
              <w:rPr>
                <w:rFonts w:ascii="Times New Roman" w:hAnsi="Times New Roman" w:cs="Times New Roman"/>
                <w:sz w:val="24"/>
                <w:szCs w:val="24"/>
                <w:lang w:val="en-US"/>
              </w:rPr>
              <w:t xml:space="preserve"> – the price of goods in euro</w:t>
            </w:r>
          </w:p>
          <w:p w14:paraId="2D71AFA7" w14:textId="77777777" w:rsidR="009C4D21" w:rsidRPr="00231ABD" w:rsidRDefault="00000000">
            <w:pPr>
              <w:tabs>
                <w:tab w:val="left" w:pos="426"/>
                <w:tab w:val="left" w:pos="851"/>
              </w:tabs>
              <w:ind w:hanging="18"/>
              <w:jc w:val="both"/>
              <w:rPr>
                <w:lang w:val="en-US"/>
              </w:rPr>
            </w:pPr>
            <w:proofErr w:type="spellStart"/>
            <w:r>
              <w:rPr>
                <w:rFonts w:ascii="Times New Roman" w:hAnsi="Times New Roman" w:cs="Times New Roman"/>
                <w:sz w:val="24"/>
                <w:szCs w:val="24"/>
              </w:rPr>
              <w:t>Цдол</w:t>
            </w:r>
            <w:proofErr w:type="spellEnd"/>
            <w:r>
              <w:rPr>
                <w:rFonts w:ascii="Times New Roman" w:hAnsi="Times New Roman" w:cs="Times New Roman"/>
                <w:sz w:val="24"/>
                <w:szCs w:val="24"/>
                <w:lang w:val="en-US"/>
              </w:rPr>
              <w:t xml:space="preserve"> – the price of goods in US dollars.</w:t>
            </w:r>
          </w:p>
          <w:p w14:paraId="7D6C75C0" w14:textId="77777777" w:rsidR="009C4D21" w:rsidRPr="00231ABD" w:rsidRDefault="00000000">
            <w:pPr>
              <w:tabs>
                <w:tab w:val="left" w:pos="-284"/>
                <w:tab w:val="left" w:pos="-142"/>
              </w:tabs>
              <w:ind w:hanging="18"/>
              <w:jc w:val="both"/>
              <w:rPr>
                <w:lang w:val="en-US"/>
              </w:rPr>
            </w:pPr>
            <w:proofErr w:type="spellStart"/>
            <w:r>
              <w:rPr>
                <w:rFonts w:ascii="Times New Roman" w:hAnsi="Times New Roman" w:cs="Times New Roman"/>
                <w:sz w:val="24"/>
                <w:szCs w:val="24"/>
              </w:rPr>
              <w:t>Кдол</w:t>
            </w:r>
            <w:proofErr w:type="spellEnd"/>
            <w:r>
              <w:rPr>
                <w:rFonts w:ascii="Times New Roman" w:hAnsi="Times New Roman" w:cs="Times New Roman"/>
                <w:sz w:val="24"/>
                <w:szCs w:val="24"/>
                <w:lang w:val="en-US"/>
              </w:rPr>
              <w:t>. – official exchange rate of the hryvnia against us dollar, determined by the National Bank of Ukraine on the date of payment, in accordance with information published on the website www.bank.gov.ua (National Bank).</w:t>
            </w:r>
          </w:p>
          <w:p w14:paraId="44EE5005" w14:textId="77777777" w:rsidR="009C4D21" w:rsidRDefault="00000000">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Кевро</w:t>
            </w:r>
            <w:proofErr w:type="spellEnd"/>
            <w:r>
              <w:rPr>
                <w:rFonts w:ascii="Times New Roman" w:hAnsi="Times New Roman" w:cs="Times New Roman"/>
                <w:sz w:val="24"/>
                <w:szCs w:val="24"/>
                <w:lang w:val="en-US"/>
              </w:rPr>
              <w:t xml:space="preserve"> – official exchange rate of the hryvnia against euro, determined by the National Bank of Ukraine on the date of payment, in accordance with information published on the website www.bank.gov.ua (National Bank).</w:t>
            </w:r>
          </w:p>
          <w:p w14:paraId="0580A0AB"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payment date is the date of transfer of foreign currency to the Seller’s account.</w:t>
            </w:r>
          </w:p>
          <w:p w14:paraId="32A07339"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sz w:val="24"/>
                <w:szCs w:val="24"/>
                <w:lang w:val="en-US"/>
              </w:rPr>
              <w:lastRenderedPageBreak/>
              <w:t xml:space="preserve">     </w:t>
            </w:r>
          </w:p>
          <w:p w14:paraId="507126E6"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         When effecting the payment, the Buyer should point </w:t>
            </w:r>
            <w:proofErr w:type="gramStart"/>
            <w:r>
              <w:rPr>
                <w:rFonts w:ascii="Times New Roman" w:hAnsi="Times New Roman" w:cs="Times New Roman"/>
                <w:bCs/>
                <w:color w:val="000000"/>
                <w:sz w:val="24"/>
                <w:szCs w:val="24"/>
                <w:lang w:val="en-US"/>
              </w:rPr>
              <w:t>the  number</w:t>
            </w:r>
            <w:proofErr w:type="gramEnd"/>
            <w:r>
              <w:rPr>
                <w:rFonts w:ascii="Times New Roman" w:hAnsi="Times New Roman" w:cs="Times New Roman"/>
                <w:bCs/>
                <w:color w:val="000000"/>
                <w:sz w:val="24"/>
                <w:szCs w:val="24"/>
                <w:lang w:val="en-US"/>
              </w:rPr>
              <w:t xml:space="preserve"> and date of the Agreement, number and date of the invoice in all payment documents. The date of payment is understood as the date of crediting the payment</w:t>
            </w:r>
            <w:r>
              <w:rPr>
                <w:rFonts w:ascii="Times New Roman" w:hAnsi="Times New Roman" w:cs="Times New Roman"/>
                <w:bCs/>
                <w:color w:val="000000"/>
                <w:sz w:val="24"/>
                <w:szCs w:val="24"/>
                <w:lang w:val="en-US"/>
              </w:rPr>
              <w:br/>
              <w:t>amount to the Seller`s bank account.</w:t>
            </w:r>
          </w:p>
          <w:p w14:paraId="1FEE338D"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p w14:paraId="103C7494"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5.5. All bank expenses, charges and commissions in the territory of the Seller’s country are for the Seller’s account. All bank expenses, charges and commissions beyond the territory of the Seller’s country are for the Buyer’s account. Bank charges for prolongation or amendments of the Letter of Credit are for account of the Party whose actions or inaction made prolongation or amendments necessary.     </w:t>
            </w:r>
          </w:p>
          <w:p w14:paraId="7A5108C2"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5.6. In </w:t>
            </w:r>
            <w:proofErr w:type="gramStart"/>
            <w:r>
              <w:rPr>
                <w:rFonts w:ascii="Times New Roman" w:hAnsi="Times New Roman" w:cs="Times New Roman"/>
                <w:bCs/>
                <w:color w:val="000000"/>
                <w:sz w:val="24"/>
                <w:szCs w:val="24"/>
                <w:lang w:val="en-US"/>
              </w:rPr>
              <w:t>case  the</w:t>
            </w:r>
            <w:proofErr w:type="gramEnd"/>
            <w:r>
              <w:rPr>
                <w:rFonts w:ascii="Times New Roman" w:hAnsi="Times New Roman" w:cs="Times New Roman"/>
                <w:bCs/>
                <w:color w:val="000000"/>
                <w:sz w:val="24"/>
                <w:szCs w:val="24"/>
                <w:lang w:val="en-US"/>
              </w:rPr>
              <w:t xml:space="preserve"> payment of the goods is effected  in  accordance with item</w:t>
            </w:r>
            <w:r>
              <w:rPr>
                <w:rFonts w:ascii="Times New Roman" w:hAnsi="Times New Roman" w:cs="Times New Roman"/>
                <w:bCs/>
                <w:color w:val="000000"/>
                <w:sz w:val="24"/>
                <w:szCs w:val="24"/>
                <w:lang w:val="en-US"/>
              </w:rPr>
              <w:br/>
              <w:t>5.1., the  payment should  be guaranteed by the Standby Letter of  credit, issued by the Buyer to the Seller in the first class European  bank and L/C  must meet the following conditions :</w:t>
            </w:r>
          </w:p>
          <w:p w14:paraId="11CA071F" w14:textId="77777777" w:rsidR="009C4D21" w:rsidRDefault="009C4D21">
            <w:pPr>
              <w:jc w:val="both"/>
              <w:rPr>
                <w:rFonts w:ascii="Times New Roman" w:hAnsi="Times New Roman" w:cs="Times New Roman"/>
                <w:bCs/>
                <w:color w:val="000000"/>
                <w:sz w:val="24"/>
                <w:szCs w:val="24"/>
                <w:lang w:val="en-US"/>
              </w:rPr>
            </w:pPr>
          </w:p>
          <w:p w14:paraId="0E7FE17E" w14:textId="77777777" w:rsidR="009C4D21" w:rsidRDefault="00000000">
            <w:pPr>
              <w:numPr>
                <w:ilvl w:val="2"/>
                <w:numId w:val="9"/>
              </w:numPr>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Validity of the L/C is ninety (90) calendar days;</w:t>
            </w:r>
          </w:p>
          <w:p w14:paraId="5AFA5F36" w14:textId="77777777" w:rsidR="009C4D21" w:rsidRDefault="00000000">
            <w:pPr>
              <w:numPr>
                <w:ilvl w:val="2"/>
                <w:numId w:val="9"/>
              </w:numPr>
              <w:ind w:left="-10" w:firstLine="1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amount of the Letter of credit is equal to the value of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w:t>
            </w:r>
            <w:r>
              <w:rPr>
                <w:rFonts w:ascii="Times New Roman" w:hAnsi="Times New Roman" w:cs="Times New Roman"/>
                <w:sz w:val="24"/>
                <w:szCs w:val="24"/>
                <w:lang w:val="en-US"/>
              </w:rPr>
              <w:t xml:space="preserve"> agreed in the corresponding  Additional agreement( item 1.3.) +10 (ten) %;</w:t>
            </w:r>
          </w:p>
          <w:p w14:paraId="52237C8C" w14:textId="77777777" w:rsidR="009C4D21" w:rsidRDefault="009C4D21">
            <w:pPr>
              <w:jc w:val="both"/>
              <w:rPr>
                <w:rFonts w:ascii="Times New Roman" w:hAnsi="Times New Roman" w:cs="Times New Roman"/>
                <w:sz w:val="24"/>
                <w:szCs w:val="24"/>
                <w:lang w:val="en-US"/>
              </w:rPr>
            </w:pPr>
          </w:p>
          <w:p w14:paraId="366DF036" w14:textId="77777777" w:rsidR="009C4D21" w:rsidRDefault="00000000">
            <w:pPr>
              <w:numPr>
                <w:ilvl w:val="0"/>
                <w:numId w:val="9"/>
              </w:numPr>
              <w:ind w:left="274" w:hanging="27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nominated bank - </w:t>
            </w:r>
            <w:r>
              <w:rPr>
                <w:rFonts w:ascii="Times New Roman" w:hAnsi="Times New Roman" w:cs="Times New Roman"/>
                <w:bCs/>
                <w:color w:val="000000"/>
                <w:sz w:val="24"/>
                <w:szCs w:val="24"/>
                <w:lang w:val="en-US"/>
              </w:rPr>
              <w:t xml:space="preserve">the first class </w:t>
            </w:r>
            <w:proofErr w:type="gramStart"/>
            <w:r>
              <w:rPr>
                <w:rFonts w:ascii="Times New Roman" w:hAnsi="Times New Roman" w:cs="Times New Roman"/>
                <w:bCs/>
                <w:color w:val="000000"/>
                <w:sz w:val="24"/>
                <w:szCs w:val="24"/>
                <w:lang w:val="en-US"/>
              </w:rPr>
              <w:t>European  bank</w:t>
            </w:r>
            <w:proofErr w:type="gramEnd"/>
            <w:r>
              <w:rPr>
                <w:rFonts w:ascii="Times New Roman" w:hAnsi="Times New Roman" w:cs="Times New Roman"/>
                <w:sz w:val="24"/>
                <w:szCs w:val="24"/>
                <w:lang w:val="en-US"/>
              </w:rPr>
              <w:t>;</w:t>
            </w:r>
          </w:p>
          <w:p w14:paraId="32A509EE" w14:textId="77777777" w:rsidR="009C4D21" w:rsidRDefault="00000000">
            <w:pPr>
              <w:widowControl/>
              <w:numPr>
                <w:ilvl w:val="0"/>
                <w:numId w:val="4"/>
              </w:numPr>
              <w:tabs>
                <w:tab w:val="clear" w:pos="720"/>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payment of 80% (eighty) percent of </w:t>
            </w:r>
            <w:proofErr w:type="gramStart"/>
            <w:r>
              <w:rPr>
                <w:rFonts w:ascii="Times New Roman" w:hAnsi="Times New Roman" w:cs="Times New Roman"/>
                <w:sz w:val="24"/>
                <w:szCs w:val="24"/>
                <w:lang w:val="en-US"/>
              </w:rPr>
              <w:t>the  value</w:t>
            </w:r>
            <w:proofErr w:type="gramEnd"/>
            <w:r>
              <w:rPr>
                <w:rFonts w:ascii="Times New Roman" w:hAnsi="Times New Roman" w:cs="Times New Roman"/>
                <w:sz w:val="24"/>
                <w:szCs w:val="24"/>
                <w:lang w:val="en-US"/>
              </w:rPr>
              <w:t xml:space="preserve"> of the loaded lot of Goods, calculated  according to the provisional price as per item 4.3., is effected against following documents presented by the Seller to the nominated bank :</w:t>
            </w:r>
          </w:p>
          <w:p w14:paraId="007ABFCA" w14:textId="77777777" w:rsidR="009C4D21" w:rsidRDefault="009C4D21">
            <w:pPr>
              <w:widowControl/>
              <w:tabs>
                <w:tab w:val="left" w:pos="540"/>
              </w:tabs>
              <w:autoSpaceDE/>
              <w:jc w:val="both"/>
              <w:rPr>
                <w:rFonts w:ascii="Times New Roman" w:hAnsi="Times New Roman" w:cs="Times New Roman"/>
                <w:sz w:val="24"/>
                <w:szCs w:val="24"/>
                <w:lang w:val="en-US"/>
              </w:rPr>
            </w:pPr>
          </w:p>
          <w:p w14:paraId="001C5113"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written Seller’s request stating that the Buyer didn’t fulfill contract obligations and containing amount to be </w:t>
            </w:r>
            <w:proofErr w:type="gramStart"/>
            <w:r>
              <w:rPr>
                <w:rFonts w:ascii="Times New Roman" w:hAnsi="Times New Roman" w:cs="Times New Roman"/>
                <w:sz w:val="24"/>
                <w:szCs w:val="24"/>
                <w:lang w:val="en-US"/>
              </w:rPr>
              <w:t>paid,  number</w:t>
            </w:r>
            <w:proofErr w:type="gramEnd"/>
            <w:r>
              <w:rPr>
                <w:rFonts w:ascii="Times New Roman" w:hAnsi="Times New Roman" w:cs="Times New Roman"/>
                <w:sz w:val="24"/>
                <w:szCs w:val="24"/>
                <w:lang w:val="en-US"/>
              </w:rPr>
              <w:t xml:space="preserve"> of the </w:t>
            </w:r>
            <w:r>
              <w:rPr>
                <w:rFonts w:ascii="Times New Roman" w:hAnsi="Times New Roman" w:cs="Times New Roman"/>
                <w:bCs/>
                <w:color w:val="000000"/>
                <w:sz w:val="24"/>
                <w:szCs w:val="24"/>
                <w:lang w:val="en-US"/>
              </w:rPr>
              <w:t>Stand-by Letter of Credit</w:t>
            </w:r>
            <w:r>
              <w:rPr>
                <w:rFonts w:ascii="Times New Roman" w:hAnsi="Times New Roman" w:cs="Times New Roman"/>
                <w:sz w:val="24"/>
                <w:szCs w:val="24"/>
                <w:lang w:val="en-US"/>
              </w:rPr>
              <w:t>, number and date of the Purchase Agreement – 1 original ;</w:t>
            </w:r>
          </w:p>
          <w:p w14:paraId="595EEB37"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bill of lading – 1 copy;</w:t>
            </w:r>
          </w:p>
          <w:p w14:paraId="297293DB" w14:textId="77777777" w:rsidR="009C4D21" w:rsidRDefault="009C4D21">
            <w:pPr>
              <w:widowControl/>
              <w:tabs>
                <w:tab w:val="left" w:pos="540"/>
              </w:tabs>
              <w:autoSpaceDE/>
              <w:jc w:val="both"/>
              <w:rPr>
                <w:rFonts w:ascii="Times New Roman" w:hAnsi="Times New Roman" w:cs="Times New Roman"/>
                <w:sz w:val="24"/>
                <w:szCs w:val="24"/>
                <w:lang w:val="en-US"/>
              </w:rPr>
            </w:pPr>
          </w:p>
          <w:p w14:paraId="2B9EF1BB"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Seller’s invoice showing quantity and value </w:t>
            </w:r>
            <w:proofErr w:type="gramStart"/>
            <w:r>
              <w:rPr>
                <w:rFonts w:ascii="Times New Roman" w:hAnsi="Times New Roman" w:cs="Times New Roman"/>
                <w:sz w:val="24"/>
                <w:szCs w:val="24"/>
                <w:lang w:val="en-US"/>
              </w:rPr>
              <w:t>of  the</w:t>
            </w:r>
            <w:proofErr w:type="gramEnd"/>
            <w:r>
              <w:rPr>
                <w:rFonts w:ascii="Times New Roman" w:hAnsi="Times New Roman" w:cs="Times New Roman"/>
                <w:sz w:val="24"/>
                <w:szCs w:val="24"/>
                <w:lang w:val="en-US"/>
              </w:rPr>
              <w:t xml:space="preserve"> loaded lot of Goods– 1 copy.</w:t>
            </w:r>
          </w:p>
          <w:p w14:paraId="0BAC5D1E" w14:textId="77777777" w:rsidR="009C4D21" w:rsidRDefault="009C4D21">
            <w:pPr>
              <w:widowControl/>
              <w:tabs>
                <w:tab w:val="left" w:pos="540"/>
              </w:tabs>
              <w:autoSpaceDE/>
              <w:jc w:val="both"/>
              <w:rPr>
                <w:rFonts w:ascii="Times New Roman" w:hAnsi="Times New Roman" w:cs="Times New Roman"/>
                <w:sz w:val="24"/>
                <w:szCs w:val="24"/>
                <w:lang w:val="en-US"/>
              </w:rPr>
            </w:pPr>
          </w:p>
          <w:p w14:paraId="6E7CF4A1" w14:textId="77777777" w:rsidR="009C4D21" w:rsidRDefault="009C4D21">
            <w:pPr>
              <w:widowControl/>
              <w:tabs>
                <w:tab w:val="left" w:pos="540"/>
              </w:tabs>
              <w:autoSpaceDE/>
              <w:jc w:val="both"/>
              <w:rPr>
                <w:rFonts w:ascii="Times New Roman" w:hAnsi="Times New Roman" w:cs="Times New Roman"/>
                <w:sz w:val="24"/>
                <w:szCs w:val="24"/>
                <w:lang w:val="en-US"/>
              </w:rPr>
            </w:pPr>
          </w:p>
          <w:p w14:paraId="4AC1AF30" w14:textId="77777777" w:rsidR="009C4D21" w:rsidRDefault="00000000">
            <w:pPr>
              <w:tabs>
                <w:tab w:val="left" w:pos="540"/>
                <w:tab w:val="left" w:pos="72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Seller`</w:t>
            </w:r>
            <w:proofErr w:type="gramStart"/>
            <w:r>
              <w:rPr>
                <w:rFonts w:ascii="Times New Roman" w:hAnsi="Times New Roman" w:cs="Times New Roman"/>
                <w:sz w:val="24"/>
                <w:szCs w:val="24"/>
                <w:lang w:val="en-US"/>
              </w:rPr>
              <w:t>s  payment</w:t>
            </w:r>
            <w:proofErr w:type="gramEnd"/>
            <w:r>
              <w:rPr>
                <w:rFonts w:ascii="Times New Roman" w:hAnsi="Times New Roman" w:cs="Times New Roman"/>
                <w:sz w:val="24"/>
                <w:szCs w:val="24"/>
                <w:lang w:val="en-US"/>
              </w:rPr>
              <w:t xml:space="preserve">   request  shall not be made   earlier than 5 (five) banking days after the date of bill of lading.</w:t>
            </w:r>
          </w:p>
          <w:p w14:paraId="036A9118" w14:textId="77777777" w:rsidR="009C4D21" w:rsidRDefault="009C4D21">
            <w:pPr>
              <w:tabs>
                <w:tab w:val="left" w:pos="540"/>
                <w:tab w:val="left" w:pos="720"/>
              </w:tabs>
              <w:jc w:val="both"/>
              <w:rPr>
                <w:rFonts w:ascii="Times New Roman" w:hAnsi="Times New Roman" w:cs="Times New Roman"/>
                <w:sz w:val="24"/>
                <w:szCs w:val="24"/>
                <w:lang w:val="en-US"/>
              </w:rPr>
            </w:pPr>
          </w:p>
          <w:p w14:paraId="2A4CF23A" w14:textId="77777777" w:rsidR="009C4D21" w:rsidRDefault="00000000">
            <w:pPr>
              <w:widowControl/>
              <w:numPr>
                <w:ilvl w:val="0"/>
                <w:numId w:val="6"/>
              </w:numPr>
              <w:tabs>
                <w:tab w:val="clear" w:pos="720"/>
                <w:tab w:val="left" w:pos="-8"/>
                <w:tab w:val="left" w:pos="540"/>
              </w:tabs>
              <w:autoSpaceDE/>
              <w:ind w:left="-8" w:firstLine="368"/>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the  final</w:t>
            </w:r>
            <w:proofErr w:type="gramEnd"/>
            <w:r>
              <w:rPr>
                <w:rFonts w:ascii="Times New Roman" w:hAnsi="Times New Roman" w:cs="Times New Roman"/>
                <w:sz w:val="24"/>
                <w:szCs w:val="24"/>
                <w:lang w:val="en-US"/>
              </w:rPr>
              <w:t xml:space="preserve"> mutual settlement as per item 5.1.2. of the Contract is </w:t>
            </w:r>
            <w:proofErr w:type="gramStart"/>
            <w:r>
              <w:rPr>
                <w:rFonts w:ascii="Times New Roman" w:hAnsi="Times New Roman" w:cs="Times New Roman"/>
                <w:sz w:val="24"/>
                <w:szCs w:val="24"/>
                <w:lang w:val="en-US"/>
              </w:rPr>
              <w:t>effected  against</w:t>
            </w:r>
            <w:proofErr w:type="gramEnd"/>
            <w:r>
              <w:rPr>
                <w:rFonts w:ascii="Times New Roman" w:hAnsi="Times New Roman" w:cs="Times New Roman"/>
                <w:sz w:val="24"/>
                <w:szCs w:val="24"/>
                <w:lang w:val="en-US"/>
              </w:rPr>
              <w:t xml:space="preserve"> the provision by the Seller to the executing bank the following documents:</w:t>
            </w:r>
          </w:p>
          <w:p w14:paraId="64F570DC"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lang w:val="en-US"/>
              </w:rPr>
            </w:pPr>
            <w:r>
              <w:rPr>
                <w:rFonts w:ascii="Times New Roman" w:hAnsi="Times New Roman" w:cs="Times New Roman"/>
                <w:sz w:val="24"/>
                <w:szCs w:val="24"/>
                <w:lang w:val="en-US"/>
              </w:rPr>
              <w:t>written Seller’s request stating that the Buyer didn’t fulfill contract obligations and containing amount to be paid, which is determined as the difference between  the  value of the lot of the Goods , calculated according to the  price, pointed in  item  4</w:t>
            </w:r>
            <w:r>
              <w:rPr>
                <w:rFonts w:ascii="Times New Roman" w:hAnsi="Times New Roman" w:cs="Times New Roman"/>
                <w:color w:val="000000"/>
                <w:sz w:val="24"/>
                <w:szCs w:val="24"/>
                <w:lang w:val="en-US"/>
              </w:rPr>
              <w:t>.4  and the  amount, paid  by the Buyer for  the lot of Goods, calculated according</w:t>
            </w:r>
            <w:r>
              <w:rPr>
                <w:rFonts w:ascii="Times New Roman" w:hAnsi="Times New Roman" w:cs="Times New Roman"/>
                <w:sz w:val="24"/>
                <w:szCs w:val="24"/>
                <w:lang w:val="en-US"/>
              </w:rPr>
              <w:t xml:space="preserve"> to the  price, pointed in item 4.3.,  number of the </w:t>
            </w:r>
            <w:r>
              <w:rPr>
                <w:rFonts w:ascii="Times New Roman" w:hAnsi="Times New Roman" w:cs="Times New Roman"/>
                <w:bCs/>
                <w:color w:val="000000"/>
                <w:sz w:val="24"/>
                <w:szCs w:val="24"/>
                <w:lang w:val="en-US"/>
              </w:rPr>
              <w:t>Stand-by Letter of Credit</w:t>
            </w:r>
            <w:r>
              <w:rPr>
                <w:rFonts w:ascii="Times New Roman" w:hAnsi="Times New Roman" w:cs="Times New Roman"/>
                <w:sz w:val="24"/>
                <w:szCs w:val="24"/>
                <w:lang w:val="en-US"/>
              </w:rPr>
              <w:t>, number and date of the Purchase Agreement,   – 1 original ;</w:t>
            </w:r>
          </w:p>
          <w:p w14:paraId="36F7A74D"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Seller’s invoice showing quantity and value of </w:t>
            </w:r>
            <w:proofErr w:type="gramStart"/>
            <w:r>
              <w:rPr>
                <w:rFonts w:ascii="Times New Roman" w:hAnsi="Times New Roman" w:cs="Times New Roman"/>
                <w:sz w:val="24"/>
                <w:szCs w:val="24"/>
                <w:lang w:val="en-US"/>
              </w:rPr>
              <w:t>the  loaded</w:t>
            </w:r>
            <w:proofErr w:type="gramEnd"/>
            <w:r>
              <w:rPr>
                <w:rFonts w:ascii="Times New Roman" w:hAnsi="Times New Roman" w:cs="Times New Roman"/>
                <w:sz w:val="24"/>
                <w:szCs w:val="24"/>
                <w:lang w:val="en-US"/>
              </w:rPr>
              <w:t xml:space="preserve"> lot of the Goods , as per   final price – 1 original;</w:t>
            </w:r>
          </w:p>
          <w:p w14:paraId="55DA06B8" w14:textId="77777777" w:rsidR="009C4D21" w:rsidRDefault="00000000">
            <w:pPr>
              <w:widowControl/>
              <w:numPr>
                <w:ilvl w:val="0"/>
                <w:numId w:val="3"/>
              </w:numPr>
              <w:tabs>
                <w:tab w:val="left" w:pos="540"/>
              </w:tabs>
              <w:autoSpaceDE/>
              <w:ind w:left="0" w:firstLine="1124"/>
              <w:jc w:val="both"/>
              <w:rPr>
                <w:rFonts w:ascii="Times New Roman" w:hAnsi="Times New Roman" w:cs="Times New Roman"/>
                <w:sz w:val="24"/>
                <w:szCs w:val="24"/>
                <w:lang w:val="en-US"/>
              </w:rPr>
            </w:pPr>
            <w:r>
              <w:rPr>
                <w:rFonts w:ascii="Times New Roman" w:hAnsi="Times New Roman" w:cs="Times New Roman"/>
                <w:sz w:val="24"/>
                <w:szCs w:val="24"/>
                <w:lang w:val="en-US"/>
              </w:rPr>
              <w:t>bill of lading – 1 copy</w:t>
            </w:r>
            <w:r>
              <w:rPr>
                <w:rFonts w:ascii="Times New Roman" w:hAnsi="Times New Roman" w:cs="Times New Roman"/>
                <w:sz w:val="24"/>
                <w:szCs w:val="24"/>
              </w:rPr>
              <w:t>.</w:t>
            </w:r>
          </w:p>
          <w:p w14:paraId="2840A134"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527511FE"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70402FC3"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69753AA8"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515831BF" w14:textId="77777777" w:rsidR="009C4D21" w:rsidRPr="00231ABD" w:rsidRDefault="00000000">
            <w:pPr>
              <w:widowControl/>
              <w:tabs>
                <w:tab w:val="left" w:pos="540"/>
              </w:tabs>
              <w:autoSpaceDE/>
              <w:jc w:val="both"/>
              <w:rPr>
                <w:lang w:val="en-US"/>
              </w:rPr>
            </w:pPr>
            <w:r>
              <w:rPr>
                <w:rFonts w:ascii="Times New Roman" w:hAnsi="Times New Roman" w:cs="Times New Roman"/>
                <w:sz w:val="24"/>
                <w:szCs w:val="24"/>
                <w:lang w:val="en-US"/>
              </w:rPr>
              <w:t xml:space="preserve">      This Seller`s </w:t>
            </w:r>
            <w:proofErr w:type="gramStart"/>
            <w:r>
              <w:rPr>
                <w:rFonts w:ascii="Times New Roman" w:hAnsi="Times New Roman" w:cs="Times New Roman"/>
                <w:sz w:val="24"/>
                <w:szCs w:val="24"/>
                <w:lang w:val="en-US"/>
              </w:rPr>
              <w:t>request  for</w:t>
            </w:r>
            <w:proofErr w:type="gramEnd"/>
            <w:r>
              <w:rPr>
                <w:rFonts w:ascii="Times New Roman" w:hAnsi="Times New Roman" w:cs="Times New Roman"/>
                <w:sz w:val="24"/>
                <w:szCs w:val="24"/>
                <w:lang w:val="en-US"/>
              </w:rPr>
              <w:t xml:space="preserve">  payment shall  be presented not earlier than 10 (ten) banking days after the end of  month date of Goods delivery.</w:t>
            </w:r>
          </w:p>
          <w:p w14:paraId="3F7949BF" w14:textId="77777777" w:rsidR="009C4D21" w:rsidRDefault="009C4D21">
            <w:pPr>
              <w:widowControl/>
              <w:tabs>
                <w:tab w:val="left" w:pos="540"/>
              </w:tabs>
              <w:autoSpaceDE/>
              <w:jc w:val="both"/>
              <w:rPr>
                <w:rFonts w:ascii="Times New Roman" w:hAnsi="Times New Roman" w:cs="Times New Roman"/>
                <w:sz w:val="24"/>
                <w:szCs w:val="24"/>
                <w:lang w:val="en-US"/>
              </w:rPr>
            </w:pPr>
          </w:p>
          <w:p w14:paraId="2B0F0AAA" w14:textId="77777777" w:rsidR="009C4D21" w:rsidRDefault="00000000">
            <w:pPr>
              <w:widowControl/>
              <w:tabs>
                <w:tab w:val="left" w:pos="540"/>
              </w:tabs>
              <w:autoSpaceDE/>
              <w:jc w:val="both"/>
              <w:rPr>
                <w:rFonts w:ascii="Times New Roman" w:hAnsi="Times New Roman" w:cs="Times New Roman"/>
                <w:bCs/>
                <w:color w:val="000000"/>
                <w:sz w:val="24"/>
                <w:szCs w:val="24"/>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Amount of the </w:t>
            </w:r>
            <w:r>
              <w:rPr>
                <w:rFonts w:ascii="Times New Roman" w:hAnsi="Times New Roman" w:cs="Times New Roman"/>
                <w:bCs/>
                <w:color w:val="000000"/>
                <w:sz w:val="24"/>
                <w:szCs w:val="24"/>
                <w:lang w:val="en-US"/>
              </w:rPr>
              <w:t xml:space="preserve">Stand-by Letter of Credit will be automatically decreased by the amount of each payment, effected by the Buyer within the frames of </w:t>
            </w:r>
            <w:proofErr w:type="gramStart"/>
            <w:r>
              <w:rPr>
                <w:rFonts w:ascii="Times New Roman" w:hAnsi="Times New Roman" w:cs="Times New Roman"/>
                <w:bCs/>
                <w:color w:val="000000"/>
                <w:sz w:val="24"/>
                <w:szCs w:val="24"/>
                <w:lang w:val="en-US"/>
              </w:rPr>
              <w:t>the  Additional</w:t>
            </w:r>
            <w:proofErr w:type="gramEnd"/>
            <w:r>
              <w:rPr>
                <w:rFonts w:ascii="Times New Roman" w:hAnsi="Times New Roman" w:cs="Times New Roman"/>
                <w:bCs/>
                <w:color w:val="000000"/>
                <w:sz w:val="24"/>
                <w:szCs w:val="24"/>
                <w:lang w:val="en-US"/>
              </w:rPr>
              <w:t xml:space="preserve"> agreements to the given Purchase Agreement in favor of the Seller. Before opening the Stand-by Letter of Credit all its terms and conditions shall be agreed with the Seller in writing</w:t>
            </w:r>
            <w:r>
              <w:rPr>
                <w:rFonts w:ascii="Times New Roman" w:hAnsi="Times New Roman" w:cs="Times New Roman"/>
                <w:bCs/>
                <w:color w:val="000000"/>
                <w:sz w:val="24"/>
                <w:szCs w:val="24"/>
                <w:lang w:val="uk-UA"/>
              </w:rPr>
              <w:t>.</w:t>
            </w:r>
          </w:p>
          <w:p w14:paraId="7B18F345" w14:textId="77777777" w:rsidR="009C4D21" w:rsidRDefault="00000000">
            <w:pPr>
              <w:widowControl/>
              <w:tabs>
                <w:tab w:val="left" w:pos="540"/>
              </w:tabs>
              <w:autoSpaceDE/>
              <w:jc w:val="both"/>
              <w:rPr>
                <w:rFonts w:ascii="Times New Roman" w:hAnsi="Times New Roman" w:cs="Times New Roman"/>
                <w:bCs/>
                <w:color w:val="000000"/>
                <w:sz w:val="24"/>
                <w:szCs w:val="24"/>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All documents </w:t>
            </w:r>
            <w:proofErr w:type="gramStart"/>
            <w:r>
              <w:rPr>
                <w:rFonts w:ascii="Times New Roman" w:hAnsi="Times New Roman" w:cs="Times New Roman"/>
                <w:sz w:val="24"/>
                <w:szCs w:val="24"/>
                <w:lang w:val="en-US"/>
              </w:rPr>
              <w:t>shall  be</w:t>
            </w:r>
            <w:proofErr w:type="gramEnd"/>
            <w:r>
              <w:rPr>
                <w:rFonts w:ascii="Times New Roman" w:hAnsi="Times New Roman" w:cs="Times New Roman"/>
                <w:sz w:val="24"/>
                <w:szCs w:val="24"/>
                <w:lang w:val="en-US"/>
              </w:rPr>
              <w:t xml:space="preserve"> issued in the name of the Buyer  and shall contain a reference to the number and date of this Agreement.</w:t>
            </w:r>
          </w:p>
          <w:p w14:paraId="0739A444" w14:textId="77777777" w:rsidR="009C4D21" w:rsidRPr="00231ABD" w:rsidRDefault="00000000">
            <w:pPr>
              <w:widowControl/>
              <w:tabs>
                <w:tab w:val="left" w:pos="540"/>
              </w:tabs>
              <w:autoSpaceDE/>
              <w:jc w:val="both"/>
              <w:rPr>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Documents / stamps on the Russian / Ukrainian language </w:t>
            </w:r>
            <w:proofErr w:type="gramStart"/>
            <w:r>
              <w:rPr>
                <w:rFonts w:ascii="Times New Roman" w:hAnsi="Times New Roman" w:cs="Times New Roman"/>
                <w:sz w:val="24"/>
                <w:szCs w:val="24"/>
                <w:lang w:val="en-US"/>
              </w:rPr>
              <w:t>are  acceptable</w:t>
            </w:r>
            <w:proofErr w:type="gramEnd"/>
            <w:r>
              <w:rPr>
                <w:rFonts w:ascii="Times New Roman" w:hAnsi="Times New Roman" w:cs="Times New Roman"/>
                <w:sz w:val="24"/>
                <w:szCs w:val="24"/>
                <w:lang w:val="en-US"/>
              </w:rPr>
              <w:t xml:space="preserve"> if with English translation.</w:t>
            </w:r>
          </w:p>
          <w:p w14:paraId="495F8478" w14:textId="77777777" w:rsidR="009C4D21" w:rsidRDefault="00000000">
            <w:pPr>
              <w:jc w:val="both"/>
              <w:rPr>
                <w:rFonts w:ascii="Times New Roman" w:hAnsi="Times New Roman" w:cs="Times New Roman"/>
                <w:sz w:val="24"/>
                <w:szCs w:val="24"/>
                <w:lang w:val="uk-UA"/>
              </w:rPr>
            </w:pPr>
            <w:r>
              <w:rPr>
                <w:rFonts w:ascii="Times New Roman" w:hAnsi="Times New Roman" w:cs="Times New Roman"/>
                <w:sz w:val="24"/>
                <w:szCs w:val="24"/>
                <w:lang w:val="en-US"/>
              </w:rPr>
              <w:t xml:space="preserve">       Standby letter of credit should be opened not later than 2 (two) days prior to the start of loading by the </w:t>
            </w:r>
            <w:proofErr w:type="gramStart"/>
            <w:r>
              <w:rPr>
                <w:rFonts w:ascii="Times New Roman" w:hAnsi="Times New Roman" w:cs="Times New Roman"/>
                <w:sz w:val="24"/>
                <w:szCs w:val="24"/>
                <w:lang w:val="en-US"/>
              </w:rPr>
              <w:t>Seller  the</w:t>
            </w:r>
            <w:proofErr w:type="gramEnd"/>
            <w:r>
              <w:rPr>
                <w:rFonts w:ascii="Times New Roman" w:hAnsi="Times New Roman" w:cs="Times New Roman"/>
                <w:sz w:val="24"/>
                <w:szCs w:val="24"/>
                <w:lang w:val="en-US"/>
              </w:rPr>
              <w:t xml:space="preserve"> </w:t>
            </w:r>
            <w:r>
              <w:rPr>
                <w:rFonts w:ascii="Times New Roman" w:hAnsi="Times New Roman" w:cs="Times New Roman"/>
                <w:bCs/>
                <w:color w:val="000000"/>
                <w:sz w:val="24"/>
                <w:szCs w:val="24"/>
                <w:lang w:val="en-US"/>
              </w:rPr>
              <w:t xml:space="preserve">Agreed  volume of the Goods </w:t>
            </w:r>
            <w:r>
              <w:rPr>
                <w:rFonts w:ascii="Times New Roman" w:hAnsi="Times New Roman" w:cs="Times New Roman"/>
                <w:sz w:val="24"/>
                <w:szCs w:val="24"/>
                <w:lang w:val="en-US"/>
              </w:rPr>
              <w:t xml:space="preserve"> on the board of the vessel.</w:t>
            </w:r>
          </w:p>
          <w:p w14:paraId="7069B92C" w14:textId="77777777" w:rsidR="009C4D21" w:rsidRPr="00231ABD" w:rsidRDefault="00000000">
            <w:pPr>
              <w:jc w:val="both"/>
              <w:rPr>
                <w:lang w:val="en-US"/>
              </w:rPr>
            </w:pPr>
            <w:r>
              <w:rPr>
                <w:rFonts w:ascii="Times New Roman" w:hAnsi="Times New Roman" w:cs="Times New Roman"/>
                <w:sz w:val="24"/>
                <w:szCs w:val="24"/>
                <w:lang w:val="en-US"/>
              </w:rPr>
              <w:t xml:space="preserve">5.7. The payment conditions, </w:t>
            </w:r>
            <w:proofErr w:type="gramStart"/>
            <w:r>
              <w:rPr>
                <w:rFonts w:ascii="Times New Roman" w:hAnsi="Times New Roman" w:cs="Times New Roman"/>
                <w:sz w:val="24"/>
                <w:szCs w:val="24"/>
                <w:lang w:val="en-US"/>
              </w:rPr>
              <w:t>specified  by</w:t>
            </w:r>
            <w:proofErr w:type="gramEnd"/>
            <w:r>
              <w:rPr>
                <w:rFonts w:ascii="Times New Roman" w:hAnsi="Times New Roman" w:cs="Times New Roman"/>
                <w:sz w:val="24"/>
                <w:szCs w:val="24"/>
                <w:lang w:val="en-US"/>
              </w:rPr>
              <w:t xml:space="preserve"> this Agreement could be changed  as per mutual agreement of the Parties and shall be executed by signing the Additional agreement to this Purchase Agreement.</w:t>
            </w:r>
          </w:p>
          <w:p w14:paraId="22F1B510" w14:textId="77777777" w:rsidR="009C4D21" w:rsidRDefault="009C4D21">
            <w:pPr>
              <w:jc w:val="both"/>
              <w:rPr>
                <w:rFonts w:ascii="Times New Roman" w:hAnsi="Times New Roman" w:cs="Times New Roman"/>
                <w:sz w:val="24"/>
                <w:szCs w:val="24"/>
                <w:lang w:val="en-US"/>
              </w:rPr>
            </w:pPr>
          </w:p>
          <w:p w14:paraId="2DBBE5D4"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C6CC6A4"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5. УСЛОВИЯ ОПЛАТЫ</w:t>
            </w:r>
          </w:p>
          <w:p w14:paraId="140D4624" w14:textId="77777777" w:rsidR="009C4D21" w:rsidRDefault="00000000">
            <w:pPr>
              <w:numPr>
                <w:ilvl w:val="1"/>
                <w:numId w:val="10"/>
              </w:numPr>
              <w:tabs>
                <w:tab w:val="left" w:pos="0"/>
              </w:tabs>
              <w:ind w:left="0" w:firstLine="0"/>
              <w:jc w:val="both"/>
              <w:rPr>
                <w:rFonts w:ascii="Times New Roman" w:hAnsi="Times New Roman" w:cs="Times New Roman"/>
                <w:sz w:val="24"/>
                <w:szCs w:val="24"/>
              </w:rPr>
            </w:pPr>
            <w:r>
              <w:rPr>
                <w:rFonts w:ascii="Times New Roman" w:hAnsi="Times New Roman" w:cs="Times New Roman"/>
                <w:sz w:val="24"/>
                <w:szCs w:val="24"/>
              </w:rPr>
              <w:t>Если Сторонами не согласовано иное, Покупатель обязан осуществить оплату каждой отгруженной партии Товара следующим образом:</w:t>
            </w:r>
          </w:p>
          <w:p w14:paraId="5C488E45" w14:textId="77777777" w:rsidR="009C4D21" w:rsidRDefault="00000000">
            <w:pPr>
              <w:widowControl/>
              <w:tabs>
                <w:tab w:val="left" w:pos="540"/>
                <w:tab w:val="left" w:pos="720"/>
              </w:tabs>
              <w:autoSpaceDE/>
              <w:jc w:val="both"/>
            </w:pPr>
            <w:r>
              <w:rPr>
                <w:rFonts w:ascii="Times New Roman" w:hAnsi="Times New Roman" w:cs="Times New Roman"/>
                <w:sz w:val="24"/>
                <w:szCs w:val="24"/>
              </w:rPr>
              <w:t xml:space="preserve">5.1.1. оплата в размере 80% (восьмидесяти) процентов стоимости </w:t>
            </w:r>
            <w:proofErr w:type="gramStart"/>
            <w:r>
              <w:rPr>
                <w:rFonts w:ascii="Times New Roman" w:hAnsi="Times New Roman" w:cs="Times New Roman"/>
                <w:sz w:val="24"/>
                <w:szCs w:val="24"/>
              </w:rPr>
              <w:t>отгруженной  партии</w:t>
            </w:r>
            <w:proofErr w:type="gramEnd"/>
            <w:r>
              <w:rPr>
                <w:rFonts w:ascii="Times New Roman" w:hAnsi="Times New Roman" w:cs="Times New Roman"/>
                <w:sz w:val="24"/>
                <w:szCs w:val="24"/>
              </w:rPr>
              <w:t xml:space="preserve"> Товара, определенной согласно п. 4.3, без вычетов, удержаний и зачетов перечисляется Покупателем в течение 3-х банковских дней с момента направления Продавцом Покупателю следующих документов:</w:t>
            </w:r>
          </w:p>
          <w:p w14:paraId="6686D9EF"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 счета Продавца, с указанием количества и стоимости отгруженного на борт судна Товара согласно коносаменту, с расчетом на основе предварительной цены, согласно п.4.3. – 1 копия;</w:t>
            </w:r>
          </w:p>
          <w:p w14:paraId="5E63A31A"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 коносамента – 1 копия.</w:t>
            </w:r>
          </w:p>
          <w:p w14:paraId="2F751143" w14:textId="77777777" w:rsidR="009C4D21" w:rsidRDefault="009C4D21">
            <w:pPr>
              <w:jc w:val="both"/>
              <w:rPr>
                <w:rFonts w:ascii="Times New Roman" w:hAnsi="Times New Roman" w:cs="Times New Roman"/>
                <w:sz w:val="24"/>
                <w:szCs w:val="24"/>
              </w:rPr>
            </w:pPr>
          </w:p>
          <w:p w14:paraId="3923F1A3" w14:textId="77777777" w:rsidR="009C4D21" w:rsidRDefault="00000000">
            <w:pPr>
              <w:jc w:val="both"/>
            </w:pPr>
            <w:r>
              <w:rPr>
                <w:rFonts w:ascii="Times New Roman" w:hAnsi="Times New Roman" w:cs="Times New Roman"/>
                <w:sz w:val="24"/>
                <w:szCs w:val="24"/>
              </w:rPr>
              <w:t xml:space="preserve">5.1.2. окончательный расчет за </w:t>
            </w:r>
            <w:proofErr w:type="gramStart"/>
            <w:r>
              <w:rPr>
                <w:rFonts w:ascii="Times New Roman" w:hAnsi="Times New Roman" w:cs="Times New Roman"/>
                <w:sz w:val="24"/>
                <w:szCs w:val="24"/>
              </w:rPr>
              <w:t>фактически  поставленный</w:t>
            </w:r>
            <w:proofErr w:type="gramEnd"/>
            <w:r>
              <w:rPr>
                <w:rFonts w:ascii="Times New Roman" w:hAnsi="Times New Roman" w:cs="Times New Roman"/>
                <w:sz w:val="24"/>
                <w:szCs w:val="24"/>
              </w:rPr>
              <w:t xml:space="preserve"> Товар  осуществляется Покупателем, в течение 5-ти банковских дней после даты подписания соответствующего  Дополнительного соглашения  (пункт 4.8.), </w:t>
            </w:r>
            <w:r>
              <w:rPr>
                <w:rFonts w:ascii="Times New Roman" w:hAnsi="Times New Roman" w:cs="Times New Roman"/>
                <w:sz w:val="24"/>
                <w:szCs w:val="24"/>
              </w:rPr>
              <w:t>против предоставления Продавцом  балансового счета (инвойса).</w:t>
            </w:r>
          </w:p>
          <w:p w14:paraId="32F9B9D5"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5.1.3. Поставка осуществляется только при условии открытия Покупателем резервного аккредитива согласно Контракту.</w:t>
            </w:r>
          </w:p>
          <w:p w14:paraId="315ADC06"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5.2. Стороны могут согласовать осуществление Покупателем предварительной оплаты Товара путем подписания дополнительного соглашения, в котором указывается объем поставки и сумма предварительной оплаты, против предварительного счета (инвойса) Продавца, в таком случае:</w:t>
            </w:r>
          </w:p>
          <w:p w14:paraId="05B79C23"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5.2.1. Если окончательная стоимость Товара, которая была рассчитана в соответствии с условиями настоящего Контракта, превысит сумму предварительной оплаты, осуществленной Покупателем, Покупатель обязуется доплатить соответствующую разницу в течение 15-ти банковских дней от даты требования Продавца.</w:t>
            </w:r>
          </w:p>
          <w:p w14:paraId="6FEDA8E7"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5.3. В случае если сумма оплаты, осуществленной Покупателем согласно п. 5.1.1. или п. 5.2. Контракта, превышает стоимость  поставленного Товара, рассчитанную по цене, согласно  п. 4.4 и зафиксированную в соответствующем дополнительном соглашении, Продавец возвращает на счёт Покупателя разницу в течение 15-ти банковских дней от даты требования Покупателя, либо с письменного согласия Покупателя  зачисляет ее в счет оплаты следующей партии Товара.</w:t>
            </w:r>
          </w:p>
          <w:p w14:paraId="0B759CFC"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5.4. Оплату Товара Покупатель производит прямым денежным переводом на счет Продавца. Валютой платежа по настоящему контракту являются доллары США (USD) и/</w:t>
            </w:r>
            <w:proofErr w:type="gramStart"/>
            <w:r>
              <w:rPr>
                <w:rFonts w:ascii="Times New Roman" w:hAnsi="Times New Roman" w:cs="Times New Roman"/>
                <w:sz w:val="24"/>
                <w:szCs w:val="24"/>
              </w:rPr>
              <w:t>или  ЕВРО</w:t>
            </w:r>
            <w:proofErr w:type="gramEnd"/>
            <w:r>
              <w:rPr>
                <w:rFonts w:ascii="Times New Roman" w:hAnsi="Times New Roman" w:cs="Times New Roman"/>
                <w:sz w:val="24"/>
                <w:szCs w:val="24"/>
              </w:rPr>
              <w:t xml:space="preserve"> (EUR).</w:t>
            </w:r>
          </w:p>
          <w:p w14:paraId="3A1414C9" w14:textId="77777777" w:rsidR="009C4D21" w:rsidRDefault="00000000">
            <w:pPr>
              <w:ind w:hanging="18"/>
              <w:jc w:val="both"/>
            </w:pPr>
            <w:r>
              <w:rPr>
                <w:rFonts w:ascii="Times New Roman" w:hAnsi="Times New Roman" w:cs="Times New Roman"/>
                <w:sz w:val="24"/>
                <w:szCs w:val="24"/>
              </w:rPr>
              <w:t xml:space="preserve">       В случае осуществления оплаты в Евро, цена Товара будет рассчитываться следующим образом:</w:t>
            </w:r>
          </w:p>
          <w:p w14:paraId="2F6E476D" w14:textId="77777777" w:rsidR="009C4D21" w:rsidRDefault="00000000">
            <w:pPr>
              <w:ind w:hanging="18"/>
              <w:jc w:val="both"/>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Цевро</w:t>
            </w:r>
            <w:proofErr w:type="spellEnd"/>
            <w:r>
              <w:rPr>
                <w:rFonts w:ascii="Times New Roman" w:hAnsi="Times New Roman" w:cs="Times New Roman"/>
                <w:b/>
                <w:sz w:val="24"/>
                <w:szCs w:val="24"/>
              </w:rPr>
              <w:t xml:space="preserve">= </w:t>
            </w:r>
            <w:proofErr w:type="spellStart"/>
            <w:proofErr w:type="gramStart"/>
            <w:r>
              <w:rPr>
                <w:rFonts w:ascii="Times New Roman" w:hAnsi="Times New Roman" w:cs="Times New Roman"/>
                <w:b/>
                <w:sz w:val="24"/>
                <w:szCs w:val="24"/>
              </w:rPr>
              <w:t>Цдол</w:t>
            </w:r>
            <w:proofErr w:type="spellEnd"/>
            <w:r>
              <w:rPr>
                <w:rFonts w:ascii="Times New Roman" w:hAnsi="Times New Roman" w:cs="Times New Roman"/>
                <w:b/>
                <w:sz w:val="24"/>
                <w:szCs w:val="24"/>
              </w:rPr>
              <w:t>.*</w:t>
            </w:r>
            <w:proofErr w:type="spellStart"/>
            <w:proofErr w:type="gramEnd"/>
            <w:r>
              <w:rPr>
                <w:rFonts w:ascii="Times New Roman" w:hAnsi="Times New Roman" w:cs="Times New Roman"/>
                <w:b/>
                <w:sz w:val="24"/>
                <w:szCs w:val="24"/>
              </w:rPr>
              <w:t>Кдол</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Кевро</w:t>
            </w:r>
            <w:proofErr w:type="spellEnd"/>
            <w:r>
              <w:rPr>
                <w:rFonts w:ascii="Times New Roman" w:hAnsi="Times New Roman" w:cs="Times New Roman"/>
                <w:b/>
                <w:sz w:val="24"/>
                <w:szCs w:val="24"/>
              </w:rPr>
              <w:t>,</w:t>
            </w:r>
            <w:r>
              <w:rPr>
                <w:rFonts w:ascii="Times New Roman" w:hAnsi="Times New Roman" w:cs="Times New Roman"/>
                <w:sz w:val="24"/>
                <w:szCs w:val="24"/>
              </w:rPr>
              <w:t xml:space="preserve">   где </w:t>
            </w:r>
          </w:p>
          <w:p w14:paraId="34B6E35C" w14:textId="77777777" w:rsidR="009C4D21" w:rsidRDefault="00000000">
            <w:pPr>
              <w:ind w:hanging="18"/>
              <w:jc w:val="both"/>
            </w:pPr>
            <w:proofErr w:type="spellStart"/>
            <w:r>
              <w:rPr>
                <w:rFonts w:ascii="Times New Roman" w:hAnsi="Times New Roman" w:cs="Times New Roman"/>
                <w:sz w:val="24"/>
                <w:szCs w:val="24"/>
              </w:rPr>
              <w:t>Цевро</w:t>
            </w:r>
            <w:proofErr w:type="spellEnd"/>
            <w:r>
              <w:rPr>
                <w:rFonts w:ascii="Times New Roman" w:hAnsi="Times New Roman" w:cs="Times New Roman"/>
                <w:sz w:val="24"/>
                <w:szCs w:val="24"/>
              </w:rPr>
              <w:t xml:space="preserve"> - цена Товара, установленная в евро.</w:t>
            </w:r>
          </w:p>
          <w:p w14:paraId="673D1431" w14:textId="77777777" w:rsidR="009C4D21" w:rsidRDefault="00000000">
            <w:pPr>
              <w:tabs>
                <w:tab w:val="left" w:pos="426"/>
                <w:tab w:val="left" w:pos="851"/>
              </w:tabs>
              <w:ind w:hanging="18"/>
              <w:jc w:val="both"/>
            </w:pPr>
            <w:proofErr w:type="spellStart"/>
            <w:r>
              <w:rPr>
                <w:rFonts w:ascii="Times New Roman" w:hAnsi="Times New Roman" w:cs="Times New Roman"/>
                <w:sz w:val="24"/>
                <w:szCs w:val="24"/>
              </w:rPr>
              <w:t>Цдол</w:t>
            </w:r>
            <w:proofErr w:type="spellEnd"/>
            <w:r>
              <w:rPr>
                <w:rFonts w:ascii="Times New Roman" w:hAnsi="Times New Roman" w:cs="Times New Roman"/>
                <w:sz w:val="24"/>
                <w:szCs w:val="24"/>
              </w:rPr>
              <w:t xml:space="preserve"> – цена Товара, установленная в долларах.</w:t>
            </w:r>
          </w:p>
          <w:p w14:paraId="2D3C787D" w14:textId="77777777" w:rsidR="009C4D21" w:rsidRDefault="00000000">
            <w:pPr>
              <w:tabs>
                <w:tab w:val="left" w:pos="-284"/>
                <w:tab w:val="left" w:pos="-142"/>
              </w:tabs>
              <w:ind w:hanging="18"/>
              <w:jc w:val="both"/>
            </w:pPr>
            <w:proofErr w:type="spellStart"/>
            <w:r>
              <w:rPr>
                <w:rFonts w:ascii="Times New Roman" w:hAnsi="Times New Roman" w:cs="Times New Roman"/>
                <w:sz w:val="24"/>
                <w:szCs w:val="24"/>
              </w:rPr>
              <w:t>Кдол</w:t>
            </w:r>
            <w:proofErr w:type="spellEnd"/>
            <w:r>
              <w:rPr>
                <w:rFonts w:ascii="Times New Roman" w:hAnsi="Times New Roman" w:cs="Times New Roman"/>
                <w:sz w:val="24"/>
                <w:szCs w:val="24"/>
              </w:rPr>
              <w:t>. - официальный курс гривны к доллару США, установленный Национальным Банком Украины на дату платежа, согласно информации о таком курсе, которая размещена на сайте www.bank.gov.ua (Национального Банка Украины).</w:t>
            </w:r>
          </w:p>
          <w:p w14:paraId="03E72157" w14:textId="77777777" w:rsidR="009C4D21" w:rsidRDefault="00000000">
            <w:pPr>
              <w:jc w:val="both"/>
              <w:rPr>
                <w:rFonts w:ascii="Times New Roman" w:hAnsi="Times New Roman" w:cs="Times New Roman"/>
                <w:sz w:val="24"/>
                <w:szCs w:val="24"/>
              </w:rPr>
            </w:pPr>
            <w:proofErr w:type="spellStart"/>
            <w:r>
              <w:rPr>
                <w:rFonts w:ascii="Times New Roman" w:hAnsi="Times New Roman" w:cs="Times New Roman"/>
                <w:sz w:val="24"/>
                <w:szCs w:val="24"/>
              </w:rPr>
              <w:t>Кевро</w:t>
            </w:r>
            <w:proofErr w:type="spellEnd"/>
            <w:r>
              <w:rPr>
                <w:rFonts w:ascii="Times New Roman" w:hAnsi="Times New Roman" w:cs="Times New Roman"/>
                <w:sz w:val="24"/>
                <w:szCs w:val="24"/>
              </w:rPr>
              <w:t xml:space="preserve"> – официальный курс гривны к евро, установленный Национальным Банком Украины на дату платежа, согласно информации о таком курсе, которая размещена на сайте </w:t>
            </w:r>
            <w:proofErr w:type="spellStart"/>
            <w:r>
              <w:rPr>
                <w:rFonts w:ascii="Times New Roman" w:hAnsi="Times New Roman" w:cs="Times New Roman"/>
                <w:sz w:val="24"/>
                <w:szCs w:val="24"/>
              </w:rPr>
              <w:t>www</w:t>
            </w:r>
            <w:proofErr w:type="spellEnd"/>
            <w:r>
              <w:rPr>
                <w:rFonts w:ascii="Times New Roman" w:hAnsi="Times New Roman" w:cs="Times New Roman"/>
                <w:sz w:val="24"/>
                <w:szCs w:val="24"/>
              </w:rPr>
              <w:t>. bank.gov.ua (Национального Банка Украины).</w:t>
            </w:r>
          </w:p>
          <w:p w14:paraId="54F6B67C"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     Датой платежа считается дата зачисления </w:t>
            </w:r>
            <w:r>
              <w:rPr>
                <w:rFonts w:ascii="Times New Roman" w:hAnsi="Times New Roman" w:cs="Times New Roman"/>
                <w:sz w:val="24"/>
                <w:szCs w:val="24"/>
              </w:rPr>
              <w:lastRenderedPageBreak/>
              <w:t>иностранной валюты на распределительный счет Продавца.</w:t>
            </w:r>
          </w:p>
          <w:p w14:paraId="17C38F83" w14:textId="77777777" w:rsidR="009C4D21" w:rsidRDefault="00000000">
            <w:pPr>
              <w:tabs>
                <w:tab w:val="left" w:pos="0"/>
                <w:tab w:val="left" w:pos="134"/>
                <w:tab w:val="left" w:pos="851"/>
              </w:tabs>
              <w:jc w:val="both"/>
            </w:pPr>
            <w:r>
              <w:rPr>
                <w:rFonts w:ascii="Times New Roman" w:hAnsi="Times New Roman" w:cs="Times New Roman"/>
                <w:sz w:val="24"/>
                <w:szCs w:val="24"/>
              </w:rPr>
              <w:t xml:space="preserve">         Покупатель при осуществлении платежа в обязательном порядке указывает в платежных документах номер и дату контракта, номер и дату счета. Под датой платежа понимается дата зачисления суммы оплаты на банковский счет Продавца.</w:t>
            </w:r>
          </w:p>
          <w:p w14:paraId="44654D9C"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5.5. Все банковские расходы, сборы и комиссии банка на территории страны Продавца относятся на счет Продавца, все банковские расходы, сборы и комиссии банка вне страны Продавца относятся на счет Покупателя. Банковские расходы за продление или внесение изменений в условия аккредитива оплачиваются той стороной, действия или бездействие которой вызвали необходимость такого продления или изменения.</w:t>
            </w:r>
          </w:p>
          <w:p w14:paraId="7D5F3C46" w14:textId="77777777" w:rsidR="009C4D21" w:rsidRDefault="00000000">
            <w:pPr>
              <w:tabs>
                <w:tab w:val="left" w:pos="-8"/>
                <w:tab w:val="left" w:pos="720"/>
              </w:tabs>
              <w:jc w:val="both"/>
              <w:rPr>
                <w:rFonts w:ascii="Times New Roman" w:hAnsi="Times New Roman" w:cs="Times New Roman"/>
                <w:sz w:val="24"/>
                <w:szCs w:val="24"/>
              </w:rPr>
            </w:pPr>
            <w:r>
              <w:rPr>
                <w:rFonts w:ascii="Times New Roman" w:hAnsi="Times New Roman" w:cs="Times New Roman"/>
                <w:sz w:val="24"/>
                <w:szCs w:val="24"/>
              </w:rPr>
              <w:t>5.6. В случае, если оплата Товара осуществляется согласно п.5.1., то такая оплата</w:t>
            </w:r>
            <w:r>
              <w:rPr>
                <w:rFonts w:ascii="Times New Roman" w:hAnsi="Times New Roman" w:cs="Times New Roman"/>
                <w:sz w:val="24"/>
                <w:szCs w:val="24"/>
              </w:rPr>
              <w:br/>
              <w:t>должна быть гарантирована резервным аккредитивом (</w:t>
            </w:r>
            <w:proofErr w:type="spellStart"/>
            <w:r>
              <w:rPr>
                <w:rFonts w:ascii="Times New Roman" w:hAnsi="Times New Roman" w:cs="Times New Roman"/>
                <w:sz w:val="24"/>
                <w:szCs w:val="24"/>
              </w:rPr>
              <w:t>Stand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credit</w:t>
            </w:r>
            <w:proofErr w:type="spellEnd"/>
            <w:r>
              <w:rPr>
                <w:rFonts w:ascii="Times New Roman" w:hAnsi="Times New Roman" w:cs="Times New Roman"/>
                <w:sz w:val="24"/>
                <w:szCs w:val="24"/>
              </w:rPr>
              <w:t>), выпущенным Покупателем в адрес Продавца в первоклассном европейском банке и аккредитив должен удовлетворять следующим условиям:</w:t>
            </w:r>
          </w:p>
          <w:p w14:paraId="49984B21" w14:textId="77777777" w:rsidR="009C4D21" w:rsidRDefault="00000000">
            <w:pPr>
              <w:widowControl/>
              <w:numPr>
                <w:ilvl w:val="0"/>
                <w:numId w:val="4"/>
              </w:numPr>
              <w:tabs>
                <w:tab w:val="clear" w:pos="720"/>
                <w:tab w:val="left" w:pos="540"/>
              </w:tabs>
              <w:autoSpaceDE/>
              <w:jc w:val="both"/>
              <w:rPr>
                <w:rFonts w:ascii="Times New Roman" w:hAnsi="Times New Roman" w:cs="Times New Roman"/>
                <w:sz w:val="24"/>
                <w:szCs w:val="24"/>
              </w:rPr>
            </w:pPr>
            <w:r>
              <w:rPr>
                <w:rFonts w:ascii="Times New Roman" w:hAnsi="Times New Roman" w:cs="Times New Roman"/>
                <w:sz w:val="24"/>
                <w:szCs w:val="24"/>
              </w:rPr>
              <w:t xml:space="preserve"> срок действия аккредитива – 90 (девяносто) календарных дней;</w:t>
            </w:r>
          </w:p>
          <w:p w14:paraId="72871B02" w14:textId="77777777" w:rsidR="009C4D21" w:rsidRDefault="00000000">
            <w:pPr>
              <w:widowControl/>
              <w:numPr>
                <w:ilvl w:val="0"/>
                <w:numId w:val="4"/>
              </w:numPr>
              <w:tabs>
                <w:tab w:val="clear" w:pos="720"/>
                <w:tab w:val="left" w:pos="134"/>
                <w:tab w:val="left" w:pos="540"/>
              </w:tabs>
              <w:autoSpaceDE/>
              <w:ind w:left="0" w:firstLine="360"/>
              <w:jc w:val="both"/>
              <w:rPr>
                <w:rFonts w:ascii="Times New Roman" w:hAnsi="Times New Roman" w:cs="Times New Roman"/>
                <w:sz w:val="24"/>
                <w:szCs w:val="24"/>
              </w:rPr>
            </w:pPr>
            <w:r>
              <w:rPr>
                <w:rFonts w:ascii="Times New Roman" w:hAnsi="Times New Roman" w:cs="Times New Roman"/>
                <w:sz w:val="24"/>
                <w:szCs w:val="24"/>
              </w:rPr>
              <w:t xml:space="preserve"> сумма аккредитива равна стоимости Согласованного к поставке объема Товара, оговоренной в соответствующем дополнительном соглашении (п. 1.3. Контракта) +</w:t>
            </w:r>
            <w:r>
              <w:rPr>
                <w:rFonts w:ascii="Times New Roman" w:hAnsi="Times New Roman" w:cs="Times New Roman"/>
                <w:sz w:val="24"/>
                <w:szCs w:val="24"/>
                <w:lang w:val="en-US"/>
              </w:rPr>
              <w:t>10</w:t>
            </w:r>
            <w:r>
              <w:rPr>
                <w:rFonts w:ascii="Times New Roman" w:hAnsi="Times New Roman" w:cs="Times New Roman"/>
                <w:sz w:val="24"/>
                <w:szCs w:val="24"/>
              </w:rPr>
              <w:t xml:space="preserve"> (десять)%;</w:t>
            </w:r>
          </w:p>
          <w:p w14:paraId="44241CC1" w14:textId="77777777" w:rsidR="009C4D21" w:rsidRDefault="009C4D21">
            <w:pPr>
              <w:widowControl/>
              <w:tabs>
                <w:tab w:val="left" w:pos="540"/>
              </w:tabs>
              <w:autoSpaceDE/>
              <w:ind w:left="360"/>
              <w:jc w:val="both"/>
              <w:rPr>
                <w:rFonts w:ascii="Times New Roman" w:hAnsi="Times New Roman" w:cs="Times New Roman"/>
                <w:sz w:val="24"/>
                <w:szCs w:val="24"/>
              </w:rPr>
            </w:pPr>
          </w:p>
          <w:p w14:paraId="386FE9DC" w14:textId="77777777" w:rsidR="009C4D21" w:rsidRDefault="00000000">
            <w:pPr>
              <w:widowControl/>
              <w:numPr>
                <w:ilvl w:val="0"/>
                <w:numId w:val="4"/>
              </w:numPr>
              <w:tabs>
                <w:tab w:val="clear" w:pos="720"/>
                <w:tab w:val="left" w:pos="540"/>
              </w:tabs>
              <w:autoSpaceDE/>
              <w:ind w:left="34" w:firstLine="326"/>
              <w:jc w:val="both"/>
              <w:rPr>
                <w:rFonts w:ascii="Times New Roman" w:hAnsi="Times New Roman" w:cs="Times New Roman"/>
                <w:sz w:val="24"/>
                <w:szCs w:val="24"/>
              </w:rPr>
            </w:pPr>
            <w:r>
              <w:rPr>
                <w:rFonts w:ascii="Times New Roman" w:hAnsi="Times New Roman" w:cs="Times New Roman"/>
                <w:sz w:val="24"/>
                <w:szCs w:val="24"/>
              </w:rPr>
              <w:t xml:space="preserve">исполняющий банк – первоклассный </w:t>
            </w:r>
            <w:proofErr w:type="gramStart"/>
            <w:r>
              <w:rPr>
                <w:rFonts w:ascii="Times New Roman" w:hAnsi="Times New Roman" w:cs="Times New Roman"/>
                <w:sz w:val="24"/>
                <w:szCs w:val="24"/>
              </w:rPr>
              <w:t>европейский  банк</w:t>
            </w:r>
            <w:proofErr w:type="gramEnd"/>
            <w:r>
              <w:rPr>
                <w:rFonts w:ascii="Times New Roman" w:hAnsi="Times New Roman" w:cs="Times New Roman"/>
                <w:sz w:val="24"/>
                <w:szCs w:val="24"/>
              </w:rPr>
              <w:t>;</w:t>
            </w:r>
          </w:p>
          <w:p w14:paraId="386B7D48" w14:textId="77777777" w:rsidR="009C4D21" w:rsidRDefault="00000000">
            <w:pPr>
              <w:widowControl/>
              <w:numPr>
                <w:ilvl w:val="0"/>
                <w:numId w:val="4"/>
              </w:numPr>
              <w:tabs>
                <w:tab w:val="clear" w:pos="720"/>
                <w:tab w:val="left" w:pos="540"/>
              </w:tabs>
              <w:autoSpaceDE/>
              <w:ind w:left="0" w:firstLine="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оплата  80</w:t>
            </w:r>
            <w:proofErr w:type="gramEnd"/>
            <w:r>
              <w:rPr>
                <w:rFonts w:ascii="Times New Roman" w:hAnsi="Times New Roman" w:cs="Times New Roman"/>
                <w:sz w:val="24"/>
                <w:szCs w:val="24"/>
              </w:rPr>
              <w:t>% (восемьдесят) процентов от стоимости отгруженной партии Товара, рассчитанной по предварительной цене согласно п.4.3, осуществляется   против предоставления Продавцом в исполняющий банк следующих документов:</w:t>
            </w:r>
          </w:p>
          <w:p w14:paraId="0EB1FD43"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письменного платежного требования Продавца, в котором должно быть указано, что Покупатель не выполнил свои контрактные обязательства, с указанием суммы требуемой оплаты, номера аккредитива, номера и даты контракта – 1 оригинал;</w:t>
            </w:r>
          </w:p>
          <w:p w14:paraId="5D4DBF77"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коносамента – 1 копия;</w:t>
            </w:r>
          </w:p>
          <w:p w14:paraId="0AB7270E"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счета Продавца с указанием количества и стоимости отгруженной партии Товара – 1 копия.</w:t>
            </w:r>
          </w:p>
          <w:p w14:paraId="2F61EA00" w14:textId="77777777" w:rsidR="009C4D21" w:rsidRDefault="00000000">
            <w:pPr>
              <w:tabs>
                <w:tab w:val="left" w:pos="540"/>
                <w:tab w:val="left" w:pos="720"/>
              </w:tabs>
              <w:jc w:val="both"/>
              <w:rPr>
                <w:rFonts w:ascii="Times New Roman" w:hAnsi="Times New Roman" w:cs="Times New Roman"/>
                <w:sz w:val="24"/>
                <w:szCs w:val="24"/>
              </w:rPr>
            </w:pPr>
            <w:r>
              <w:rPr>
                <w:rFonts w:ascii="Times New Roman" w:hAnsi="Times New Roman" w:cs="Times New Roman"/>
                <w:sz w:val="24"/>
                <w:szCs w:val="24"/>
              </w:rPr>
              <w:tab/>
              <w:t>Данное требование Продавца по оплате не может быть предоставлено ранее 5 (пяти) банковских дней от даты коносамента.</w:t>
            </w:r>
          </w:p>
          <w:p w14:paraId="5A5AD864" w14:textId="77777777" w:rsidR="009C4D21" w:rsidRDefault="00000000">
            <w:pPr>
              <w:numPr>
                <w:ilvl w:val="0"/>
                <w:numId w:val="6"/>
              </w:numPr>
              <w:tabs>
                <w:tab w:val="clear" w:pos="720"/>
                <w:tab w:val="left" w:pos="-8"/>
                <w:tab w:val="left" w:pos="540"/>
              </w:tabs>
              <w:ind w:left="-8" w:firstLine="368"/>
              <w:jc w:val="both"/>
              <w:rPr>
                <w:rFonts w:ascii="Times New Roman" w:hAnsi="Times New Roman" w:cs="Times New Roman"/>
                <w:sz w:val="24"/>
                <w:szCs w:val="24"/>
              </w:rPr>
            </w:pPr>
            <w:r>
              <w:rPr>
                <w:rFonts w:ascii="Times New Roman" w:hAnsi="Times New Roman" w:cs="Times New Roman"/>
                <w:sz w:val="24"/>
                <w:szCs w:val="24"/>
              </w:rPr>
              <w:lastRenderedPageBreak/>
              <w:t xml:space="preserve"> окончательный взаиморасчет, предусмотренный п. 5.1.2. Контракта, осуществляется против предоставления Продавцом в исполняющий банк следующих документов:</w:t>
            </w:r>
          </w:p>
          <w:p w14:paraId="6A2C5EB9" w14:textId="77777777" w:rsidR="009C4D21" w:rsidRDefault="00000000">
            <w:pPr>
              <w:widowControl/>
              <w:numPr>
                <w:ilvl w:val="1"/>
                <w:numId w:val="5"/>
              </w:numPr>
              <w:tabs>
                <w:tab w:val="left" w:pos="0"/>
              </w:tabs>
              <w:autoSpaceDE/>
              <w:ind w:left="0" w:firstLine="0"/>
              <w:jc w:val="both"/>
              <w:rPr>
                <w:rFonts w:ascii="Times New Roman" w:hAnsi="Times New Roman" w:cs="Times New Roman"/>
                <w:sz w:val="24"/>
                <w:szCs w:val="24"/>
              </w:rPr>
            </w:pPr>
            <w:r>
              <w:rPr>
                <w:rFonts w:ascii="Times New Roman" w:hAnsi="Times New Roman" w:cs="Times New Roman"/>
                <w:sz w:val="24"/>
                <w:szCs w:val="24"/>
              </w:rPr>
              <w:t xml:space="preserve">письменное платежное требование Продавца, в котором должно быть указано, что Покупатель не выполнил свои контрактные обязательства, с указанием суммы требуемой оплаты, которая определяется как разница между стоимостью партии Товара, рассчитанной по цене </w:t>
            </w:r>
            <w:proofErr w:type="spellStart"/>
            <w:r>
              <w:rPr>
                <w:rFonts w:ascii="Times New Roman" w:hAnsi="Times New Roman" w:cs="Times New Roman"/>
                <w:sz w:val="24"/>
                <w:szCs w:val="24"/>
                <w:lang w:val="uk-UA"/>
              </w:rPr>
              <w:t>согласно</w:t>
            </w:r>
            <w:proofErr w:type="spellEnd"/>
            <w:r>
              <w:rPr>
                <w:rFonts w:ascii="Times New Roman" w:hAnsi="Times New Roman" w:cs="Times New Roman"/>
                <w:sz w:val="24"/>
                <w:szCs w:val="24"/>
                <w:lang w:val="uk-UA"/>
              </w:rPr>
              <w:t xml:space="preserve"> </w:t>
            </w:r>
            <w:r>
              <w:rPr>
                <w:rFonts w:ascii="Times New Roman" w:hAnsi="Times New Roman" w:cs="Times New Roman"/>
                <w:sz w:val="24"/>
                <w:szCs w:val="24"/>
              </w:rPr>
              <w:t>п. 4.4, и произведенной Покупателем оплатой  стоимости партии Товара рассчитанной по цене согласно  п. 4.3, номера аккредитива, номера и даты контракта – 1 оригинал;</w:t>
            </w:r>
          </w:p>
          <w:p w14:paraId="433ADCB6" w14:textId="77777777" w:rsidR="009C4D21" w:rsidRDefault="00000000">
            <w:pPr>
              <w:widowControl/>
              <w:numPr>
                <w:ilvl w:val="1"/>
                <w:numId w:val="5"/>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счет Продавца с указанием количества и стоимости, отгруженной партии Товара, исходя из окончательной цены – 1 оригинал;</w:t>
            </w:r>
          </w:p>
          <w:p w14:paraId="44321579"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коносамент – 1 копия.</w:t>
            </w:r>
          </w:p>
          <w:p w14:paraId="506E9740" w14:textId="77777777" w:rsidR="009C4D21" w:rsidRDefault="009C4D21">
            <w:pPr>
              <w:widowControl/>
              <w:tabs>
                <w:tab w:val="left" w:pos="540"/>
              </w:tabs>
              <w:autoSpaceDE/>
              <w:ind w:left="1080"/>
              <w:jc w:val="both"/>
              <w:rPr>
                <w:rFonts w:ascii="Times New Roman" w:hAnsi="Times New Roman" w:cs="Times New Roman"/>
                <w:sz w:val="24"/>
                <w:szCs w:val="24"/>
              </w:rPr>
            </w:pPr>
          </w:p>
          <w:p w14:paraId="3DAD595A" w14:textId="77777777" w:rsidR="009C4D21" w:rsidRDefault="009C4D21">
            <w:pPr>
              <w:widowControl/>
              <w:tabs>
                <w:tab w:val="left" w:pos="540"/>
              </w:tabs>
              <w:autoSpaceDE/>
              <w:ind w:left="1080"/>
              <w:jc w:val="both"/>
              <w:rPr>
                <w:rFonts w:ascii="Times New Roman" w:hAnsi="Times New Roman" w:cs="Times New Roman"/>
                <w:sz w:val="24"/>
                <w:szCs w:val="24"/>
              </w:rPr>
            </w:pPr>
          </w:p>
          <w:p w14:paraId="3E49A923"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ab/>
              <w:t xml:space="preserve">Данное требование Продавца по оплате не может быть предоставлено ранее 10 (десяти) банковских дней от даты окончания </w:t>
            </w:r>
            <w:proofErr w:type="gramStart"/>
            <w:r>
              <w:rPr>
                <w:rFonts w:ascii="Times New Roman" w:hAnsi="Times New Roman" w:cs="Times New Roman"/>
                <w:sz w:val="24"/>
                <w:szCs w:val="24"/>
              </w:rPr>
              <w:t>месяца  поставки</w:t>
            </w:r>
            <w:proofErr w:type="gramEnd"/>
            <w:r>
              <w:rPr>
                <w:rFonts w:ascii="Times New Roman" w:hAnsi="Times New Roman" w:cs="Times New Roman"/>
                <w:sz w:val="24"/>
                <w:szCs w:val="24"/>
              </w:rPr>
              <w:t xml:space="preserve"> партии Товара.</w:t>
            </w:r>
          </w:p>
          <w:p w14:paraId="2AEA7C95" w14:textId="77777777" w:rsidR="009C4D21" w:rsidRDefault="00000000">
            <w:pPr>
              <w:ind w:firstLine="540"/>
              <w:jc w:val="both"/>
              <w:rPr>
                <w:rFonts w:ascii="Times New Roman" w:hAnsi="Times New Roman" w:cs="Times New Roman"/>
                <w:sz w:val="24"/>
                <w:szCs w:val="24"/>
              </w:rPr>
            </w:pPr>
            <w:r>
              <w:rPr>
                <w:rFonts w:ascii="Times New Roman" w:hAnsi="Times New Roman" w:cs="Times New Roman"/>
                <w:sz w:val="24"/>
                <w:szCs w:val="24"/>
              </w:rPr>
              <w:t>Сумма резервного аккредитива будет автоматически уменьшаться на сумму каждого платежа, осуществленного Покупателем в рамках соответствующих дополнительных соглашений к данному контракту в пользу Продавца. Условия аккредитива должны быть согласованы с Продавцом в письменном виде до его открытия.</w:t>
            </w:r>
          </w:p>
          <w:p w14:paraId="00BA23F1" w14:textId="77777777" w:rsidR="009C4D21" w:rsidRDefault="00000000">
            <w:pPr>
              <w:tabs>
                <w:tab w:val="left" w:pos="540"/>
                <w:tab w:val="left" w:pos="720"/>
              </w:tabs>
              <w:jc w:val="both"/>
              <w:rPr>
                <w:rFonts w:ascii="Times New Roman" w:hAnsi="Times New Roman" w:cs="Times New Roman"/>
                <w:sz w:val="24"/>
                <w:szCs w:val="24"/>
              </w:rPr>
            </w:pPr>
            <w:r>
              <w:rPr>
                <w:rFonts w:ascii="Times New Roman" w:hAnsi="Times New Roman" w:cs="Times New Roman"/>
                <w:sz w:val="24"/>
                <w:szCs w:val="24"/>
              </w:rPr>
              <w:tab/>
            </w:r>
          </w:p>
          <w:p w14:paraId="000196CB" w14:textId="77777777" w:rsidR="009C4D21" w:rsidRDefault="00000000">
            <w:pPr>
              <w:tabs>
                <w:tab w:val="left" w:pos="540"/>
                <w:tab w:val="left" w:pos="720"/>
              </w:tabs>
              <w:jc w:val="both"/>
            </w:pPr>
            <w:r>
              <w:rPr>
                <w:rFonts w:ascii="Times New Roman" w:hAnsi="Times New Roman" w:cs="Times New Roman"/>
                <w:sz w:val="24"/>
                <w:szCs w:val="24"/>
                <w:lang w:val="uk-UA"/>
              </w:rPr>
              <w:t xml:space="preserve">        </w:t>
            </w:r>
            <w:r>
              <w:rPr>
                <w:rFonts w:ascii="Times New Roman" w:hAnsi="Times New Roman" w:cs="Times New Roman"/>
                <w:sz w:val="24"/>
                <w:szCs w:val="24"/>
              </w:rPr>
              <w:t xml:space="preserve">Все документы должны быть выписаны на имя Покупателя и содержать ссылку на номер и дату настоящего Контракта. </w:t>
            </w:r>
          </w:p>
          <w:p w14:paraId="58028CBD" w14:textId="77777777" w:rsidR="009C4D21" w:rsidRPr="00231ABD" w:rsidRDefault="00000000">
            <w:pPr>
              <w:ind w:firstLine="567"/>
              <w:jc w:val="both"/>
              <w:rPr>
                <w:rFonts w:ascii="Times New Roman" w:hAnsi="Times New Roman" w:cs="Times New Roman"/>
                <w:sz w:val="24"/>
                <w:szCs w:val="24"/>
              </w:rPr>
            </w:pPr>
            <w:r>
              <w:rPr>
                <w:rFonts w:ascii="Times New Roman" w:hAnsi="Times New Roman" w:cs="Times New Roman"/>
                <w:sz w:val="24"/>
                <w:szCs w:val="24"/>
              </w:rPr>
              <w:t xml:space="preserve">Документы/штампы на русском/украинском языке приемлемы, если сопровождаются переводом на английский язык.  </w:t>
            </w:r>
          </w:p>
          <w:p w14:paraId="74DE0D54" w14:textId="77777777" w:rsidR="009C4D21" w:rsidRDefault="00000000">
            <w:pPr>
              <w:ind w:firstLine="567"/>
              <w:jc w:val="both"/>
            </w:pPr>
            <w:r>
              <w:rPr>
                <w:rFonts w:ascii="Times New Roman" w:hAnsi="Times New Roman" w:cs="Times New Roman"/>
                <w:sz w:val="24"/>
                <w:szCs w:val="24"/>
              </w:rPr>
              <w:t>Данный резервный аккредитив должен быть открыт в срок не позднее, чем за 2 (два) дня до начала отгрузки Продавцом на борт судна   Согласованного к поставке объема Товара.</w:t>
            </w:r>
          </w:p>
          <w:p w14:paraId="05B23B31" w14:textId="77777777" w:rsidR="009C4D21" w:rsidRDefault="00000000">
            <w:pPr>
              <w:spacing w:line="235" w:lineRule="exact"/>
              <w:jc w:val="both"/>
              <w:rPr>
                <w:rFonts w:ascii="Times New Roman" w:hAnsi="Times New Roman" w:cs="Times New Roman"/>
                <w:sz w:val="24"/>
                <w:szCs w:val="24"/>
                <w:lang w:val="uk-UA"/>
              </w:rPr>
            </w:pPr>
            <w:r>
              <w:rPr>
                <w:rFonts w:ascii="Times New Roman" w:hAnsi="Times New Roman" w:cs="Times New Roman"/>
                <w:sz w:val="24"/>
                <w:szCs w:val="24"/>
              </w:rPr>
              <w:t>5.7. Условия оплаты, предусмотренные данным Контрактом, могут быть изменены по взаимному соглашению Сторон, что оформляется путем подписания дополнительного соглашения к данному Контракту.</w:t>
            </w:r>
          </w:p>
          <w:p w14:paraId="21957B07" w14:textId="77777777" w:rsidR="009C4D21" w:rsidRDefault="009C4D21">
            <w:pPr>
              <w:spacing w:line="235" w:lineRule="exact"/>
              <w:jc w:val="both"/>
              <w:rPr>
                <w:rFonts w:ascii="Times New Roman" w:hAnsi="Times New Roman" w:cs="Times New Roman"/>
                <w:sz w:val="24"/>
                <w:szCs w:val="24"/>
                <w:lang w:val="uk-UA"/>
              </w:rPr>
            </w:pPr>
          </w:p>
          <w:p w14:paraId="7E9D862B" w14:textId="77777777" w:rsidR="009C4D21" w:rsidRDefault="009C4D21">
            <w:pPr>
              <w:spacing w:line="235" w:lineRule="exact"/>
              <w:jc w:val="both"/>
              <w:rPr>
                <w:rFonts w:ascii="Times New Roman" w:hAnsi="Times New Roman" w:cs="Times New Roman"/>
                <w:sz w:val="24"/>
                <w:szCs w:val="24"/>
                <w:lang w:val="uk-UA"/>
              </w:rPr>
            </w:pPr>
          </w:p>
          <w:p w14:paraId="7C311C86" w14:textId="77777777" w:rsidR="009C4D21" w:rsidRDefault="009C4D21">
            <w:pPr>
              <w:spacing w:line="235" w:lineRule="exact"/>
              <w:jc w:val="both"/>
              <w:rPr>
                <w:rFonts w:ascii="Times New Roman" w:hAnsi="Times New Roman" w:cs="Times New Roman"/>
                <w:b/>
                <w:bCs/>
                <w:color w:val="000000"/>
                <w:sz w:val="24"/>
                <w:szCs w:val="24"/>
                <w:lang w:val="uk-UA"/>
              </w:rPr>
            </w:pPr>
          </w:p>
        </w:tc>
      </w:tr>
      <w:tr w:rsidR="009C4D21" w14:paraId="4107572D" w14:textId="77777777">
        <w:tc>
          <w:tcPr>
            <w:tcW w:w="5201" w:type="dxa"/>
            <w:tcBorders>
              <w:top w:val="single" w:sz="4" w:space="0" w:color="000000"/>
              <w:left w:val="single" w:sz="4" w:space="0" w:color="000000"/>
              <w:bottom w:val="single" w:sz="4" w:space="0" w:color="000000"/>
              <w:right w:val="single" w:sz="4" w:space="0" w:color="000000"/>
            </w:tcBorders>
          </w:tcPr>
          <w:p w14:paraId="063AFD4D" w14:textId="77777777" w:rsidR="009C4D21" w:rsidRDefault="00000000">
            <w:pPr>
              <w:shd w:val="clear" w:color="auto" w:fill="FFFFFF"/>
              <w:tabs>
                <w:tab w:val="left" w:pos="10065"/>
              </w:tabs>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US"/>
              </w:rPr>
              <w:lastRenderedPageBreak/>
              <w:t xml:space="preserve">6. </w:t>
            </w:r>
            <w:r>
              <w:rPr>
                <w:rFonts w:ascii="Times New Roman" w:hAnsi="Times New Roman" w:cs="Times New Roman"/>
                <w:b/>
                <w:bCs/>
                <w:color w:val="000000"/>
                <w:sz w:val="24"/>
                <w:szCs w:val="24"/>
                <w:u w:val="single"/>
                <w:lang w:val="en-GB"/>
              </w:rPr>
              <w:t>PROPERTY</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RIGHTS</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AND</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 xml:space="preserve">RISKS </w:t>
            </w:r>
            <w:r>
              <w:rPr>
                <w:rFonts w:ascii="Times New Roman" w:hAnsi="Times New Roman" w:cs="Times New Roman"/>
                <w:b/>
                <w:bCs/>
                <w:color w:val="000000"/>
                <w:sz w:val="24"/>
                <w:szCs w:val="24"/>
                <w:u w:val="single"/>
                <w:lang w:val="en-GB"/>
              </w:rPr>
              <w:lastRenderedPageBreak/>
              <w:t>TRANSFER</w:t>
            </w:r>
          </w:p>
          <w:p w14:paraId="20143391" w14:textId="77777777" w:rsidR="009C4D21" w:rsidRDefault="00000000">
            <w:pPr>
              <w:jc w:val="both"/>
              <w:rPr>
                <w:rFonts w:ascii="Times New Roman" w:hAnsi="Times New Roman" w:cs="Times New Roman"/>
                <w:sz w:val="24"/>
                <w:szCs w:val="24"/>
                <w:lang w:val="en-US"/>
              </w:rPr>
            </w:pPr>
            <w:r>
              <w:rPr>
                <w:rFonts w:ascii="Times New Roman" w:hAnsi="Times New Roman" w:cs="Times New Roman"/>
                <w:color w:val="000000"/>
                <w:sz w:val="24"/>
                <w:szCs w:val="24"/>
                <w:lang w:val="en-US"/>
              </w:rPr>
              <w:t xml:space="preserve">6.1. </w:t>
            </w:r>
            <w:r>
              <w:rPr>
                <w:rFonts w:ascii="Times New Roman" w:hAnsi="Times New Roman" w:cs="Times New Roman"/>
                <w:color w:val="000000"/>
                <w:sz w:val="24"/>
                <w:szCs w:val="24"/>
                <w:lang w:val="en-GB"/>
              </w:rPr>
              <w:t>All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risks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related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to be </w:t>
            </w:r>
            <w:proofErr w:type="gramStart"/>
            <w:r>
              <w:rPr>
                <w:rFonts w:ascii="Times New Roman" w:hAnsi="Times New Roman" w:cs="Times New Roman"/>
                <w:color w:val="000000"/>
                <w:sz w:val="24"/>
                <w:szCs w:val="24"/>
                <w:lang w:val="en-US"/>
              </w:rPr>
              <w:t xml:space="preserve">delivered  </w:t>
            </w:r>
            <w:r>
              <w:rPr>
                <w:rFonts w:ascii="Times New Roman" w:hAnsi="Times New Roman" w:cs="Times New Roman"/>
                <w:color w:val="000000"/>
                <w:sz w:val="24"/>
                <w:szCs w:val="24"/>
                <w:lang w:val="en-GB"/>
              </w:rPr>
              <w:t>under</w:t>
            </w:r>
            <w:proofErr w:type="gram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present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are</w:t>
            </w:r>
            <w:r>
              <w:rPr>
                <w:rFonts w:ascii="Times New Roman" w:hAnsi="Times New Roman" w:cs="Times New Roman"/>
                <w:color w:val="000000"/>
                <w:sz w:val="24"/>
                <w:szCs w:val="24"/>
                <w:lang w:val="en-US"/>
              </w:rPr>
              <w:t xml:space="preserve"> transferred </w:t>
            </w:r>
            <w:r>
              <w:rPr>
                <w:rFonts w:ascii="Times New Roman" w:hAnsi="Times New Roman" w:cs="Times New Roman"/>
                <w:color w:val="000000"/>
                <w:sz w:val="24"/>
                <w:szCs w:val="24"/>
                <w:lang w:val="en-GB"/>
              </w:rPr>
              <w:t>from</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Seller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Buyer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according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delivery conditions</w:t>
            </w:r>
            <w:r>
              <w:rPr>
                <w:rFonts w:ascii="Times New Roman" w:hAnsi="Times New Roman" w:cs="Times New Roman"/>
                <w:color w:val="000000"/>
                <w:sz w:val="24"/>
                <w:szCs w:val="24"/>
                <w:lang w:val="en-GB"/>
              </w:rPr>
              <w:t xml:space="preserve"> </w:t>
            </w:r>
            <w:r>
              <w:rPr>
                <w:rFonts w:ascii="Times New Roman" w:hAnsi="Times New Roman" w:cs="Times New Roman"/>
                <w:b/>
                <w:color w:val="000000"/>
                <w:sz w:val="24"/>
                <w:szCs w:val="24"/>
                <w:lang w:val="en-GB"/>
              </w:rPr>
              <w:t>FOB one safe port / one safe berth ,</w:t>
            </w:r>
            <w:proofErr w:type="spellStart"/>
            <w:r>
              <w:rPr>
                <w:rFonts w:ascii="Times New Roman" w:hAnsi="Times New Roman" w:cs="Times New Roman"/>
                <w:b/>
                <w:color w:val="000000"/>
                <w:sz w:val="24"/>
                <w:szCs w:val="24"/>
                <w:lang w:val="en-GB"/>
              </w:rPr>
              <w:t>Chernomorsk</w:t>
            </w:r>
            <w:proofErr w:type="spellEnd"/>
            <w:r>
              <w:rPr>
                <w:rFonts w:ascii="Times New Roman" w:hAnsi="Times New Roman" w:cs="Times New Roman"/>
                <w:b/>
                <w:color w:val="000000"/>
                <w:sz w:val="24"/>
                <w:szCs w:val="24"/>
                <w:lang w:val="en-GB"/>
              </w:rPr>
              <w:t xml:space="preserve"> port (</w:t>
            </w:r>
            <w:r>
              <w:rPr>
                <w:rFonts w:ascii="Times New Roman" w:hAnsi="Times New Roman" w:cs="Times New Roman"/>
                <w:b/>
                <w:color w:val="000000"/>
                <w:sz w:val="24"/>
                <w:szCs w:val="24"/>
                <w:lang w:val="en-US"/>
              </w:rPr>
              <w:t>«</w:t>
            </w:r>
            <w:r>
              <w:rPr>
                <w:rFonts w:ascii="Times New Roman" w:hAnsi="Times New Roman" w:cs="Times New Roman"/>
                <w:sz w:val="24"/>
                <w:szCs w:val="24"/>
                <w:lang w:val="en-US"/>
              </w:rPr>
              <w:t>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w:t>
            </w:r>
          </w:p>
          <w:p w14:paraId="420AFBD0" w14:textId="77777777" w:rsidR="009C4D21" w:rsidRDefault="009C4D21">
            <w:pPr>
              <w:shd w:val="clear" w:color="auto" w:fill="FFFFFF"/>
              <w:jc w:val="both"/>
              <w:rPr>
                <w:rFonts w:ascii="Times New Roman" w:hAnsi="Times New Roman" w:cs="Times New Roman"/>
                <w:color w:val="000000"/>
                <w:sz w:val="24"/>
                <w:szCs w:val="24"/>
                <w:lang w:val="en-US"/>
              </w:rPr>
            </w:pPr>
          </w:p>
          <w:p w14:paraId="3A6B235B" w14:textId="77777777" w:rsidR="009C4D21" w:rsidRDefault="009C4D21">
            <w:pPr>
              <w:shd w:val="clear" w:color="auto" w:fill="FFFFFF"/>
              <w:jc w:val="both"/>
              <w:rPr>
                <w:rFonts w:ascii="Times New Roman" w:hAnsi="Times New Roman" w:cs="Times New Roman"/>
                <w:color w:val="000000"/>
                <w:sz w:val="24"/>
                <w:szCs w:val="24"/>
                <w:lang w:val="en-US"/>
              </w:rPr>
            </w:pPr>
          </w:p>
          <w:p w14:paraId="3B383279" w14:textId="77777777" w:rsidR="009C4D21" w:rsidRDefault="00000000">
            <w:pPr>
              <w:shd w:val="clear" w:color="auto" w:fill="FFFFFF"/>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6.2. The title for the goods is transferred from the Seller to </w:t>
            </w:r>
            <w:proofErr w:type="gramStart"/>
            <w:r>
              <w:rPr>
                <w:rFonts w:ascii="Times New Roman" w:hAnsi="Times New Roman" w:cs="Times New Roman"/>
                <w:color w:val="000000"/>
                <w:sz w:val="24"/>
                <w:szCs w:val="24"/>
                <w:lang w:val="en-US"/>
              </w:rPr>
              <w:t>the  Buyer</w:t>
            </w:r>
            <w:proofErr w:type="gramEnd"/>
            <w:r>
              <w:rPr>
                <w:rFonts w:ascii="Times New Roman" w:hAnsi="Times New Roman" w:cs="Times New Roman"/>
                <w:color w:val="000000"/>
                <w:sz w:val="24"/>
                <w:szCs w:val="24"/>
                <w:lang w:val="en-US"/>
              </w:rPr>
              <w:t xml:space="preserve"> at the moment when the  Goods passes the outer edge of the permanent intake flange of the vessel at the loading port. </w:t>
            </w:r>
            <w:r>
              <w:rPr>
                <w:rFonts w:ascii="Times New Roman" w:hAnsi="Times New Roman" w:cs="Times New Roman"/>
                <w:sz w:val="24"/>
                <w:szCs w:val="24"/>
                <w:lang w:val="en"/>
              </w:rPr>
              <w:t xml:space="preserve">The date of transfer of the </w:t>
            </w:r>
            <w:proofErr w:type="gramStart"/>
            <w:r>
              <w:rPr>
                <w:rFonts w:ascii="Times New Roman" w:hAnsi="Times New Roman" w:cs="Times New Roman"/>
                <w:sz w:val="24"/>
                <w:szCs w:val="24"/>
                <w:lang w:val="en"/>
              </w:rPr>
              <w:t>title  for</w:t>
            </w:r>
            <w:proofErr w:type="gramEnd"/>
            <w:r>
              <w:rPr>
                <w:rFonts w:ascii="Times New Roman" w:hAnsi="Times New Roman" w:cs="Times New Roman"/>
                <w:sz w:val="24"/>
                <w:szCs w:val="24"/>
                <w:lang w:val="en"/>
              </w:rPr>
              <w:t xml:space="preserve"> the goods from the Seller to the Buyer is the date of Bill of Lading.</w:t>
            </w:r>
          </w:p>
        </w:tc>
        <w:tc>
          <w:tcPr>
            <w:tcW w:w="5354" w:type="dxa"/>
            <w:tcBorders>
              <w:top w:val="single" w:sz="4" w:space="0" w:color="000000"/>
              <w:left w:val="single" w:sz="4" w:space="0" w:color="000000"/>
              <w:bottom w:val="single" w:sz="4" w:space="0" w:color="000000"/>
              <w:right w:val="single" w:sz="4" w:space="0" w:color="000000"/>
            </w:tcBorders>
          </w:tcPr>
          <w:p w14:paraId="75F532AE" w14:textId="77777777" w:rsidR="009C4D21" w:rsidRDefault="00000000">
            <w:pPr>
              <w:shd w:val="clear" w:color="auto" w:fill="FFFFFF"/>
              <w:tabs>
                <w:tab w:val="left" w:pos="10065"/>
              </w:tabs>
              <w:jc w:val="center"/>
            </w:pPr>
            <w:r>
              <w:rPr>
                <w:rFonts w:ascii="Times New Roman" w:hAnsi="Times New Roman" w:cs="Times New Roman"/>
                <w:b/>
                <w:bCs/>
                <w:color w:val="000000"/>
                <w:sz w:val="24"/>
                <w:szCs w:val="24"/>
                <w:u w:val="single"/>
              </w:rPr>
              <w:lastRenderedPageBreak/>
              <w:t xml:space="preserve">6. ПРАВО СОБСТВЕННОСТИ И ПЕРЕХОД </w:t>
            </w:r>
            <w:r>
              <w:rPr>
                <w:rFonts w:ascii="Times New Roman" w:hAnsi="Times New Roman" w:cs="Times New Roman"/>
                <w:b/>
                <w:bCs/>
                <w:color w:val="000000"/>
                <w:sz w:val="24"/>
                <w:szCs w:val="24"/>
                <w:u w:val="single"/>
              </w:rPr>
              <w:lastRenderedPageBreak/>
              <w:t>РИСКОВ</w:t>
            </w:r>
          </w:p>
          <w:p w14:paraId="5AA63E89" w14:textId="77777777" w:rsidR="009C4D21" w:rsidRDefault="00000000">
            <w:pPr>
              <w:jc w:val="both"/>
            </w:pPr>
            <w:r>
              <w:rPr>
                <w:rFonts w:ascii="Times New Roman" w:hAnsi="Times New Roman" w:cs="Times New Roman"/>
                <w:color w:val="000000"/>
                <w:sz w:val="24"/>
                <w:szCs w:val="24"/>
              </w:rPr>
              <w:t xml:space="preserve">6.1. Все риски на Товар, поставляемый по условиям настоящего Контракта, передаются от Продавца к Покупателю в соответствии с условиями </w:t>
            </w:r>
            <w:proofErr w:type="gramStart"/>
            <w:r>
              <w:rPr>
                <w:rFonts w:ascii="Times New Roman" w:hAnsi="Times New Roman" w:cs="Times New Roman"/>
                <w:color w:val="000000"/>
                <w:sz w:val="24"/>
                <w:szCs w:val="24"/>
              </w:rPr>
              <w:t xml:space="preserve">поставки </w:t>
            </w:r>
            <w:r>
              <w:rPr>
                <w:rFonts w:ascii="Times New Roman" w:hAnsi="Times New Roman" w:cs="Times New Roman"/>
                <w:b/>
                <w:color w:val="000000"/>
                <w:sz w:val="24"/>
                <w:szCs w:val="24"/>
              </w:rPr>
              <w:t xml:space="preserve"> </w:t>
            </w:r>
            <w:r>
              <w:rPr>
                <w:rFonts w:ascii="Times New Roman" w:hAnsi="Times New Roman" w:cs="Times New Roman"/>
                <w:b/>
                <w:color w:val="000000"/>
                <w:sz w:val="24"/>
                <w:szCs w:val="24"/>
                <w:lang w:val="en-GB"/>
              </w:rPr>
              <w:t>FOB</w:t>
            </w:r>
            <w:proofErr w:type="gramEnd"/>
            <w:r>
              <w:rPr>
                <w:rFonts w:ascii="Times New Roman" w:hAnsi="Times New Roman" w:cs="Times New Roman"/>
                <w:b/>
                <w:color w:val="000000"/>
                <w:sz w:val="24"/>
                <w:szCs w:val="24"/>
              </w:rPr>
              <w:t xml:space="preserve">, безопасный порт/безопасный причал, порт Черноморск </w:t>
            </w:r>
            <w:r>
              <w:rPr>
                <w:rFonts w:ascii="Times New Roman" w:hAnsi="Times New Roman" w:cs="Times New Roman"/>
                <w:b/>
                <w:color w:val="000000"/>
                <w:sz w:val="24"/>
                <w:szCs w:val="24"/>
                <w:lang w:val="uk-UA"/>
              </w:rPr>
              <w:t>(«</w:t>
            </w:r>
            <w:r>
              <w:rPr>
                <w:rFonts w:ascii="Times New Roman" w:hAnsi="Times New Roman" w:cs="Times New Roman"/>
                <w:sz w:val="24"/>
                <w:szCs w:val="24"/>
              </w:rPr>
              <w:t>Инкотермс 2010. Правила ICC по использованию терминов для внутренней и международной торговли»</w:t>
            </w:r>
            <w:r>
              <w:rPr>
                <w:rFonts w:ascii="Times New Roman" w:hAnsi="Times New Roman" w:cs="Times New Roman"/>
                <w:sz w:val="24"/>
                <w:szCs w:val="24"/>
                <w:lang w:val="uk-UA"/>
              </w:rPr>
              <w:t>).</w:t>
            </w:r>
          </w:p>
          <w:p w14:paraId="36B9FB64" w14:textId="77777777" w:rsidR="009C4D21" w:rsidRDefault="009C4D21">
            <w:pPr>
              <w:shd w:val="clear" w:color="auto" w:fill="FFFFFF"/>
              <w:jc w:val="both"/>
              <w:rPr>
                <w:rFonts w:ascii="Times New Roman" w:hAnsi="Times New Roman" w:cs="Times New Roman"/>
                <w:b/>
                <w:color w:val="000000"/>
                <w:sz w:val="24"/>
                <w:szCs w:val="24"/>
                <w:lang w:val="uk-UA"/>
              </w:rPr>
            </w:pPr>
          </w:p>
          <w:p w14:paraId="17EDFB34"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6.2. </w:t>
            </w:r>
            <w:r>
              <w:rPr>
                <w:rFonts w:ascii="Times New Roman" w:hAnsi="Times New Roman" w:cs="Times New Roman"/>
                <w:sz w:val="24"/>
                <w:szCs w:val="24"/>
              </w:rPr>
              <w:t>Право собственности на Товар переходит от Продавца к Покупателю в момент пересечения Товаром внешней кромки постоянного впускного фланца судна в порту погрузки. Датой перехода права собственности на Товар от Продавца к Покупателю считается дата судового коносамента.</w:t>
            </w:r>
          </w:p>
          <w:p w14:paraId="1FCAC57F"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6CE38251" w14:textId="77777777">
        <w:tc>
          <w:tcPr>
            <w:tcW w:w="5201" w:type="dxa"/>
            <w:tcBorders>
              <w:top w:val="single" w:sz="4" w:space="0" w:color="000000"/>
              <w:left w:val="single" w:sz="4" w:space="0" w:color="000000"/>
              <w:bottom w:val="single" w:sz="4" w:space="0" w:color="000000"/>
              <w:right w:val="single" w:sz="4" w:space="0" w:color="000000"/>
            </w:tcBorders>
          </w:tcPr>
          <w:p w14:paraId="51A84279" w14:textId="77777777" w:rsidR="009C4D21" w:rsidRDefault="009C4D21">
            <w:pPr>
              <w:shd w:val="clear" w:color="auto" w:fill="FFFFFF"/>
              <w:snapToGrid w:val="0"/>
              <w:rPr>
                <w:rFonts w:ascii="Times New Roman" w:hAnsi="Times New Roman" w:cs="Times New Roman"/>
                <w:b/>
                <w:bCs/>
                <w:color w:val="000000"/>
                <w:sz w:val="24"/>
                <w:szCs w:val="24"/>
                <w:u w:val="single"/>
              </w:rPr>
            </w:pPr>
          </w:p>
          <w:p w14:paraId="3F0AEFBA"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US"/>
              </w:rPr>
              <w:t xml:space="preserve">7.  </w:t>
            </w:r>
            <w:r>
              <w:rPr>
                <w:rFonts w:ascii="Times New Roman" w:hAnsi="Times New Roman" w:cs="Times New Roman"/>
                <w:b/>
                <w:bCs/>
                <w:color w:val="000000"/>
                <w:sz w:val="24"/>
                <w:szCs w:val="24"/>
                <w:u w:val="single"/>
                <w:lang w:val="en-GB"/>
              </w:rPr>
              <w:t>FORCE-MAJEURE</w:t>
            </w:r>
          </w:p>
          <w:p w14:paraId="219B8F42"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7.1. No failure or omission to carry out any provisions of this agreement shall be deemed as the contract  breach  when such not-fulfillment is caused by the acts of God (force-majeure) that arose afterwards this contract’s conclusion and are out of  reasonable Parties’ control, ibid.:  fire, tide, earthquake, other natural disasters; war, hostilities,  blockade, embargoes, governmental prohibitive laws, strikes, lockouts or other  disturbances that are not  within the control of the party affected  thereby but essentially influencing the scheduled contractual obligations’ fulfillment terms. The circumstances like that are not the basis for the Buyer to cancel the payment for the goods delivered before the Force majeure circumstances occurred.</w:t>
            </w:r>
          </w:p>
          <w:p w14:paraId="67D3A4E6" w14:textId="77777777" w:rsidR="009C4D21" w:rsidRDefault="009C4D21">
            <w:pPr>
              <w:jc w:val="both"/>
              <w:rPr>
                <w:rFonts w:ascii="Times New Roman" w:hAnsi="Times New Roman" w:cs="Times New Roman"/>
                <w:sz w:val="24"/>
                <w:szCs w:val="24"/>
                <w:lang w:val="en-US"/>
              </w:rPr>
            </w:pPr>
          </w:p>
          <w:p w14:paraId="3D6A0829" w14:textId="77777777" w:rsidR="009C4D21" w:rsidRDefault="009C4D21">
            <w:pPr>
              <w:pStyle w:val="21"/>
              <w:ind w:firstLine="0"/>
              <w:rPr>
                <w:szCs w:val="24"/>
                <w:lang w:val="en-US"/>
              </w:rPr>
            </w:pPr>
          </w:p>
          <w:p w14:paraId="27C7E95C" w14:textId="77777777" w:rsidR="009C4D21" w:rsidRDefault="009C4D21">
            <w:pPr>
              <w:pStyle w:val="21"/>
              <w:ind w:firstLine="0"/>
              <w:rPr>
                <w:szCs w:val="24"/>
                <w:lang w:val="en-US"/>
              </w:rPr>
            </w:pPr>
          </w:p>
          <w:p w14:paraId="3B502771" w14:textId="77777777" w:rsidR="009C4D21" w:rsidRDefault="009C4D21">
            <w:pPr>
              <w:pStyle w:val="21"/>
              <w:ind w:firstLine="0"/>
              <w:rPr>
                <w:szCs w:val="24"/>
                <w:lang w:val="en-US"/>
              </w:rPr>
            </w:pPr>
          </w:p>
          <w:p w14:paraId="0D05FCA9" w14:textId="77777777" w:rsidR="009C4D21" w:rsidRDefault="009C4D21">
            <w:pPr>
              <w:pStyle w:val="21"/>
              <w:ind w:firstLine="0"/>
              <w:rPr>
                <w:szCs w:val="24"/>
                <w:lang w:val="en-US"/>
              </w:rPr>
            </w:pPr>
          </w:p>
          <w:p w14:paraId="39BA945F" w14:textId="77777777" w:rsidR="009C4D21" w:rsidRDefault="00000000">
            <w:pPr>
              <w:pStyle w:val="21"/>
              <w:ind w:firstLine="0"/>
              <w:rPr>
                <w:szCs w:val="24"/>
                <w:lang w:val="en-US"/>
              </w:rPr>
            </w:pPr>
            <w:r>
              <w:rPr>
                <w:szCs w:val="24"/>
                <w:lang w:val="en-US"/>
              </w:rPr>
              <w:t xml:space="preserve">7.2. The Party under Force-Majeure </w:t>
            </w:r>
            <w:r>
              <w:rPr>
                <w:szCs w:val="24"/>
                <w:lang w:val="en-GB"/>
              </w:rPr>
              <w:t>has</w:t>
            </w:r>
            <w:r>
              <w:rPr>
                <w:szCs w:val="24"/>
                <w:lang w:val="en-US"/>
              </w:rPr>
              <w:t xml:space="preserve"> </w:t>
            </w:r>
            <w:r>
              <w:rPr>
                <w:szCs w:val="24"/>
                <w:lang w:val="en-GB"/>
              </w:rPr>
              <w:t>the</w:t>
            </w:r>
            <w:r>
              <w:rPr>
                <w:szCs w:val="24"/>
                <w:lang w:val="en-US"/>
              </w:rPr>
              <w:t xml:space="preserve"> </w:t>
            </w:r>
            <w:r>
              <w:rPr>
                <w:szCs w:val="24"/>
                <w:lang w:val="en-GB"/>
              </w:rPr>
              <w:t>right</w:t>
            </w:r>
            <w:r>
              <w:rPr>
                <w:szCs w:val="24"/>
                <w:lang w:val="en-US"/>
              </w:rPr>
              <w:t xml:space="preserve"> </w:t>
            </w:r>
            <w:r>
              <w:rPr>
                <w:szCs w:val="24"/>
                <w:lang w:val="en-GB"/>
              </w:rPr>
              <w:t>for</w:t>
            </w:r>
            <w:r>
              <w:rPr>
                <w:szCs w:val="24"/>
                <w:lang w:val="en-US"/>
              </w:rPr>
              <w:t xml:space="preserve"> </w:t>
            </w:r>
            <w:r>
              <w:rPr>
                <w:szCs w:val="24"/>
                <w:lang w:val="en-GB"/>
              </w:rPr>
              <w:t>delayed</w:t>
            </w:r>
            <w:r>
              <w:rPr>
                <w:szCs w:val="24"/>
                <w:lang w:val="en-US"/>
              </w:rPr>
              <w:t xml:space="preserve"> </w:t>
            </w:r>
            <w:r>
              <w:rPr>
                <w:szCs w:val="24"/>
                <w:lang w:val="en-GB"/>
              </w:rPr>
              <w:t>execution</w:t>
            </w:r>
            <w:r>
              <w:rPr>
                <w:szCs w:val="24"/>
                <w:lang w:val="en-US"/>
              </w:rPr>
              <w:t xml:space="preserve"> </w:t>
            </w:r>
            <w:r>
              <w:rPr>
                <w:szCs w:val="24"/>
                <w:lang w:val="en-GB"/>
              </w:rPr>
              <w:t>of</w:t>
            </w:r>
            <w:r>
              <w:rPr>
                <w:szCs w:val="24"/>
                <w:lang w:val="en-US"/>
              </w:rPr>
              <w:t xml:space="preserve"> </w:t>
            </w:r>
            <w:r>
              <w:rPr>
                <w:szCs w:val="24"/>
                <w:lang w:val="en-GB"/>
              </w:rPr>
              <w:t>its</w:t>
            </w:r>
            <w:r>
              <w:rPr>
                <w:szCs w:val="24"/>
                <w:lang w:val="en-US"/>
              </w:rPr>
              <w:t xml:space="preserve"> </w:t>
            </w:r>
            <w:r>
              <w:rPr>
                <w:szCs w:val="24"/>
                <w:lang w:val="en-GB"/>
              </w:rPr>
              <w:t>obligations</w:t>
            </w:r>
            <w:r>
              <w:rPr>
                <w:szCs w:val="24"/>
                <w:lang w:val="en-US"/>
              </w:rPr>
              <w:t xml:space="preserve"> </w:t>
            </w:r>
            <w:r>
              <w:rPr>
                <w:szCs w:val="24"/>
                <w:lang w:val="en-GB"/>
              </w:rPr>
              <w:t xml:space="preserve">(prolongation term corresponding to FM duration); meanwhile, the FM lasting more </w:t>
            </w:r>
            <w:proofErr w:type="spellStart"/>
            <w:r>
              <w:rPr>
                <w:szCs w:val="24"/>
                <w:lang w:val="en-GB"/>
              </w:rPr>
              <w:t>that</w:t>
            </w:r>
            <w:proofErr w:type="spellEnd"/>
            <w:r>
              <w:rPr>
                <w:szCs w:val="24"/>
                <w:lang w:val="en-GB"/>
              </w:rPr>
              <w:t xml:space="preserve"> 30 days, either Party can initiate the contract termination, informing the partner with a written notice. At that none Party has no right to claim </w:t>
            </w:r>
            <w:proofErr w:type="gramStart"/>
            <w:r>
              <w:rPr>
                <w:szCs w:val="24"/>
                <w:lang w:val="en-GB"/>
              </w:rPr>
              <w:t>for  resulting</w:t>
            </w:r>
            <w:proofErr w:type="gramEnd"/>
            <w:r>
              <w:rPr>
                <w:szCs w:val="24"/>
                <w:lang w:val="en-GB"/>
              </w:rPr>
              <w:t xml:space="preserve"> losses reimbursement by the partner.</w:t>
            </w:r>
            <w:r>
              <w:rPr>
                <w:szCs w:val="24"/>
                <w:lang w:val="en"/>
              </w:rPr>
              <w:t xml:space="preserve"> In this case none of the Parties shall not be eligible for reimbursement by the Party, accepted the termination of contract losses related to its failure. However, this does not apply to monetary </w:t>
            </w:r>
            <w:r>
              <w:rPr>
                <w:szCs w:val="24"/>
                <w:lang w:val="en"/>
              </w:rPr>
              <w:lastRenderedPageBreak/>
              <w:t>obligations under the Contract.</w:t>
            </w:r>
          </w:p>
          <w:p w14:paraId="45DAC419" w14:textId="77777777" w:rsidR="009C4D21" w:rsidRDefault="009C4D21">
            <w:pPr>
              <w:pStyle w:val="21"/>
              <w:ind w:firstLine="0"/>
              <w:rPr>
                <w:szCs w:val="24"/>
                <w:lang w:val="en-US"/>
              </w:rPr>
            </w:pPr>
          </w:p>
          <w:p w14:paraId="74A1C6C6" w14:textId="77777777" w:rsidR="009C4D21" w:rsidRPr="00231ABD" w:rsidRDefault="00000000">
            <w:pPr>
              <w:pStyle w:val="21"/>
              <w:ind w:firstLine="0"/>
              <w:rPr>
                <w:lang w:val="en-US"/>
              </w:rPr>
            </w:pPr>
            <w:r>
              <w:rPr>
                <w:szCs w:val="24"/>
                <w:lang w:val="en-US"/>
              </w:rPr>
              <w:t xml:space="preserve">7.3. </w:t>
            </w:r>
            <w:r>
              <w:rPr>
                <w:szCs w:val="24"/>
                <w:lang w:val="en-GB"/>
              </w:rPr>
              <w:t>The party claiming force majeure shall at the latest term of 10 days, notify the partner about FM arrival/cease. Failure to notify or late notification exclude such party’s right to apply FM argument asking for its obligations delayed execution</w:t>
            </w:r>
            <w:r>
              <w:rPr>
                <w:szCs w:val="24"/>
                <w:lang w:val="en-US"/>
              </w:rPr>
              <w:t xml:space="preserve">. </w:t>
            </w:r>
          </w:p>
          <w:p w14:paraId="7D539602" w14:textId="77777777" w:rsidR="009C4D21" w:rsidRDefault="009C4D21">
            <w:pPr>
              <w:pStyle w:val="21"/>
              <w:ind w:firstLine="0"/>
              <w:rPr>
                <w:szCs w:val="24"/>
                <w:lang w:val="en-US"/>
              </w:rPr>
            </w:pPr>
          </w:p>
          <w:p w14:paraId="0AAEC324" w14:textId="77777777" w:rsidR="009C4D21" w:rsidRDefault="009C4D21">
            <w:pPr>
              <w:pStyle w:val="21"/>
              <w:ind w:firstLine="0"/>
              <w:rPr>
                <w:szCs w:val="24"/>
                <w:lang w:val="en-US"/>
              </w:rPr>
            </w:pPr>
          </w:p>
          <w:p w14:paraId="6D80EBA8" w14:textId="77777777" w:rsidR="009C4D21" w:rsidRDefault="009C4D21">
            <w:pPr>
              <w:pStyle w:val="21"/>
              <w:ind w:firstLine="0"/>
              <w:rPr>
                <w:szCs w:val="24"/>
                <w:lang w:val="en-US"/>
              </w:rPr>
            </w:pPr>
          </w:p>
          <w:p w14:paraId="05DD72FD" w14:textId="77777777" w:rsidR="009C4D21" w:rsidRDefault="009C4D21">
            <w:pPr>
              <w:pStyle w:val="21"/>
              <w:ind w:firstLine="0"/>
              <w:rPr>
                <w:szCs w:val="24"/>
                <w:lang w:val="en-US"/>
              </w:rPr>
            </w:pPr>
          </w:p>
          <w:p w14:paraId="1B90F734" w14:textId="77777777" w:rsidR="009C4D21" w:rsidRDefault="009C4D21">
            <w:pPr>
              <w:pStyle w:val="21"/>
              <w:ind w:firstLine="0"/>
              <w:rPr>
                <w:szCs w:val="24"/>
                <w:lang w:val="en-US"/>
              </w:rPr>
            </w:pPr>
          </w:p>
          <w:p w14:paraId="23684E93" w14:textId="77777777" w:rsidR="009C4D21" w:rsidRPr="00231ABD" w:rsidRDefault="00000000">
            <w:pPr>
              <w:shd w:val="clear" w:color="auto" w:fill="FFFFFF"/>
              <w:tabs>
                <w:tab w:val="left" w:pos="365"/>
              </w:tabs>
              <w:jc w:val="both"/>
              <w:rPr>
                <w:lang w:val="en-US"/>
              </w:rPr>
            </w:pPr>
            <w:r>
              <w:rPr>
                <w:rFonts w:ascii="Times New Roman" w:hAnsi="Times New Roman" w:cs="Times New Roman"/>
                <w:sz w:val="24"/>
                <w:szCs w:val="24"/>
                <w:lang w:val="en-US"/>
              </w:rPr>
              <w:t xml:space="preserve">7.4. </w:t>
            </w:r>
            <w:r>
              <w:rPr>
                <w:rFonts w:ascii="Times New Roman" w:hAnsi="Times New Roman" w:cs="Times New Roman"/>
                <w:sz w:val="24"/>
                <w:szCs w:val="24"/>
                <w:lang w:val="en-GB"/>
              </w:rPr>
              <w:t>A</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certificate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issued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respective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country</w:t>
            </w:r>
            <w:r>
              <w:rPr>
                <w:rFonts w:ascii="Times New Roman" w:hAnsi="Times New Roman" w:cs="Times New Roman"/>
                <w:sz w:val="24"/>
                <w:szCs w:val="24"/>
                <w:lang w:val="en-US"/>
              </w:rPr>
              <w:t>’</w:t>
            </w:r>
            <w:r>
              <w:rPr>
                <w:rFonts w:ascii="Times New Roman" w:hAnsi="Times New Roman" w:cs="Times New Roman"/>
                <w:sz w:val="24"/>
                <w:szCs w:val="24"/>
                <w:lang w:val="en-GB"/>
              </w:rPr>
              <w: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Chamber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Commerce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would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serve in sufficient proof of FM arrival/cease.</w:t>
            </w:r>
          </w:p>
          <w:p w14:paraId="739B1838"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FFD0CBD" w14:textId="77777777" w:rsidR="009C4D21" w:rsidRDefault="00000000">
            <w:pPr>
              <w:numPr>
                <w:ilvl w:val="0"/>
                <w:numId w:val="8"/>
              </w:numPr>
              <w:shd w:val="clear" w:color="auto" w:fill="FFFFFF"/>
              <w:jc w:val="both"/>
              <w:rPr>
                <w:rFonts w:ascii="Times New Roman" w:hAnsi="Times New Roman" w:cs="Times New Roman"/>
                <w:sz w:val="24"/>
                <w:szCs w:val="24"/>
                <w:lang w:val="en-US"/>
              </w:rPr>
            </w:pPr>
            <w:r>
              <w:rPr>
                <w:rFonts w:ascii="Times New Roman" w:hAnsi="Times New Roman" w:cs="Times New Roman"/>
                <w:b/>
                <w:bCs/>
                <w:color w:val="000000"/>
                <w:sz w:val="24"/>
                <w:szCs w:val="24"/>
                <w:u w:val="single"/>
              </w:rPr>
              <w:lastRenderedPageBreak/>
              <w:t>ОБСТОЯТЕЛЬСТВА НЕПРЕОДОЛИМОЙ СИЛЫ</w:t>
            </w:r>
          </w:p>
          <w:p w14:paraId="49DE73D2"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7.1. Стороны освобождаются от ответственности за неисполнение или ненадлежащее исполнение своих обязательств по данному Контракту, если оно явилось следствием действия обстоятельств непреодолимой силы (форс-мажорных обстоятельств), возникших после заключения Контракта и которые Стороны не могли предусмотреть в момент его заключения, а именно: пожар, наводнение, землетрясение и другие стихийные бедствия, война, различного рода военные действия, блокада, эмбарго и иные запретительные меры со стороны органов государственной власти и управления, забастовка, иные обстоятельства, возникшие не по вине Сторон, но имеющие влияние на установленные данным Контрактом сроки выполнения обязательств. Возникновение указанных обстоятельств не является основанием для отказа Покупателя произвести платеж за Товар, поставленный до наступления форс-мажорных обстоятельств.</w:t>
            </w:r>
          </w:p>
          <w:p w14:paraId="760E0BDD" w14:textId="77777777" w:rsidR="009C4D21" w:rsidRDefault="00000000">
            <w:pPr>
              <w:pStyle w:val="21"/>
              <w:ind w:firstLine="0"/>
              <w:rPr>
                <w:szCs w:val="24"/>
              </w:rPr>
            </w:pPr>
            <w:r>
              <w:rPr>
                <w:szCs w:val="24"/>
              </w:rPr>
              <w:t xml:space="preserve">7.2. В случае возникновения форс-мажорных обстоятельств исполнение обязательств по Контракту Стороной, для которой они возникли, переносится на срок действия указанных обстоятельств. Однако, если они длятся более 30 дней, каждая из Сторон вправе отказаться от дальнейшего исполнения данного Контракта, письменно уведомив об этом другую Сторону. При этом ни одна из Сторон не будет иметь право на возмещение Стороной, расторгнувшей Контракт, убытков, связанных с его неисполнением. Однако, это не касается </w:t>
            </w:r>
            <w:r>
              <w:rPr>
                <w:szCs w:val="24"/>
              </w:rPr>
              <w:lastRenderedPageBreak/>
              <w:t>денежных обязательств по Контракту.</w:t>
            </w:r>
          </w:p>
          <w:p w14:paraId="13EA0F8E" w14:textId="77777777" w:rsidR="009C4D21" w:rsidRDefault="009C4D21">
            <w:pPr>
              <w:pStyle w:val="21"/>
              <w:ind w:firstLine="0"/>
              <w:rPr>
                <w:szCs w:val="24"/>
              </w:rPr>
            </w:pPr>
          </w:p>
          <w:p w14:paraId="15636E37" w14:textId="77777777" w:rsidR="009C4D21" w:rsidRDefault="00000000">
            <w:pPr>
              <w:jc w:val="both"/>
            </w:pPr>
            <w:r>
              <w:rPr>
                <w:rFonts w:ascii="Times New Roman" w:hAnsi="Times New Roman" w:cs="Times New Roman"/>
                <w:sz w:val="24"/>
                <w:szCs w:val="24"/>
              </w:rPr>
              <w:t>7.3. Сторона, для которой возникли обстоятельства непреодолимой силы, должна немедленно, но не позднее 10 дней, известить другую сторону о наступлении и/или прекращении данных обстоятельств. Неуведомление или несвоевременное уведомление о наступлении и/или прекращении форс-мажорных обстоятельств лишает сторону, в отношении которой они возникли, права ссылаться на них.</w:t>
            </w:r>
          </w:p>
          <w:p w14:paraId="2287ED3A" w14:textId="77777777" w:rsidR="009C4D21" w:rsidRDefault="00000000">
            <w:pPr>
              <w:shd w:val="clear" w:color="auto" w:fill="FFFFFF"/>
              <w:tabs>
                <w:tab w:val="left" w:pos="365"/>
              </w:tabs>
              <w:jc w:val="both"/>
            </w:pPr>
            <w:r>
              <w:rPr>
                <w:rFonts w:ascii="Times New Roman" w:hAnsi="Times New Roman" w:cs="Times New Roman"/>
                <w:sz w:val="24"/>
                <w:szCs w:val="24"/>
              </w:rPr>
              <w:t>7.4. Доказательством наступления и/или прекращения обстоятельств непреодолимой силы является документ, выданный торгово-промышленной палатой страны их возникновения.</w:t>
            </w:r>
          </w:p>
          <w:p w14:paraId="53A49B37"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34877A02" w14:textId="77777777">
        <w:tc>
          <w:tcPr>
            <w:tcW w:w="5201" w:type="dxa"/>
            <w:tcBorders>
              <w:top w:val="single" w:sz="4" w:space="0" w:color="000000"/>
              <w:left w:val="single" w:sz="4" w:space="0" w:color="000000"/>
              <w:bottom w:val="single" w:sz="4" w:space="0" w:color="000000"/>
              <w:right w:val="single" w:sz="4" w:space="0" w:color="000000"/>
            </w:tcBorders>
          </w:tcPr>
          <w:p w14:paraId="6F0B487F" w14:textId="77777777" w:rsidR="009C4D21" w:rsidRDefault="00000000">
            <w:pPr>
              <w:numPr>
                <w:ilvl w:val="0"/>
                <w:numId w:val="8"/>
              </w:num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lang w:val="en-GB"/>
              </w:rPr>
              <w:t>SANCTIONS AND LIABILITIES</w:t>
            </w:r>
          </w:p>
          <w:p w14:paraId="1EE91FB5" w14:textId="77777777" w:rsidR="009C4D21" w:rsidRDefault="009C4D21">
            <w:pPr>
              <w:shd w:val="clear" w:color="auto" w:fill="FFFFFF"/>
              <w:jc w:val="both"/>
              <w:rPr>
                <w:rFonts w:ascii="Times New Roman" w:hAnsi="Times New Roman" w:cs="Times New Roman"/>
                <w:b/>
                <w:bCs/>
                <w:color w:val="000000"/>
                <w:sz w:val="24"/>
                <w:szCs w:val="24"/>
                <w:u w:val="single"/>
              </w:rPr>
            </w:pPr>
          </w:p>
          <w:p w14:paraId="7072280F"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 xml:space="preserve">8.1. </w:t>
            </w:r>
            <w:r>
              <w:rPr>
                <w:rFonts w:ascii="Times New Roman" w:hAnsi="Times New Roman" w:cs="Times New Roman"/>
                <w:color w:val="000000"/>
                <w:sz w:val="24"/>
                <w:szCs w:val="24"/>
                <w:lang w:val="en-GB"/>
              </w:rPr>
              <w:t>Either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failing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perform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negligently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fulfilling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obligations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proofErr w:type="gramStart"/>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shall</w:t>
            </w:r>
            <w:proofErr w:type="gram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become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liable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conformity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actual legislation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Ukraine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Agreement .</w:t>
            </w:r>
          </w:p>
          <w:p w14:paraId="6677C853" w14:textId="77777777" w:rsidR="009C4D21" w:rsidRDefault="009C4D21">
            <w:pPr>
              <w:shd w:val="clear" w:color="auto" w:fill="FFFFFF"/>
              <w:jc w:val="both"/>
              <w:rPr>
                <w:rFonts w:ascii="Times New Roman" w:hAnsi="Times New Roman" w:cs="Times New Roman"/>
                <w:color w:val="000000"/>
                <w:sz w:val="24"/>
                <w:szCs w:val="24"/>
                <w:lang w:val="en-US"/>
              </w:rPr>
            </w:pPr>
          </w:p>
          <w:p w14:paraId="1C4D022E" w14:textId="77777777" w:rsidR="009C4D21" w:rsidRDefault="009C4D21">
            <w:pPr>
              <w:shd w:val="clear" w:color="auto" w:fill="FFFFFF"/>
              <w:jc w:val="both"/>
              <w:rPr>
                <w:rFonts w:ascii="Times New Roman" w:hAnsi="Times New Roman" w:cs="Times New Roman"/>
                <w:color w:val="000000"/>
                <w:sz w:val="24"/>
                <w:szCs w:val="24"/>
                <w:lang w:val="en-US"/>
              </w:rPr>
            </w:pPr>
          </w:p>
          <w:p w14:paraId="51595303"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8.2.</w:t>
            </w:r>
            <w:r>
              <w:rPr>
                <w:rFonts w:ascii="Times New Roman" w:hAnsi="Times New Roman" w:cs="Times New Roman"/>
                <w:b/>
                <w:color w:val="000000"/>
                <w:sz w:val="24"/>
                <w:szCs w:val="24"/>
                <w:lang w:val="en-US"/>
              </w:rPr>
              <w:t xml:space="preserve">  </w:t>
            </w:r>
            <w:r>
              <w:rPr>
                <w:rFonts w:ascii="Times New Roman" w:hAnsi="Times New Roman" w:cs="Times New Roman"/>
                <w:sz w:val="24"/>
                <w:szCs w:val="24"/>
                <w:lang w:val="en-GB"/>
              </w:rPr>
              <w:t>When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color w:val="000000"/>
                <w:sz w:val="24"/>
                <w:szCs w:val="24"/>
                <w:lang w:val="en-GB"/>
              </w:rPr>
              <w:t>fails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perform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negligently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obligations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payment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Seller</w:t>
            </w:r>
            <w:r>
              <w:rPr>
                <w:rFonts w:ascii="Times New Roman" w:hAnsi="Times New Roman" w:cs="Times New Roman"/>
                <w:color w:val="000000"/>
                <w:sz w:val="24"/>
                <w:szCs w:val="24"/>
                <w:lang w:val="en-US"/>
              </w:rPr>
              <w:t xml:space="preserve"> obtains the right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suspend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supply,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such</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measure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never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imposing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any liability in his respect.</w:t>
            </w:r>
          </w:p>
          <w:p w14:paraId="6AD26BAF" w14:textId="77777777" w:rsidR="009C4D21" w:rsidRPr="00231ABD" w:rsidRDefault="00000000">
            <w:pPr>
              <w:shd w:val="clear" w:color="auto" w:fill="FFFFFF"/>
              <w:tabs>
                <w:tab w:val="left" w:pos="-851"/>
              </w:tabs>
              <w:jc w:val="both"/>
              <w:rPr>
                <w:lang w:val="en-US"/>
              </w:rPr>
            </w:pPr>
            <w:r>
              <w:rPr>
                <w:rFonts w:ascii="Times New Roman" w:hAnsi="Times New Roman" w:cs="Times New Roman"/>
                <w:sz w:val="24"/>
                <w:szCs w:val="24"/>
                <w:lang w:val="en-US"/>
              </w:rPr>
              <w:t>8.3. In case t</w:t>
            </w:r>
            <w:r>
              <w:rPr>
                <w:rFonts w:ascii="Times New Roman" w:hAnsi="Times New Roman" w:cs="Times New Roman"/>
                <w:sz w:val="24"/>
                <w:szCs w:val="24"/>
                <w:lang w:val="en-GB"/>
              </w:rPr>
              <w: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refuses 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accept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bilaterally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quantity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exemption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made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refusal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due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poor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quality</w:t>
            </w:r>
            <w:r>
              <w:rPr>
                <w:rFonts w:ascii="Times New Roman" w:hAnsi="Times New Roman" w:cs="Times New Roman"/>
                <w:sz w:val="24"/>
                <w:szCs w:val="24"/>
                <w:lang w:val="en-US"/>
              </w:rPr>
              <w:t xml:space="preserve">) the buyer should pay to the </w:t>
            </w:r>
            <w:proofErr w:type="gramStart"/>
            <w:r>
              <w:rPr>
                <w:rFonts w:ascii="Times New Roman" w:hAnsi="Times New Roman" w:cs="Times New Roman"/>
                <w:sz w:val="24"/>
                <w:szCs w:val="24"/>
                <w:lang w:val="en-US"/>
              </w:rPr>
              <w:t xml:space="preserve">Seller </w:t>
            </w:r>
            <w:r>
              <w:rPr>
                <w:rFonts w:ascii="Times New Roman" w:hAnsi="Times New Roman" w:cs="Times New Roman"/>
                <w:sz w:val="24"/>
                <w:szCs w:val="24"/>
                <w:lang w:val="en-GB"/>
              </w:rPr>
              <w:t xml:space="preserve"> as</w:t>
            </w:r>
            <w:proofErr w:type="gramEnd"/>
            <w:r>
              <w:rPr>
                <w:rFonts w:ascii="Times New Roman" w:hAnsi="Times New Roman" w:cs="Times New Roman"/>
                <w:sz w:val="24"/>
                <w:szCs w:val="24"/>
                <w:lang w:val="en-GB"/>
              </w:rPr>
              <w:t xml:space="preserve"> per  Seller’s request, a penalty </w:t>
            </w:r>
            <w:r>
              <w:rPr>
                <w:rFonts w:ascii="Times New Roman" w:hAnsi="Times New Roman" w:cs="Times New Roman"/>
                <w:sz w:val="24"/>
                <w:szCs w:val="24"/>
                <w:lang w:val="en-US"/>
              </w:rPr>
              <w:t xml:space="preserve"> in amount of 10%  from the refused  good’s value at the same time reimburse  all of Seller’s losses and expenses related to those goods. </w:t>
            </w:r>
          </w:p>
          <w:p w14:paraId="257A115C" w14:textId="77777777" w:rsidR="009C4D21" w:rsidRDefault="009C4D21">
            <w:pPr>
              <w:shd w:val="clear" w:color="auto" w:fill="FFFFFF"/>
              <w:tabs>
                <w:tab w:val="left" w:pos="-851"/>
              </w:tabs>
              <w:jc w:val="both"/>
              <w:rPr>
                <w:rFonts w:ascii="Times New Roman" w:hAnsi="Times New Roman" w:cs="Times New Roman"/>
                <w:color w:val="000000"/>
                <w:sz w:val="24"/>
                <w:szCs w:val="24"/>
                <w:lang w:val="uk-UA"/>
              </w:rPr>
            </w:pPr>
          </w:p>
          <w:p w14:paraId="56F8C8C4" w14:textId="77777777" w:rsidR="009C4D21" w:rsidRDefault="00000000">
            <w:pPr>
              <w:pStyle w:val="WW-"/>
              <w:jc w:val="both"/>
              <w:rPr>
                <w:rFonts w:ascii="Times New Roman" w:hAnsi="Times New Roman"/>
                <w:b/>
                <w:color w:val="000000"/>
                <w:sz w:val="24"/>
                <w:szCs w:val="24"/>
                <w:lang w:val="en-US" w:eastAsia="ru-RU"/>
              </w:rPr>
            </w:pPr>
            <w:r>
              <w:rPr>
                <w:rFonts w:ascii="Times New Roman" w:hAnsi="Times New Roman"/>
                <w:color w:val="000000"/>
                <w:sz w:val="24"/>
                <w:szCs w:val="24"/>
                <w:lang w:val="en-US" w:eastAsia="ru-RU"/>
              </w:rPr>
              <w:t>8.4.</w:t>
            </w:r>
            <w:r>
              <w:rPr>
                <w:rFonts w:ascii="Times New Roman" w:hAnsi="Times New Roman"/>
                <w:b/>
                <w:color w:val="000000"/>
                <w:sz w:val="24"/>
                <w:szCs w:val="24"/>
                <w:lang w:val="en-US" w:eastAsia="ru-RU"/>
              </w:rPr>
              <w:t xml:space="preserve"> </w:t>
            </w:r>
            <w:r>
              <w:rPr>
                <w:rFonts w:ascii="Times New Roman" w:hAnsi="Times New Roman"/>
                <w:sz w:val="24"/>
                <w:szCs w:val="24"/>
                <w:lang w:val="en"/>
              </w:rPr>
              <w:t xml:space="preserve">In case of violation of the agreed delivery time, the defaulting party shall pay the other Party, at the request of the latter, a penalty equal to 0.3% per day of delay from value of the agreed Goods to delivery, </w:t>
            </w:r>
            <w:proofErr w:type="gramStart"/>
            <w:r>
              <w:rPr>
                <w:rFonts w:ascii="Times New Roman" w:hAnsi="Times New Roman"/>
                <w:sz w:val="24"/>
                <w:szCs w:val="24"/>
                <w:lang w:val="en"/>
              </w:rPr>
              <w:t>but  not</w:t>
            </w:r>
            <w:proofErr w:type="gramEnd"/>
            <w:r>
              <w:rPr>
                <w:rFonts w:ascii="Times New Roman" w:hAnsi="Times New Roman"/>
                <w:sz w:val="24"/>
                <w:szCs w:val="24"/>
                <w:lang w:val="en"/>
              </w:rPr>
              <w:t xml:space="preserve"> delivered in time.</w:t>
            </w:r>
          </w:p>
          <w:p w14:paraId="213AF8F2" w14:textId="77777777" w:rsidR="009C4D21" w:rsidRDefault="009C4D21">
            <w:pPr>
              <w:pStyle w:val="WW-"/>
              <w:jc w:val="both"/>
              <w:rPr>
                <w:rFonts w:ascii="Times New Roman" w:hAnsi="Times New Roman"/>
                <w:b/>
                <w:color w:val="000000"/>
                <w:sz w:val="24"/>
                <w:szCs w:val="24"/>
                <w:lang w:val="en-US" w:eastAsia="ru-RU"/>
              </w:rPr>
            </w:pPr>
          </w:p>
          <w:p w14:paraId="6E6D2B69" w14:textId="77777777" w:rsidR="009C4D21" w:rsidRDefault="00000000">
            <w:pPr>
              <w:shd w:val="clear" w:color="auto" w:fill="FFFFFF"/>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8.5.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Buyer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breach</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items 5.1. </w:t>
            </w:r>
            <w:r>
              <w:rPr>
                <w:rFonts w:ascii="Times New Roman" w:hAnsi="Times New Roman" w:cs="Times New Roman"/>
                <w:color w:val="000000"/>
                <w:sz w:val="24"/>
                <w:szCs w:val="24"/>
                <w:lang w:val="uk-UA"/>
              </w:rPr>
              <w:t xml:space="preserve"> </w:t>
            </w:r>
            <w:r>
              <w:rPr>
                <w:rFonts w:ascii="Times New Roman" w:hAnsi="Times New Roman" w:cs="Times New Roman"/>
                <w:color w:val="000000"/>
                <w:sz w:val="24"/>
                <w:szCs w:val="24"/>
                <w:lang w:val="en-US"/>
              </w:rPr>
              <w:t xml:space="preserve">5.1.1, 5.1.2., 5.2.1.  </w:t>
            </w:r>
            <w:proofErr w:type="gramStart"/>
            <w:r>
              <w:rPr>
                <w:rFonts w:ascii="Times New Roman" w:hAnsi="Times New Roman" w:cs="Times New Roman"/>
                <w:color w:val="000000"/>
                <w:sz w:val="24"/>
                <w:szCs w:val="24"/>
                <w:lang w:val="en-GB"/>
              </w:rPr>
              <w:t xml:space="preserve">herein, </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GB"/>
              </w:rPr>
              <w:t>bears</w:t>
            </w:r>
            <w:proofErr w:type="gramEnd"/>
            <w:r>
              <w:rPr>
                <w:rFonts w:ascii="Times New Roman" w:hAnsi="Times New Roman" w:cs="Times New Roman"/>
                <w:sz w:val="24"/>
                <w:szCs w:val="24"/>
                <w:lang w:val="en-GB"/>
              </w:rPr>
              <w:t xml:space="preserve"> for payment, against Seller’s request, a penalty </w:t>
            </w:r>
            <w:r>
              <w:rPr>
                <w:rFonts w:ascii="Times New Roman" w:hAnsi="Times New Roman" w:cs="Times New Roman"/>
                <w:sz w:val="24"/>
                <w:szCs w:val="24"/>
                <w:lang w:val="en-US"/>
              </w:rPr>
              <w:t xml:space="preserve"> equal to </w:t>
            </w:r>
            <w:r>
              <w:rPr>
                <w:rFonts w:ascii="Times New Roman" w:hAnsi="Times New Roman" w:cs="Times New Roman"/>
                <w:color w:val="000000"/>
                <w:sz w:val="24"/>
                <w:szCs w:val="24"/>
                <w:lang w:val="en-US"/>
              </w:rPr>
              <w:t>0,6% from the amount of indebtedness for each day of payment delay.</w:t>
            </w:r>
          </w:p>
          <w:p w14:paraId="6D2750A1" w14:textId="77777777" w:rsidR="009C4D21" w:rsidRDefault="009C4D21">
            <w:pPr>
              <w:shd w:val="clear" w:color="auto" w:fill="FFFFFF"/>
              <w:jc w:val="both"/>
              <w:rPr>
                <w:rFonts w:ascii="Times New Roman" w:hAnsi="Times New Roman" w:cs="Times New Roman"/>
                <w:color w:val="000000"/>
                <w:sz w:val="24"/>
                <w:szCs w:val="24"/>
                <w:lang w:val="en-US"/>
              </w:rPr>
            </w:pPr>
          </w:p>
          <w:p w14:paraId="184D2980"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8.</w:t>
            </w:r>
            <w:r w:rsidRPr="00231ABD">
              <w:rPr>
                <w:rFonts w:ascii="Times New Roman" w:hAnsi="Times New Roman" w:cs="Times New Roman"/>
                <w:color w:val="000000"/>
                <w:sz w:val="24"/>
                <w:szCs w:val="24"/>
                <w:lang w:val="en-US"/>
              </w:rPr>
              <w:t>6</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US"/>
              </w:rPr>
              <w:t xml:space="preserve">In case of breach of the terms </w:t>
            </w:r>
            <w:proofErr w:type="gramStart"/>
            <w:r>
              <w:rPr>
                <w:rFonts w:ascii="Times New Roman" w:hAnsi="Times New Roman" w:cs="Times New Roman"/>
                <w:sz w:val="24"/>
                <w:szCs w:val="24"/>
                <w:lang w:val="en-US"/>
              </w:rPr>
              <w:t>of  item</w:t>
            </w:r>
            <w:proofErr w:type="gramEnd"/>
            <w:r>
              <w:rPr>
                <w:rFonts w:ascii="Times New Roman" w:hAnsi="Times New Roman" w:cs="Times New Roman"/>
                <w:sz w:val="24"/>
                <w:szCs w:val="24"/>
                <w:lang w:val="en-US"/>
              </w:rPr>
              <w:t xml:space="preserve">  4.8,  the Buyer  shall be obliged to compensate  to the </w:t>
            </w:r>
            <w:r>
              <w:rPr>
                <w:rFonts w:ascii="Times New Roman" w:hAnsi="Times New Roman" w:cs="Times New Roman"/>
                <w:sz w:val="24"/>
                <w:szCs w:val="24"/>
                <w:lang w:val="en-US"/>
              </w:rPr>
              <w:lastRenderedPageBreak/>
              <w:t xml:space="preserve">Seller all the losses for </w:t>
            </w:r>
            <w:proofErr w:type="spellStart"/>
            <w:r>
              <w:rPr>
                <w:rFonts w:ascii="Times New Roman" w:hAnsi="Times New Roman" w:cs="Times New Roman"/>
                <w:sz w:val="24"/>
                <w:szCs w:val="24"/>
                <w:lang w:val="en-US"/>
              </w:rPr>
              <w:t>non presentation</w:t>
            </w:r>
            <w:proofErr w:type="spellEnd"/>
            <w:r>
              <w:rPr>
                <w:rFonts w:ascii="Times New Roman" w:hAnsi="Times New Roman" w:cs="Times New Roman"/>
                <w:sz w:val="24"/>
                <w:szCs w:val="24"/>
                <w:lang w:val="en-US"/>
              </w:rPr>
              <w:t xml:space="preserve"> of additional agreement(s).</w:t>
            </w:r>
          </w:p>
          <w:p w14:paraId="633DD476" w14:textId="77777777" w:rsidR="009C4D21" w:rsidRDefault="009C4D21">
            <w:pPr>
              <w:shd w:val="clear" w:color="auto" w:fill="FFFFFF"/>
              <w:jc w:val="both"/>
              <w:rPr>
                <w:rFonts w:ascii="Times New Roman" w:hAnsi="Times New Roman" w:cs="Times New Roman"/>
                <w:color w:val="000000"/>
                <w:sz w:val="24"/>
                <w:szCs w:val="24"/>
                <w:lang w:val="en-US"/>
              </w:rPr>
            </w:pPr>
          </w:p>
          <w:p w14:paraId="560C9F36" w14:textId="77777777" w:rsidR="009C4D21" w:rsidRDefault="009C4D21">
            <w:pPr>
              <w:shd w:val="clear" w:color="auto" w:fill="FFFFFF"/>
              <w:jc w:val="both"/>
              <w:rPr>
                <w:rFonts w:ascii="Times New Roman" w:hAnsi="Times New Roman" w:cs="Times New Roman"/>
                <w:color w:val="000000"/>
                <w:sz w:val="24"/>
                <w:szCs w:val="24"/>
                <w:lang w:val="en-US"/>
              </w:rPr>
            </w:pPr>
          </w:p>
          <w:p w14:paraId="3D44CD7C"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 xml:space="preserve">8.7. </w:t>
            </w:r>
            <w:r>
              <w:rPr>
                <w:rFonts w:ascii="Times New Roman" w:hAnsi="Times New Roman" w:cs="Times New Roman"/>
                <w:bCs/>
                <w:sz w:val="24"/>
                <w:szCs w:val="24"/>
                <w:lang w:val="en-US"/>
              </w:rPr>
              <w:t xml:space="preserve">Limitation of action on the claims about recovery of penalty is imposed by Parties as one that amounts to four years (in accordance with Convention on limitation of action in international products sale, 1974 </w:t>
            </w:r>
            <w:r>
              <w:rPr>
                <w:rFonts w:ascii="Times New Roman" w:hAnsi="Times New Roman" w:cs="Times New Roman"/>
                <w:bCs/>
                <w:sz w:val="24"/>
                <w:szCs w:val="24"/>
              </w:rPr>
              <w:t>г</w:t>
            </w:r>
            <w:r>
              <w:rPr>
                <w:rFonts w:ascii="Times New Roman" w:hAnsi="Times New Roman" w:cs="Times New Roman"/>
                <w:bCs/>
                <w:sz w:val="24"/>
                <w:szCs w:val="24"/>
                <w:lang w:val="en-US"/>
              </w:rPr>
              <w:t>.). In addition, penalty provisions charge for delay of execution by Buyer his engagements under the present Contract do not decease in 6 months from the day when engagements should be met.</w:t>
            </w:r>
          </w:p>
          <w:p w14:paraId="138BD2FC" w14:textId="77777777" w:rsidR="009C4D21" w:rsidRDefault="009C4D21">
            <w:pPr>
              <w:shd w:val="clear" w:color="auto" w:fill="FFFFFF"/>
              <w:jc w:val="both"/>
              <w:rPr>
                <w:rFonts w:ascii="Times New Roman" w:hAnsi="Times New Roman" w:cs="Times New Roman"/>
                <w:bCs/>
                <w:color w:val="000000"/>
                <w:sz w:val="24"/>
                <w:szCs w:val="24"/>
                <w:lang w:val="en-US"/>
              </w:rPr>
            </w:pPr>
          </w:p>
          <w:p w14:paraId="7629C537" w14:textId="77777777" w:rsidR="009C4D21" w:rsidRDefault="009C4D21">
            <w:pPr>
              <w:shd w:val="clear" w:color="auto" w:fill="FFFFFF"/>
              <w:tabs>
                <w:tab w:val="left" w:pos="0"/>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B7FCD9C" w14:textId="77777777" w:rsidR="009C4D21" w:rsidRDefault="00000000">
            <w:pPr>
              <w:numPr>
                <w:ilvl w:val="0"/>
                <w:numId w:val="7"/>
              </w:num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САНКЦИИ И ОТВЕТСТВЕННОСТЬ СТОРОН</w:t>
            </w:r>
          </w:p>
          <w:p w14:paraId="30FFB29D" w14:textId="77777777" w:rsidR="009C4D21" w:rsidRDefault="00000000">
            <w:pPr>
              <w:shd w:val="clear" w:color="auto" w:fill="FFFFFF"/>
              <w:jc w:val="both"/>
            </w:pPr>
            <w:r>
              <w:rPr>
                <w:rFonts w:ascii="Times New Roman" w:hAnsi="Times New Roman" w:cs="Times New Roman"/>
                <w:color w:val="000000"/>
                <w:sz w:val="24"/>
                <w:szCs w:val="24"/>
              </w:rPr>
              <w:t>8.1. За невыполнение или ненадлежащее выполнение своих обязательств по настоящему Контракту Стороны несут ответственность, предусмотренную действующим законодательством Украины и данным Контрактом.</w:t>
            </w:r>
          </w:p>
          <w:p w14:paraId="5C73FBD0" w14:textId="77777777" w:rsidR="009C4D21" w:rsidRDefault="00000000">
            <w:pPr>
              <w:shd w:val="clear" w:color="auto" w:fill="FFFFFF"/>
              <w:jc w:val="both"/>
            </w:pPr>
            <w:r>
              <w:rPr>
                <w:rFonts w:ascii="Times New Roman" w:hAnsi="Times New Roman" w:cs="Times New Roman"/>
                <w:color w:val="000000"/>
                <w:sz w:val="24"/>
                <w:szCs w:val="24"/>
              </w:rPr>
              <w:t>8.2.</w:t>
            </w:r>
            <w:r>
              <w:rPr>
                <w:rFonts w:ascii="Times New Roman" w:hAnsi="Times New Roman" w:cs="Times New Roman"/>
                <w:b/>
                <w:color w:val="000000"/>
                <w:sz w:val="24"/>
                <w:szCs w:val="24"/>
              </w:rPr>
              <w:t xml:space="preserve">  </w:t>
            </w:r>
            <w:r>
              <w:rPr>
                <w:rFonts w:ascii="Times New Roman" w:hAnsi="Times New Roman" w:cs="Times New Roman"/>
                <w:sz w:val="24"/>
                <w:szCs w:val="24"/>
              </w:rPr>
              <w:t xml:space="preserve">В случае неисполнения или ненадлежащего исполнения Покупателем своих обязательств по оплате Товара, Продавец имеет право не осуществлять </w:t>
            </w:r>
            <w:proofErr w:type="gramStart"/>
            <w:r>
              <w:rPr>
                <w:rFonts w:ascii="Times New Roman" w:hAnsi="Times New Roman" w:cs="Times New Roman"/>
                <w:sz w:val="24"/>
                <w:szCs w:val="24"/>
              </w:rPr>
              <w:t>поставку  Товара</w:t>
            </w:r>
            <w:proofErr w:type="gramEnd"/>
            <w:r>
              <w:rPr>
                <w:rFonts w:ascii="Times New Roman" w:hAnsi="Times New Roman" w:cs="Times New Roman"/>
                <w:sz w:val="24"/>
                <w:szCs w:val="24"/>
              </w:rPr>
              <w:t>, не неся при этом никакой ответственности.</w:t>
            </w:r>
          </w:p>
          <w:p w14:paraId="68903F0A" w14:textId="77777777" w:rsidR="009C4D21" w:rsidRDefault="00000000">
            <w:pPr>
              <w:shd w:val="clear" w:color="auto" w:fill="FFFFFF"/>
              <w:tabs>
                <w:tab w:val="left" w:pos="-851"/>
              </w:tabs>
              <w:jc w:val="both"/>
            </w:pPr>
            <w:r>
              <w:rPr>
                <w:rFonts w:ascii="Times New Roman" w:hAnsi="Times New Roman" w:cs="Times New Roman"/>
                <w:sz w:val="24"/>
                <w:szCs w:val="24"/>
              </w:rPr>
              <w:t xml:space="preserve">8.3. В случае отказа Покупателя от приемки согласованного Сторонами количества Товара (за исключением отказа от приемки некачественного Товара), Покупатель обязан </w:t>
            </w:r>
            <w:proofErr w:type="gramStart"/>
            <w:r>
              <w:rPr>
                <w:rFonts w:ascii="Times New Roman" w:hAnsi="Times New Roman" w:cs="Times New Roman"/>
                <w:sz w:val="24"/>
                <w:szCs w:val="24"/>
              </w:rPr>
              <w:t>оплатить  Продавцу</w:t>
            </w:r>
            <w:proofErr w:type="gramEnd"/>
            <w:r>
              <w:rPr>
                <w:rFonts w:ascii="Times New Roman" w:hAnsi="Times New Roman" w:cs="Times New Roman"/>
                <w:sz w:val="24"/>
                <w:szCs w:val="24"/>
              </w:rPr>
              <w:t>, по требованию последнего, штраф в размере 10% от стоимости не принятого Товара и возместить все</w:t>
            </w:r>
            <w:r>
              <w:rPr>
                <w:rFonts w:ascii="Times New Roman" w:hAnsi="Times New Roman" w:cs="Times New Roman"/>
                <w:color w:val="000000"/>
                <w:sz w:val="24"/>
                <w:szCs w:val="24"/>
              </w:rPr>
              <w:t xml:space="preserve"> убытки и  расходы, понесенные в связи с этим Продавцом.  </w:t>
            </w:r>
          </w:p>
          <w:p w14:paraId="00CF52BB" w14:textId="77777777" w:rsidR="009C4D21" w:rsidRDefault="00000000">
            <w:pPr>
              <w:pStyle w:val="WW-"/>
              <w:jc w:val="both"/>
            </w:pPr>
            <w:r>
              <w:rPr>
                <w:rFonts w:ascii="Times New Roman" w:hAnsi="Times New Roman"/>
                <w:color w:val="000000"/>
                <w:sz w:val="24"/>
                <w:szCs w:val="24"/>
                <w:lang w:eastAsia="ru-RU"/>
              </w:rPr>
              <w:t>8.4.В случае нарушения согласованных сроков поставки, виновная Сторона уплачивает другой Стороне, по требованию последней, неустойку в размере 0,3</w:t>
            </w:r>
            <w:proofErr w:type="gramStart"/>
            <w:r>
              <w:rPr>
                <w:rFonts w:ascii="Times New Roman" w:hAnsi="Times New Roman"/>
                <w:color w:val="000000"/>
                <w:sz w:val="24"/>
                <w:szCs w:val="24"/>
                <w:lang w:eastAsia="ru-RU"/>
              </w:rPr>
              <w:t>%  за</w:t>
            </w:r>
            <w:proofErr w:type="gramEnd"/>
            <w:r>
              <w:rPr>
                <w:rFonts w:ascii="Times New Roman" w:hAnsi="Times New Roman"/>
                <w:color w:val="000000"/>
                <w:sz w:val="24"/>
                <w:szCs w:val="24"/>
                <w:lang w:eastAsia="ru-RU"/>
              </w:rPr>
              <w:t xml:space="preserve"> каждый день просрочки от стоимости, согласованного к поставке, но не поставленного в срок Товара. </w:t>
            </w:r>
          </w:p>
          <w:p w14:paraId="2CA57938"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8.5. 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 xml:space="preserve">случае несвоевременного </w:t>
            </w:r>
            <w:proofErr w:type="gramStart"/>
            <w:r>
              <w:rPr>
                <w:rFonts w:ascii="Times New Roman" w:hAnsi="Times New Roman" w:cs="Times New Roman"/>
                <w:color w:val="000000"/>
                <w:sz w:val="24"/>
                <w:szCs w:val="24"/>
              </w:rPr>
              <w:t>исполнения  Покупателем</w:t>
            </w:r>
            <w:proofErr w:type="gramEnd"/>
            <w:r>
              <w:rPr>
                <w:rFonts w:ascii="Times New Roman" w:hAnsi="Times New Roman" w:cs="Times New Roman"/>
                <w:color w:val="000000"/>
                <w:sz w:val="24"/>
                <w:szCs w:val="24"/>
              </w:rPr>
              <w:t xml:space="preserve"> п.5.1. 5.1.1, 5.1.2, 5.2.1. настоящего Контракта, Покупатель выплачивает Продавцу,</w:t>
            </w:r>
            <w:r>
              <w:rPr>
                <w:rFonts w:ascii="Times New Roman" w:hAnsi="Times New Roman" w:cs="Times New Roman"/>
                <w:sz w:val="24"/>
                <w:szCs w:val="24"/>
              </w:rPr>
              <w:t xml:space="preserve"> по требованию последнего,</w:t>
            </w:r>
            <w:r>
              <w:rPr>
                <w:rFonts w:ascii="Times New Roman" w:hAnsi="Times New Roman" w:cs="Times New Roman"/>
                <w:color w:val="000000"/>
                <w:sz w:val="24"/>
                <w:szCs w:val="24"/>
              </w:rPr>
              <w:t xml:space="preserve"> пеню в размере 0,6% от суммы задолженности за каждый день просрочки платежа.</w:t>
            </w:r>
          </w:p>
          <w:p w14:paraId="63283667" w14:textId="77777777" w:rsidR="009C4D21" w:rsidRDefault="00000000">
            <w:pPr>
              <w:shd w:val="clear" w:color="auto" w:fill="FFFFFF"/>
              <w:jc w:val="both"/>
            </w:pPr>
            <w:r>
              <w:rPr>
                <w:rFonts w:ascii="Times New Roman" w:hAnsi="Times New Roman" w:cs="Times New Roman"/>
                <w:color w:val="000000"/>
                <w:sz w:val="24"/>
                <w:szCs w:val="24"/>
              </w:rPr>
              <w:t xml:space="preserve">8.6. </w:t>
            </w:r>
            <w:r>
              <w:rPr>
                <w:rFonts w:ascii="Times New Roman" w:hAnsi="Times New Roman" w:cs="Times New Roman"/>
                <w:sz w:val="24"/>
                <w:szCs w:val="24"/>
              </w:rPr>
              <w:t>В случае нарушения срока, указанного в п. 4.8 Контракта</w:t>
            </w:r>
            <w:r>
              <w:rPr>
                <w:rFonts w:ascii="Times New Roman" w:hAnsi="Times New Roman" w:cs="Times New Roman"/>
                <w:b/>
                <w:sz w:val="24"/>
                <w:szCs w:val="24"/>
              </w:rPr>
              <w:t>,</w:t>
            </w:r>
            <w:r>
              <w:rPr>
                <w:rFonts w:ascii="Times New Roman" w:hAnsi="Times New Roman" w:cs="Times New Roman"/>
                <w:sz w:val="24"/>
                <w:szCs w:val="24"/>
              </w:rPr>
              <w:t xml:space="preserve"> Покупатель обязуется возместить </w:t>
            </w:r>
            <w:r>
              <w:rPr>
                <w:rFonts w:ascii="Times New Roman" w:hAnsi="Times New Roman" w:cs="Times New Roman"/>
                <w:sz w:val="24"/>
                <w:szCs w:val="24"/>
              </w:rPr>
              <w:lastRenderedPageBreak/>
              <w:t>Продавцу все убытки, понесенные Продавцом в связи с непредставлением Покупателем подписанных Дополнительного (</w:t>
            </w:r>
            <w:proofErr w:type="spellStart"/>
            <w:r>
              <w:rPr>
                <w:rFonts w:ascii="Times New Roman" w:hAnsi="Times New Roman" w:cs="Times New Roman"/>
                <w:sz w:val="24"/>
                <w:szCs w:val="24"/>
              </w:rPr>
              <w:t>ых</w:t>
            </w:r>
            <w:proofErr w:type="spellEnd"/>
            <w:r>
              <w:rPr>
                <w:rFonts w:ascii="Times New Roman" w:hAnsi="Times New Roman" w:cs="Times New Roman"/>
                <w:sz w:val="24"/>
                <w:szCs w:val="24"/>
              </w:rPr>
              <w:t>) соглашения (</w:t>
            </w:r>
            <w:proofErr w:type="spellStart"/>
            <w:r>
              <w:rPr>
                <w:rFonts w:ascii="Times New Roman" w:hAnsi="Times New Roman" w:cs="Times New Roman"/>
                <w:sz w:val="24"/>
                <w:szCs w:val="24"/>
              </w:rPr>
              <w:t>ий</w:t>
            </w:r>
            <w:proofErr w:type="spellEnd"/>
            <w:r>
              <w:rPr>
                <w:rFonts w:ascii="Times New Roman" w:hAnsi="Times New Roman" w:cs="Times New Roman"/>
                <w:sz w:val="24"/>
                <w:szCs w:val="24"/>
              </w:rPr>
              <w:t>).</w:t>
            </w:r>
          </w:p>
          <w:p w14:paraId="18BC09B0" w14:textId="77777777" w:rsidR="009C4D21" w:rsidRPr="00231ABD" w:rsidRDefault="00000000">
            <w:pPr>
              <w:shd w:val="clear" w:color="auto" w:fill="FFFFFF"/>
              <w:jc w:val="both"/>
              <w:rPr>
                <w:rFonts w:ascii="Times New Roman" w:hAnsi="Times New Roman" w:cs="Times New Roman"/>
                <w:bCs/>
                <w:sz w:val="24"/>
                <w:szCs w:val="24"/>
              </w:rPr>
            </w:pPr>
            <w:r>
              <w:rPr>
                <w:rFonts w:ascii="Times New Roman" w:hAnsi="Times New Roman" w:cs="Times New Roman"/>
                <w:bCs/>
                <w:sz w:val="24"/>
                <w:szCs w:val="24"/>
              </w:rPr>
              <w:t>8.7. Исковая давность по требованиям о взыскании неустойки устанавливается Сторонами равной четырем годам (в соответствии с Конвенцией об исковой давности в международной купле-продаже товаров, 1974 г.). При этом начисление штрафных санкций за просрочку выполнения Покупателем своих обязательств по Контракту не прекращается через 6 месяцев от дня, когда обязательство должно было быть выполнено.</w:t>
            </w:r>
          </w:p>
          <w:p w14:paraId="00CC7544" w14:textId="77777777" w:rsidR="009C4D21" w:rsidRPr="00231ABD" w:rsidRDefault="009C4D21">
            <w:pPr>
              <w:shd w:val="clear" w:color="auto" w:fill="FFFFFF"/>
              <w:jc w:val="both"/>
              <w:rPr>
                <w:rFonts w:ascii="Times New Roman" w:hAnsi="Times New Roman" w:cs="Times New Roman"/>
                <w:bCs/>
                <w:sz w:val="24"/>
                <w:szCs w:val="24"/>
              </w:rPr>
            </w:pPr>
          </w:p>
          <w:p w14:paraId="3EBB5A64" w14:textId="77777777" w:rsidR="009C4D21" w:rsidRPr="00231ABD" w:rsidRDefault="009C4D21">
            <w:pPr>
              <w:shd w:val="clear" w:color="auto" w:fill="FFFFFF"/>
              <w:jc w:val="both"/>
              <w:rPr>
                <w:rFonts w:ascii="Times New Roman" w:hAnsi="Times New Roman" w:cs="Times New Roman"/>
                <w:b/>
                <w:bCs/>
                <w:color w:val="000000"/>
                <w:sz w:val="24"/>
                <w:szCs w:val="24"/>
              </w:rPr>
            </w:pPr>
          </w:p>
        </w:tc>
      </w:tr>
      <w:tr w:rsidR="009C4D21" w14:paraId="7505D64D" w14:textId="77777777">
        <w:tc>
          <w:tcPr>
            <w:tcW w:w="5201" w:type="dxa"/>
            <w:tcBorders>
              <w:top w:val="single" w:sz="4" w:space="0" w:color="000000"/>
              <w:left w:val="single" w:sz="4" w:space="0" w:color="000000"/>
              <w:bottom w:val="single" w:sz="4" w:space="0" w:color="000000"/>
              <w:right w:val="single" w:sz="4" w:space="0" w:color="000000"/>
            </w:tcBorders>
          </w:tcPr>
          <w:p w14:paraId="4C606F33" w14:textId="77777777" w:rsidR="009C4D21" w:rsidRDefault="00000000">
            <w:pPr>
              <w:pStyle w:val="ae"/>
              <w:numPr>
                <w:ilvl w:val="0"/>
                <w:numId w:val="7"/>
              </w:numPr>
              <w:shd w:val="clear" w:color="auto" w:fill="FFFFFF"/>
              <w:tabs>
                <w:tab w:val="left" w:pos="1106"/>
              </w:tabs>
              <w:autoSpaceDE/>
              <w:spacing w:after="0"/>
              <w:jc w:val="both"/>
              <w:rPr>
                <w:rFonts w:ascii="Times New Roman" w:hAnsi="Times New Roman"/>
                <w:b/>
                <w:bCs/>
                <w:color w:val="000000"/>
                <w:sz w:val="24"/>
                <w:szCs w:val="24"/>
                <w:u w:val="single"/>
                <w:lang w:eastAsia="ru-RU"/>
              </w:rPr>
            </w:pPr>
            <w:r>
              <w:rPr>
                <w:rFonts w:ascii="Times New Roman" w:hAnsi="Times New Roman"/>
                <w:b/>
                <w:bCs/>
                <w:color w:val="000000"/>
                <w:sz w:val="24"/>
                <w:szCs w:val="24"/>
                <w:u w:val="single"/>
                <w:lang w:val="en-GB" w:eastAsia="ru-RU"/>
              </w:rPr>
              <w:t>RECLAMATIONS</w:t>
            </w:r>
          </w:p>
          <w:p w14:paraId="2A96D484" w14:textId="77777777" w:rsidR="009C4D21" w:rsidRDefault="00000000">
            <w:pPr>
              <w:shd w:val="clear" w:color="auto" w:fill="FFFFFF"/>
              <w:tabs>
                <w:tab w:val="left" w:pos="408"/>
              </w:tabs>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9.1. </w:t>
            </w:r>
            <w:r>
              <w:rPr>
                <w:rFonts w:ascii="Times New Roman" w:hAnsi="Times New Roman" w:cs="Times New Roman"/>
                <w:sz w:val="24"/>
                <w:szCs w:val="24"/>
                <w:lang w:val="en-US"/>
              </w:rPr>
              <w:t xml:space="preserve">The claims on the quantity and quality of the goods should be presented to the Seller within </w:t>
            </w:r>
            <w:proofErr w:type="gramStart"/>
            <w:r>
              <w:rPr>
                <w:rFonts w:ascii="Times New Roman" w:hAnsi="Times New Roman" w:cs="Times New Roman"/>
                <w:sz w:val="24"/>
                <w:szCs w:val="24"/>
                <w:lang w:val="en-US"/>
              </w:rPr>
              <w:t>1</w:t>
            </w:r>
            <w:r>
              <w:rPr>
                <w:rFonts w:ascii="Times New Roman" w:hAnsi="Times New Roman" w:cs="Times New Roman"/>
                <w:color w:val="000000"/>
                <w:sz w:val="24"/>
                <w:szCs w:val="24"/>
                <w:lang w:val="en-US"/>
              </w:rPr>
              <w:t xml:space="preserve">  (</w:t>
            </w:r>
            <w:proofErr w:type="gramEnd"/>
            <w:r>
              <w:rPr>
                <w:rFonts w:ascii="Times New Roman" w:hAnsi="Times New Roman" w:cs="Times New Roman"/>
                <w:color w:val="000000"/>
                <w:sz w:val="24"/>
                <w:szCs w:val="24"/>
                <w:lang w:val="en-US"/>
              </w:rPr>
              <w:t>one) month</w:t>
            </w:r>
            <w:r>
              <w:rPr>
                <w:rFonts w:ascii="Times New Roman" w:hAnsi="Times New Roman" w:cs="Times New Roman"/>
                <w:sz w:val="24"/>
                <w:szCs w:val="24"/>
                <w:lang w:val="en-US"/>
              </w:rPr>
              <w:t xml:space="preserve"> </w:t>
            </w:r>
            <w:r>
              <w:rPr>
                <w:rFonts w:ascii="Times New Roman" w:hAnsi="Times New Roman" w:cs="Times New Roman"/>
                <w:color w:val="000000"/>
                <w:sz w:val="24"/>
                <w:szCs w:val="24"/>
                <w:lang w:val="en-US"/>
              </w:rPr>
              <w:t>from the delivery  date of the goods</w:t>
            </w:r>
            <w:r>
              <w:rPr>
                <w:rFonts w:ascii="Times New Roman" w:hAnsi="Times New Roman" w:cs="Times New Roman"/>
                <w:sz w:val="24"/>
                <w:szCs w:val="24"/>
                <w:lang w:val="en-US"/>
              </w:rPr>
              <w:t xml:space="preserve">. In case when the nominated term is exceeded, the Buyer loses the </w:t>
            </w:r>
            <w:proofErr w:type="gramStart"/>
            <w:r>
              <w:rPr>
                <w:rFonts w:ascii="Times New Roman" w:hAnsi="Times New Roman" w:cs="Times New Roman"/>
                <w:sz w:val="24"/>
                <w:szCs w:val="24"/>
                <w:lang w:val="en-US"/>
              </w:rPr>
              <w:t>right  to</w:t>
            </w:r>
            <w:proofErr w:type="gramEnd"/>
            <w:r>
              <w:rPr>
                <w:rFonts w:ascii="Times New Roman" w:hAnsi="Times New Roman" w:cs="Times New Roman"/>
                <w:sz w:val="24"/>
                <w:szCs w:val="24"/>
                <w:lang w:val="en-US"/>
              </w:rPr>
              <w:t xml:space="preserve"> claim the Seller.</w:t>
            </w:r>
          </w:p>
          <w:p w14:paraId="77638F63" w14:textId="77777777" w:rsidR="009C4D21" w:rsidRDefault="009C4D21">
            <w:pPr>
              <w:shd w:val="clear" w:color="auto" w:fill="FFFFFF"/>
              <w:tabs>
                <w:tab w:val="left" w:pos="408"/>
              </w:tabs>
              <w:jc w:val="both"/>
              <w:rPr>
                <w:rFonts w:ascii="Times New Roman" w:hAnsi="Times New Roman" w:cs="Times New Roman"/>
                <w:color w:val="000000"/>
                <w:sz w:val="24"/>
                <w:szCs w:val="24"/>
                <w:lang w:val="en-US"/>
              </w:rPr>
            </w:pPr>
          </w:p>
          <w:p w14:paraId="4180B516" w14:textId="77777777" w:rsidR="009C4D21" w:rsidRDefault="00000000">
            <w:pPr>
              <w:shd w:val="clear" w:color="auto" w:fill="FFFFFF"/>
              <w:tabs>
                <w:tab w:val="left" w:pos="408"/>
              </w:tabs>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9.2. </w:t>
            </w:r>
            <w:r>
              <w:rPr>
                <w:rFonts w:ascii="Times New Roman" w:hAnsi="Times New Roman" w:cs="Times New Roman"/>
                <w:sz w:val="24"/>
                <w:szCs w:val="24"/>
                <w:lang w:val="en"/>
              </w:rPr>
              <w:t xml:space="preserve">In case of shortage or non-compliance requirements of quality of the goods delivered as agreed by the Parties in accordance with this Contract, the </w:t>
            </w:r>
            <w:proofErr w:type="gramStart"/>
            <w:r>
              <w:rPr>
                <w:rFonts w:ascii="Times New Roman" w:hAnsi="Times New Roman" w:cs="Times New Roman"/>
                <w:sz w:val="24"/>
                <w:szCs w:val="24"/>
                <w:lang w:val="en"/>
              </w:rPr>
              <w:t>Buyer  shall</w:t>
            </w:r>
            <w:proofErr w:type="gramEnd"/>
            <w:r>
              <w:rPr>
                <w:rFonts w:ascii="Times New Roman" w:hAnsi="Times New Roman" w:cs="Times New Roman"/>
                <w:sz w:val="24"/>
                <w:szCs w:val="24"/>
                <w:lang w:val="en"/>
              </w:rPr>
              <w:t xml:space="preserve"> notify the Seller by fax or e-mail no later than 24 hours (twenty-four) hours from the time of detection.</w:t>
            </w:r>
          </w:p>
          <w:p w14:paraId="01AFEB08" w14:textId="77777777" w:rsidR="009C4D21" w:rsidRDefault="009C4D21">
            <w:pPr>
              <w:shd w:val="clear" w:color="auto" w:fill="FFFFFF"/>
              <w:tabs>
                <w:tab w:val="left" w:pos="408"/>
              </w:tabs>
              <w:jc w:val="both"/>
              <w:rPr>
                <w:rFonts w:ascii="Times New Roman" w:hAnsi="Times New Roman" w:cs="Times New Roman"/>
                <w:color w:val="000000"/>
                <w:sz w:val="24"/>
                <w:szCs w:val="24"/>
                <w:lang w:val="en-US"/>
              </w:rPr>
            </w:pPr>
          </w:p>
          <w:p w14:paraId="54D843CF" w14:textId="77777777" w:rsidR="009C4D21" w:rsidRPr="00231ABD" w:rsidRDefault="00000000">
            <w:pPr>
              <w:shd w:val="clear" w:color="auto" w:fill="FFFFFF"/>
              <w:tabs>
                <w:tab w:val="left" w:pos="408"/>
              </w:tabs>
              <w:jc w:val="both"/>
              <w:rPr>
                <w:lang w:val="en-US"/>
              </w:rPr>
            </w:pPr>
            <w:r>
              <w:rPr>
                <w:rFonts w:ascii="Times New Roman" w:hAnsi="Times New Roman" w:cs="Times New Roman"/>
                <w:color w:val="000000"/>
                <w:sz w:val="24"/>
                <w:szCs w:val="24"/>
                <w:lang w:val="en-GB"/>
              </w:rPr>
              <w:t>9.3. Non</w:t>
            </w:r>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GB"/>
              </w:rPr>
              <w:t xml:space="preserve">compliance of the </w:t>
            </w:r>
            <w:proofErr w:type="gramStart"/>
            <w:r>
              <w:rPr>
                <w:rFonts w:ascii="Times New Roman" w:hAnsi="Times New Roman" w:cs="Times New Roman"/>
                <w:color w:val="000000"/>
                <w:sz w:val="24"/>
                <w:szCs w:val="24"/>
                <w:lang w:val="en-GB"/>
              </w:rPr>
              <w:t>Goods  to</w:t>
            </w:r>
            <w:proofErr w:type="gramEnd"/>
            <w:r>
              <w:rPr>
                <w:rFonts w:ascii="Times New Roman" w:hAnsi="Times New Roman" w:cs="Times New Roman"/>
                <w:color w:val="000000"/>
                <w:sz w:val="24"/>
                <w:szCs w:val="24"/>
                <w:lang w:val="en-GB"/>
              </w:rPr>
              <w:t xml:space="preserve"> the Quality Certificate ,issued by the Seller, the </w:t>
            </w:r>
            <w:r>
              <w:rPr>
                <w:rFonts w:ascii="Times New Roman" w:hAnsi="Times New Roman" w:cs="Times New Roman"/>
                <w:sz w:val="24"/>
                <w:szCs w:val="24"/>
                <w:lang w:val="en"/>
              </w:rPr>
              <w:t xml:space="preserve"> Buyer shall confirm by the document issued by an independent expert, agreed with the Seller. This examination should be carried out in accordance with the procedures and standards in force in Ukraine.</w:t>
            </w:r>
          </w:p>
          <w:p w14:paraId="07AE34FF" w14:textId="77777777" w:rsidR="009C4D21" w:rsidRDefault="009C4D21">
            <w:pPr>
              <w:shd w:val="clear" w:color="auto" w:fill="FFFFFF"/>
              <w:tabs>
                <w:tab w:val="left" w:pos="408"/>
              </w:tabs>
              <w:jc w:val="both"/>
              <w:rPr>
                <w:rFonts w:ascii="Times New Roman" w:hAnsi="Times New Roman" w:cs="Times New Roman"/>
                <w:color w:val="000000"/>
                <w:sz w:val="24"/>
                <w:szCs w:val="24"/>
                <w:lang w:val="en-GB"/>
              </w:rPr>
            </w:pPr>
          </w:p>
          <w:p w14:paraId="4133C81E" w14:textId="77777777" w:rsidR="009C4D21" w:rsidRDefault="00000000">
            <w:pPr>
              <w:shd w:val="clear" w:color="auto" w:fill="FFFFFF"/>
              <w:tabs>
                <w:tab w:val="left" w:leader="underscore" w:pos="3787"/>
              </w:tabs>
              <w:jc w:val="both"/>
              <w:rPr>
                <w:rFonts w:ascii="Times New Roman" w:hAnsi="Times New Roman" w:cs="Times New Roman"/>
                <w:b/>
                <w:bCs/>
                <w:color w:val="000000"/>
                <w:sz w:val="24"/>
                <w:szCs w:val="24"/>
                <w:lang w:val="en-US"/>
              </w:rPr>
            </w:pPr>
            <w:r>
              <w:rPr>
                <w:rFonts w:ascii="Times New Roman" w:hAnsi="Times New Roman" w:cs="Times New Roman"/>
                <w:sz w:val="24"/>
                <w:szCs w:val="24"/>
                <w:lang w:val="en-US"/>
              </w:rPr>
              <w:t>9.4. The claim concerning just part of the cargo does not give the right to the Buyer to cancel the further deliveries.</w:t>
            </w:r>
          </w:p>
        </w:tc>
        <w:tc>
          <w:tcPr>
            <w:tcW w:w="5354" w:type="dxa"/>
            <w:tcBorders>
              <w:top w:val="single" w:sz="4" w:space="0" w:color="000000"/>
              <w:left w:val="single" w:sz="4" w:space="0" w:color="000000"/>
              <w:bottom w:val="single" w:sz="4" w:space="0" w:color="000000"/>
              <w:right w:val="single" w:sz="4" w:space="0" w:color="000000"/>
            </w:tcBorders>
          </w:tcPr>
          <w:p w14:paraId="7A910A8D" w14:textId="77777777" w:rsidR="009C4D21" w:rsidRDefault="00000000">
            <w:pPr>
              <w:numPr>
                <w:ilvl w:val="0"/>
                <w:numId w:val="8"/>
              </w:numPr>
              <w:shd w:val="clear" w:color="auto" w:fill="FFFFFF"/>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РЕКЛАМАЦИИ</w:t>
            </w:r>
          </w:p>
          <w:p w14:paraId="294EB364" w14:textId="77777777" w:rsidR="009C4D21" w:rsidRDefault="00000000">
            <w:pPr>
              <w:shd w:val="clear" w:color="auto" w:fill="FFFFFF"/>
              <w:tabs>
                <w:tab w:val="left" w:pos="408"/>
              </w:tabs>
              <w:ind w:left="1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9.1. </w:t>
            </w:r>
            <w:r>
              <w:rPr>
                <w:rFonts w:ascii="Times New Roman" w:hAnsi="Times New Roman" w:cs="Times New Roman"/>
                <w:sz w:val="24"/>
                <w:szCs w:val="24"/>
              </w:rPr>
              <w:t>Претензии по количеству и качеству Товара могут быть предоставлены Продавцу</w:t>
            </w:r>
            <w:r>
              <w:rPr>
                <w:rFonts w:ascii="Times New Roman" w:hAnsi="Times New Roman" w:cs="Times New Roman"/>
                <w:color w:val="000000"/>
                <w:sz w:val="24"/>
                <w:szCs w:val="24"/>
              </w:rPr>
              <w:t xml:space="preserve"> в течение 1 (одного) месяца от даты поставки соответствующего Товара. </w:t>
            </w:r>
            <w:r>
              <w:rPr>
                <w:rFonts w:ascii="Times New Roman" w:hAnsi="Times New Roman" w:cs="Times New Roman"/>
                <w:sz w:val="24"/>
                <w:szCs w:val="24"/>
              </w:rPr>
              <w:t>В случае превышения указанного срока, Покупатель теряет право на предъявление претензий Продавцу.</w:t>
            </w:r>
          </w:p>
          <w:p w14:paraId="4B44DA05"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9.2.В случае</w:t>
            </w:r>
            <w:r>
              <w:rPr>
                <w:rFonts w:ascii="Times New Roman" w:hAnsi="Times New Roman" w:cs="Times New Roman"/>
                <w:sz w:val="24"/>
                <w:szCs w:val="24"/>
              </w:rPr>
              <w:t xml:space="preserve"> обнаружения недостачи или несоответствия качества поставленного Товара требованиям, согласованным Сторонами в соответствии с данным Контрактом, Покупатель обязан известить Продавца по факсу или электронной почте не позднее 24 часов (двадцати четырех) часов с момента обнаружения.</w:t>
            </w:r>
          </w:p>
          <w:p w14:paraId="2B6CD1BA"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9.</w:t>
            </w:r>
            <w:proofErr w:type="gramStart"/>
            <w:r>
              <w:rPr>
                <w:rFonts w:ascii="Times New Roman" w:hAnsi="Times New Roman" w:cs="Times New Roman"/>
                <w:color w:val="000000"/>
                <w:sz w:val="24"/>
                <w:szCs w:val="24"/>
              </w:rPr>
              <w:t>3.Несоответствие</w:t>
            </w:r>
            <w:proofErr w:type="gramEnd"/>
            <w:r>
              <w:rPr>
                <w:rFonts w:ascii="Times New Roman" w:hAnsi="Times New Roman" w:cs="Times New Roman"/>
                <w:color w:val="000000"/>
                <w:sz w:val="24"/>
                <w:szCs w:val="24"/>
              </w:rPr>
              <w:t xml:space="preserve"> качества Товара сертификату качества, выданного Продавцом, Покупатель должен подтвердить документом, выданным независимым экспертом, согласованным с Продавцом. При этом экспертиза должна осуществляться в соответствии с методиками и стандартами, действующими на Украине.</w:t>
            </w:r>
          </w:p>
          <w:p w14:paraId="08B6933B"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9.4. </w:t>
            </w:r>
            <w:r>
              <w:rPr>
                <w:rFonts w:ascii="Times New Roman" w:hAnsi="Times New Roman" w:cs="Times New Roman"/>
                <w:sz w:val="24"/>
                <w:szCs w:val="24"/>
              </w:rPr>
              <w:t>Претензия по части груза не дает право Покупателю отказаться от дальнейших поставок.</w:t>
            </w:r>
          </w:p>
          <w:p w14:paraId="5F3AFCEC"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67E3CD42" w14:textId="77777777">
        <w:tc>
          <w:tcPr>
            <w:tcW w:w="5201" w:type="dxa"/>
            <w:tcBorders>
              <w:top w:val="single" w:sz="4" w:space="0" w:color="000000"/>
              <w:left w:val="single" w:sz="4" w:space="0" w:color="000000"/>
              <w:bottom w:val="single" w:sz="4" w:space="0" w:color="000000"/>
              <w:right w:val="single" w:sz="4" w:space="0" w:color="000000"/>
            </w:tcBorders>
          </w:tcPr>
          <w:p w14:paraId="7BFB4FBD" w14:textId="77777777" w:rsidR="009C4D21" w:rsidRDefault="00000000">
            <w:pPr>
              <w:pStyle w:val="afa"/>
              <w:numPr>
                <w:ilvl w:val="0"/>
                <w:numId w:val="8"/>
              </w:numPr>
              <w:jc w:val="center"/>
              <w:rPr>
                <w:b/>
                <w:bCs/>
                <w:color w:val="000000"/>
                <w:u w:val="single"/>
                <w:lang w:val="ru-RU" w:eastAsia="ru-RU"/>
              </w:rPr>
            </w:pPr>
            <w:r>
              <w:rPr>
                <w:b/>
                <w:bCs/>
                <w:color w:val="000000"/>
                <w:u w:val="single"/>
                <w:lang w:val="ru-RU" w:eastAsia="ru-RU"/>
              </w:rPr>
              <w:t>LAW AND JURISDICTION</w:t>
            </w:r>
          </w:p>
          <w:p w14:paraId="732F0AF4" w14:textId="77777777" w:rsidR="009C4D21" w:rsidRDefault="009C4D21">
            <w:pPr>
              <w:pStyle w:val="afa"/>
              <w:jc w:val="both"/>
              <w:rPr>
                <w:b/>
                <w:bCs/>
                <w:caps/>
                <w:color w:val="000000"/>
                <w:u w:val="single"/>
                <w:lang w:val="ru-RU" w:eastAsia="ru-RU"/>
              </w:rPr>
            </w:pPr>
          </w:p>
          <w:p w14:paraId="6EC4383C" w14:textId="77777777" w:rsidR="009C4D21" w:rsidRDefault="00000000">
            <w:pPr>
              <w:pStyle w:val="afa"/>
              <w:jc w:val="both"/>
              <w:rPr>
                <w:lang w:eastAsia="ru-RU"/>
              </w:rPr>
            </w:pPr>
            <w:r>
              <w:rPr>
                <w:lang w:eastAsia="ru-RU"/>
              </w:rPr>
              <w:t xml:space="preserve">10.1. All disputes and disagreements, which can arise in the future from the present contract or in connection to it, should be solved between the parties by negotiations. </w:t>
            </w:r>
          </w:p>
          <w:p w14:paraId="78AE50E7" w14:textId="77777777" w:rsidR="009C4D21" w:rsidRDefault="00000000">
            <w:pPr>
              <w:pStyle w:val="afa"/>
              <w:jc w:val="both"/>
            </w:pPr>
            <w:r>
              <w:rPr>
                <w:lang w:eastAsia="ru-RU"/>
              </w:rPr>
              <w:t xml:space="preserve">10.2. If the parties have not come to a mutual agreement concerning dispute arisen from this contract or in connection to it such dispute should be referred for a final settlement to the court of international arbitration (Kyiv) at the chamber of commerce and industry of Ukraine corresponding to the actual regulation. The dispute should be </w:t>
            </w:r>
            <w:r>
              <w:rPr>
                <w:lang w:eastAsia="ru-RU"/>
              </w:rPr>
              <w:lastRenderedPageBreak/>
              <w:t>adjudicated by one arbitrator. The parties have agreed that arbitration will be carried out in Russian. The applicable law - substantive law and adjective law of Ukraine. In respect of the rights and obligations of the parties under the present contract the applicable law will be substantive law of Ukraine.</w:t>
            </w:r>
          </w:p>
          <w:p w14:paraId="5262988A" w14:textId="77777777" w:rsidR="009C4D21" w:rsidRDefault="00000000">
            <w:pPr>
              <w:pStyle w:val="afa"/>
              <w:jc w:val="both"/>
              <w:rPr>
                <w:lang w:eastAsia="ru-RU"/>
              </w:rPr>
            </w:pPr>
            <w:r>
              <w:rPr>
                <w:lang w:eastAsia="ru-RU"/>
              </w:rPr>
              <w:t xml:space="preserve">10.3. Law governing this contract is the law of Ukraine. </w:t>
            </w:r>
          </w:p>
          <w:p w14:paraId="2B82D242" w14:textId="77777777" w:rsidR="009C4D21" w:rsidRDefault="009C4D21">
            <w:pPr>
              <w:jc w:val="both"/>
              <w:rPr>
                <w:rFonts w:ascii="Times New Roman" w:hAnsi="Times New Roman" w:cs="Times New Roman"/>
                <w:sz w:val="24"/>
                <w:szCs w:val="24"/>
                <w:lang w:val="en-US" w:eastAsia="ru-RU"/>
              </w:rPr>
            </w:pPr>
          </w:p>
        </w:tc>
        <w:tc>
          <w:tcPr>
            <w:tcW w:w="5354" w:type="dxa"/>
            <w:tcBorders>
              <w:top w:val="single" w:sz="4" w:space="0" w:color="000000"/>
              <w:left w:val="single" w:sz="4" w:space="0" w:color="000000"/>
              <w:bottom w:val="single" w:sz="4" w:space="0" w:color="000000"/>
              <w:right w:val="single" w:sz="4" w:space="0" w:color="000000"/>
            </w:tcBorders>
          </w:tcPr>
          <w:p w14:paraId="54C8E593" w14:textId="77777777" w:rsidR="009C4D21" w:rsidRDefault="00000000">
            <w:pPr>
              <w:shd w:val="clear" w:color="auto" w:fill="FFFFFF"/>
              <w:ind w:left="1080"/>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10. ПРАВО И ЮРИСДИКЦИЯ</w:t>
            </w:r>
          </w:p>
          <w:p w14:paraId="3A1C09B3" w14:textId="77777777" w:rsidR="009C4D21" w:rsidRDefault="009C4D21">
            <w:pPr>
              <w:pStyle w:val="afa"/>
              <w:jc w:val="both"/>
              <w:rPr>
                <w:b/>
                <w:bCs/>
                <w:color w:val="000000"/>
                <w:u w:val="single"/>
                <w:lang w:val="ru-RU" w:eastAsia="ru-RU"/>
              </w:rPr>
            </w:pPr>
          </w:p>
          <w:p w14:paraId="60ACF4F0" w14:textId="77777777" w:rsidR="009C4D21" w:rsidRDefault="00000000">
            <w:pPr>
              <w:pStyle w:val="afa"/>
              <w:jc w:val="both"/>
              <w:rPr>
                <w:lang w:val="ru-RU" w:eastAsia="ru-RU"/>
              </w:rPr>
            </w:pPr>
            <w:r>
              <w:rPr>
                <w:lang w:val="ru-RU" w:eastAsia="ru-RU"/>
              </w:rPr>
              <w:t>10.1. Все споры и разногласия, которые могут возникнуть в будущем из настоящего контракта или в связи с ним, должны решаться между сторонами путем переговоров.</w:t>
            </w:r>
          </w:p>
          <w:p w14:paraId="663D7E04" w14:textId="77777777" w:rsidR="009C4D21" w:rsidRPr="00231ABD" w:rsidRDefault="00000000">
            <w:pPr>
              <w:ind w:right="43"/>
              <w:jc w:val="both"/>
              <w:rPr>
                <w:rFonts w:ascii="Times New Roman" w:hAnsi="Times New Roman" w:cs="Times New Roman"/>
                <w:sz w:val="24"/>
                <w:szCs w:val="24"/>
              </w:rPr>
            </w:pPr>
            <w:r>
              <w:rPr>
                <w:rFonts w:ascii="Times New Roman" w:hAnsi="Times New Roman" w:cs="Times New Roman"/>
                <w:sz w:val="24"/>
                <w:szCs w:val="24"/>
              </w:rPr>
              <w:t xml:space="preserve">10.2. В случае невозможности разрешения спора с помощью переговоров, он передается на рассмотрение в международный коммерческий арбитражный суд при торгово-промышленной палате Украины (г. Киев) в соответствии с его регламентом. Спор должен рассматриваться одним арбитром. Стороны договорились, что </w:t>
            </w:r>
            <w:r>
              <w:rPr>
                <w:rFonts w:ascii="Times New Roman" w:hAnsi="Times New Roman" w:cs="Times New Roman"/>
                <w:sz w:val="24"/>
                <w:szCs w:val="24"/>
              </w:rPr>
              <w:lastRenderedPageBreak/>
              <w:t>арбитражное разбирательство ведется на русском языке. Применительное право - материальное и процессуальное право Украины. К правам и обязанностям сторон по данному Контракту применяется материальное право Украины.</w:t>
            </w:r>
          </w:p>
          <w:p w14:paraId="60184FB2" w14:textId="77777777" w:rsidR="009C4D21" w:rsidRPr="00231ABD" w:rsidRDefault="009C4D21">
            <w:pPr>
              <w:ind w:right="43"/>
              <w:jc w:val="both"/>
              <w:rPr>
                <w:rFonts w:ascii="Times New Roman" w:hAnsi="Times New Roman" w:cs="Times New Roman"/>
                <w:sz w:val="24"/>
                <w:szCs w:val="24"/>
              </w:rPr>
            </w:pPr>
          </w:p>
          <w:p w14:paraId="1FB63D40" w14:textId="77777777" w:rsidR="009C4D21" w:rsidRDefault="00000000">
            <w:pPr>
              <w:pStyle w:val="afa"/>
              <w:jc w:val="both"/>
              <w:rPr>
                <w:lang w:val="ru-RU" w:eastAsia="ru-RU"/>
              </w:rPr>
            </w:pPr>
            <w:r>
              <w:rPr>
                <w:lang w:val="ru-RU" w:eastAsia="ru-RU"/>
              </w:rPr>
              <w:t xml:space="preserve">10.3. Правом, регулирующим настоящий контракт, является право Украины. </w:t>
            </w:r>
          </w:p>
          <w:p w14:paraId="2D589512" w14:textId="77777777" w:rsidR="009C4D21" w:rsidRDefault="009C4D21">
            <w:pPr>
              <w:jc w:val="both"/>
              <w:rPr>
                <w:rFonts w:ascii="Times New Roman" w:hAnsi="Times New Roman" w:cs="Times New Roman"/>
                <w:sz w:val="24"/>
                <w:szCs w:val="24"/>
                <w:lang w:eastAsia="ru-RU"/>
              </w:rPr>
            </w:pPr>
          </w:p>
          <w:p w14:paraId="3A5B9EB1" w14:textId="77777777" w:rsidR="009C4D21" w:rsidRDefault="009C4D21">
            <w:pPr>
              <w:jc w:val="both"/>
              <w:rPr>
                <w:rFonts w:ascii="Times New Roman" w:hAnsi="Times New Roman" w:cs="Times New Roman"/>
                <w:sz w:val="24"/>
                <w:szCs w:val="24"/>
              </w:rPr>
            </w:pPr>
          </w:p>
        </w:tc>
      </w:tr>
      <w:tr w:rsidR="009C4D21" w14:paraId="2FEFF827" w14:textId="77777777">
        <w:tc>
          <w:tcPr>
            <w:tcW w:w="5201" w:type="dxa"/>
            <w:tcBorders>
              <w:top w:val="single" w:sz="4" w:space="0" w:color="000000"/>
              <w:left w:val="single" w:sz="4" w:space="0" w:color="000000"/>
              <w:bottom w:val="single" w:sz="4" w:space="0" w:color="000000"/>
              <w:right w:val="single" w:sz="4" w:space="0" w:color="000000"/>
            </w:tcBorders>
          </w:tcPr>
          <w:p w14:paraId="29463877" w14:textId="77777777" w:rsidR="009C4D21" w:rsidRDefault="009C4D21">
            <w:pPr>
              <w:shd w:val="clear" w:color="auto" w:fill="FFFFFF"/>
              <w:snapToGrid w:val="0"/>
              <w:ind w:left="1440"/>
              <w:jc w:val="both"/>
              <w:rPr>
                <w:rFonts w:ascii="Times New Roman" w:hAnsi="Times New Roman" w:cs="Times New Roman"/>
                <w:b/>
                <w:bCs/>
                <w:sz w:val="24"/>
                <w:szCs w:val="24"/>
                <w:u w:val="single"/>
              </w:rPr>
            </w:pPr>
          </w:p>
          <w:p w14:paraId="05F0FEC2" w14:textId="77777777" w:rsidR="009C4D21" w:rsidRDefault="00000000">
            <w:pPr>
              <w:shd w:val="clear" w:color="auto" w:fill="FFFFFF"/>
              <w:ind w:left="1080"/>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GB"/>
              </w:rPr>
              <w:t>11.MISCELLANEOUS</w:t>
            </w:r>
          </w:p>
          <w:p w14:paraId="0969FD92" w14:textId="77777777" w:rsidR="009C4D21" w:rsidRDefault="00000000">
            <w:pPr>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11.1.</w:t>
            </w:r>
            <w:r>
              <w:rPr>
                <w:rFonts w:ascii="Times New Roman" w:hAnsi="Times New Roman" w:cs="Times New Roman"/>
                <w:b/>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shall enter into 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from</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date of its signing by both Parties and 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valid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up</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31</w:t>
            </w:r>
            <w:proofErr w:type="gramEnd"/>
            <w:r>
              <w:rPr>
                <w:rFonts w:ascii="Times New Roman" w:hAnsi="Times New Roman" w:cs="Times New Roman"/>
                <w:b/>
                <w:sz w:val="24"/>
                <w:szCs w:val="24"/>
                <w:lang w:val="en-US"/>
              </w:rPr>
              <w:t xml:space="preserve"> December 2017,</w:t>
            </w:r>
            <w:r>
              <w:rPr>
                <w:rFonts w:ascii="Times New Roman" w:hAnsi="Times New Roman" w:cs="Times New Roman"/>
                <w:sz w:val="24"/>
                <w:szCs w:val="24"/>
                <w:lang w:val="en-US"/>
              </w:rPr>
              <w:t xml:space="preserve"> and in respect of financial obligations fulfilment - up to full and clear </w:t>
            </w:r>
            <w:r>
              <w:rPr>
                <w:rFonts w:ascii="Times New Roman" w:hAnsi="Times New Roman" w:cs="Times New Roman"/>
                <w:sz w:val="24"/>
                <w:szCs w:val="24"/>
                <w:lang w:val="en-GB"/>
              </w:rPr>
              <w:t>accomplishment.</w:t>
            </w:r>
            <w:r>
              <w:rPr>
                <w:rFonts w:ascii="Times New Roman" w:hAnsi="Times New Roman" w:cs="Times New Roman"/>
                <w:sz w:val="24"/>
                <w:szCs w:val="24"/>
                <w:lang w:val="en-US"/>
              </w:rPr>
              <w:t xml:space="preserve"> The contract can be prolonged upon Parties bilateral </w:t>
            </w:r>
            <w:r>
              <w:rPr>
                <w:rFonts w:ascii="Times New Roman" w:hAnsi="Times New Roman" w:cs="Times New Roman"/>
                <w:sz w:val="24"/>
                <w:szCs w:val="24"/>
                <w:lang w:val="en-GB"/>
              </w:rPr>
              <w:t xml:space="preserve">written </w:t>
            </w:r>
            <w:r>
              <w:rPr>
                <w:rFonts w:ascii="Times New Roman" w:hAnsi="Times New Roman" w:cs="Times New Roman"/>
                <w:sz w:val="24"/>
                <w:szCs w:val="24"/>
                <w:lang w:val="en-US"/>
              </w:rPr>
              <w:t>consent.</w:t>
            </w:r>
          </w:p>
          <w:p w14:paraId="42317A25" w14:textId="77777777" w:rsidR="009C4D21" w:rsidRPr="00231ABD" w:rsidRDefault="00000000">
            <w:pPr>
              <w:shd w:val="clear" w:color="auto" w:fill="FFFFFF"/>
              <w:tabs>
                <w:tab w:val="left" w:pos="528"/>
              </w:tabs>
              <w:jc w:val="both"/>
              <w:rPr>
                <w:lang w:val="en-US"/>
              </w:rPr>
            </w:pPr>
            <w:r>
              <w:rPr>
                <w:rFonts w:ascii="Times New Roman" w:hAnsi="Times New Roman" w:cs="Times New Roman"/>
                <w:sz w:val="24"/>
                <w:szCs w:val="24"/>
                <w:lang w:val="en-US"/>
              </w:rPr>
              <w:t xml:space="preserve">11.2.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 can be terminated as agreed bilaterally either unilaterally by the Seller when the Buyer has broken the payment terms and/or payment conditions, terms of shipping details submission</w:t>
            </w:r>
            <w:r>
              <w:rPr>
                <w:rFonts w:ascii="Times New Roman" w:hAnsi="Times New Roman" w:cs="Times New Roman"/>
                <w:sz w:val="24"/>
                <w:szCs w:val="24"/>
                <w:lang w:val="en-US"/>
              </w:rPr>
              <w:t>.</w:t>
            </w:r>
          </w:p>
          <w:p w14:paraId="7F27A871" w14:textId="77777777" w:rsidR="009C4D21" w:rsidRPr="00231ABD" w:rsidRDefault="00000000">
            <w:pPr>
              <w:shd w:val="clear" w:color="auto" w:fill="FFFFFF"/>
              <w:tabs>
                <w:tab w:val="left" w:pos="528"/>
              </w:tabs>
              <w:jc w:val="both"/>
              <w:rPr>
                <w:lang w:val="en-US"/>
              </w:rPr>
            </w:pPr>
            <w:r>
              <w:rPr>
                <w:rFonts w:ascii="Times New Roman" w:hAnsi="Times New Roman" w:cs="Times New Roman"/>
                <w:color w:val="000000"/>
                <w:sz w:val="24"/>
                <w:szCs w:val="24"/>
                <w:lang w:val="en-US"/>
              </w:rPr>
              <w:t xml:space="preserve">11.3. </w:t>
            </w:r>
            <w:r>
              <w:rPr>
                <w:rFonts w:ascii="Times New Roman" w:hAnsi="Times New Roman" w:cs="Times New Roman"/>
                <w:color w:val="000000"/>
                <w:sz w:val="24"/>
                <w:szCs w:val="24"/>
                <w:lang w:val="en-GB"/>
              </w:rPr>
              <w:t>Neither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authorised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transfer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contractual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rights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 xml:space="preserve">duties arising out of this </w:t>
            </w:r>
            <w:proofErr w:type="gramStart"/>
            <w:r>
              <w:rPr>
                <w:rFonts w:ascii="Times New Roman" w:hAnsi="Times New Roman" w:cs="Times New Roman"/>
                <w:color w:val="000000"/>
                <w:sz w:val="24"/>
                <w:szCs w:val="24"/>
                <w:lang w:val="en-GB"/>
              </w:rPr>
              <w:t xml:space="preserve">Agreement </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proofErr w:type="gramEnd"/>
            <w:r>
              <w:rPr>
                <w:rFonts w:ascii="Times New Roman" w:hAnsi="Times New Roman" w:cs="Times New Roman"/>
                <w:color w:val="000000"/>
                <w:sz w:val="24"/>
                <w:szCs w:val="24"/>
                <w:lang w:val="en-GB"/>
              </w:rPr>
              <w:t xml:space="preserve"> the third party without prior written consent of the other Party</w:t>
            </w:r>
            <w:r>
              <w:rPr>
                <w:rFonts w:ascii="Times New Roman" w:hAnsi="Times New Roman" w:cs="Times New Roman"/>
                <w:color w:val="000000"/>
                <w:sz w:val="24"/>
                <w:szCs w:val="24"/>
                <w:lang w:val="en-US"/>
              </w:rPr>
              <w:t>.</w:t>
            </w:r>
          </w:p>
          <w:p w14:paraId="2F75F070" w14:textId="77777777" w:rsidR="009C4D21" w:rsidRPr="00231ABD" w:rsidRDefault="00000000">
            <w:pPr>
              <w:shd w:val="clear" w:color="auto" w:fill="FFFFFF"/>
              <w:tabs>
                <w:tab w:val="left" w:pos="528"/>
              </w:tabs>
              <w:jc w:val="both"/>
              <w:rPr>
                <w:lang w:val="en-US"/>
              </w:rPr>
            </w:pPr>
            <w:r>
              <w:rPr>
                <w:rFonts w:ascii="Times New Roman" w:hAnsi="Times New Roman" w:cs="Times New Roman"/>
                <w:color w:val="000000"/>
                <w:sz w:val="24"/>
                <w:szCs w:val="24"/>
                <w:lang w:val="en-US"/>
              </w:rPr>
              <w:t xml:space="preserve">11.4.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Parties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their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independent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immediate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liability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well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that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neither</w:t>
            </w:r>
            <w:r>
              <w:rPr>
                <w:rFonts w:ascii="Times New Roman" w:hAnsi="Times New Roman" w:cs="Times New Roman"/>
                <w:color w:val="000000"/>
                <w:sz w:val="24"/>
                <w:szCs w:val="24"/>
                <w:lang w:val="en-US"/>
              </w:rPr>
              <w:t xml:space="preserve"> </w:t>
            </w:r>
            <w:r>
              <w:rPr>
                <w:rFonts w:ascii="Times New Roman" w:hAnsi="Times New Roman" w:cs="Times New Roman"/>
                <w:b/>
                <w:color w:val="000000"/>
                <w:sz w:val="24"/>
                <w:szCs w:val="24"/>
                <w:lang w:val="en-GB"/>
              </w:rPr>
              <w:t>Ukraine</w:t>
            </w:r>
            <w:r>
              <w:rPr>
                <w:rFonts w:ascii="Times New Roman" w:hAnsi="Times New Roman" w:cs="Times New Roman"/>
                <w:b/>
                <w:color w:val="000000"/>
                <w:sz w:val="24"/>
                <w:szCs w:val="24"/>
                <w:lang w:val="en-US"/>
              </w:rPr>
              <w:t xml:space="preserve"> </w:t>
            </w:r>
            <w:r>
              <w:rPr>
                <w:rFonts w:ascii="Times New Roman" w:hAnsi="Times New Roman" w:cs="Times New Roman"/>
                <w:color w:val="000000"/>
                <w:sz w:val="24"/>
                <w:szCs w:val="24"/>
                <w:lang w:val="en-GB"/>
              </w:rPr>
              <w:t>nor</w:t>
            </w:r>
            <w:r>
              <w:rPr>
                <w:rFonts w:ascii="Times New Roman" w:hAnsi="Times New Roman" w:cs="Times New Roman"/>
                <w:color w:val="000000"/>
                <w:sz w:val="24"/>
                <w:szCs w:val="24"/>
                <w:lang w:val="en-US"/>
              </w:rPr>
              <w:t xml:space="preserve"> </w:t>
            </w:r>
            <w:r>
              <w:rPr>
                <w:rFonts w:ascii="Times New Roman" w:hAnsi="Times New Roman" w:cs="Times New Roman"/>
                <w:b/>
                <w:color w:val="000000"/>
                <w:sz w:val="24"/>
                <w:szCs w:val="24"/>
                <w:lang w:val="en-GB"/>
              </w:rPr>
              <w:t>____________</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their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authorities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other</w:t>
            </w:r>
            <w:r>
              <w:rPr>
                <w:rFonts w:ascii="Times New Roman" w:hAnsi="Times New Roman" w:cs="Times New Roman"/>
                <w:color w:val="000000"/>
                <w:sz w:val="24"/>
                <w:szCs w:val="24"/>
                <w:lang w:val="en-US"/>
              </w:rPr>
              <w:t xml:space="preserve"> </w:t>
            </w:r>
            <w:proofErr w:type="gramStart"/>
            <w:r>
              <w:rPr>
                <w:rFonts w:ascii="Times New Roman" w:hAnsi="Times New Roman" w:cs="Times New Roman"/>
                <w:color w:val="000000"/>
                <w:sz w:val="24"/>
                <w:szCs w:val="24"/>
                <w:lang w:val="en-GB"/>
              </w:rPr>
              <w:t>bodies</w:t>
            </w:r>
            <w:r>
              <w:rPr>
                <w:rFonts w:ascii="Times New Roman" w:hAnsi="Times New Roman" w:cs="Times New Roman"/>
                <w:color w:val="000000"/>
                <w:sz w:val="24"/>
                <w:szCs w:val="24"/>
                <w:lang w:val="en-US"/>
              </w:rPr>
              <w:t xml:space="preserve">)   </w:t>
            </w:r>
            <w:proofErr w:type="spellStart"/>
            <w:proofErr w:type="gramEnd"/>
            <w:r>
              <w:rPr>
                <w:rFonts w:ascii="Times New Roman" w:hAnsi="Times New Roman" w:cs="Times New Roman"/>
                <w:color w:val="000000"/>
                <w:sz w:val="24"/>
                <w:szCs w:val="24"/>
                <w:lang w:val="en-GB"/>
              </w:rPr>
              <w:t>can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not</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defendant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respect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pretention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claim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legal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due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non</w:t>
            </w:r>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unduly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w:t>
            </w:r>
          </w:p>
          <w:p w14:paraId="5A95B60D"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C7607DC" w14:textId="77777777" w:rsidR="009C4D21" w:rsidRDefault="009C4D21">
            <w:pPr>
              <w:shd w:val="clear" w:color="auto" w:fill="FFFFFF"/>
              <w:snapToGrid w:val="0"/>
              <w:ind w:left="1440"/>
              <w:jc w:val="both"/>
              <w:rPr>
                <w:rFonts w:ascii="Times New Roman" w:hAnsi="Times New Roman" w:cs="Times New Roman"/>
                <w:b/>
                <w:bCs/>
                <w:color w:val="000000"/>
                <w:sz w:val="24"/>
                <w:szCs w:val="24"/>
                <w:u w:val="single"/>
                <w:lang w:val="en-US"/>
              </w:rPr>
            </w:pPr>
          </w:p>
          <w:p w14:paraId="1718556C" w14:textId="77777777" w:rsidR="009C4D21" w:rsidRDefault="00000000">
            <w:pPr>
              <w:shd w:val="clear" w:color="auto" w:fill="FFFFFF"/>
              <w:ind w:left="720"/>
              <w:jc w:val="center"/>
            </w:pPr>
            <w:r>
              <w:rPr>
                <w:rFonts w:ascii="Times New Roman" w:hAnsi="Times New Roman" w:cs="Times New Roman"/>
                <w:b/>
                <w:bCs/>
                <w:sz w:val="24"/>
                <w:szCs w:val="24"/>
                <w:u w:val="single"/>
              </w:rPr>
              <w:t>11.ПРОЧИЕ УСЛОВИЯ</w:t>
            </w:r>
          </w:p>
          <w:p w14:paraId="1B91C330"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11.1.</w:t>
            </w:r>
            <w:r>
              <w:rPr>
                <w:rFonts w:ascii="Times New Roman" w:hAnsi="Times New Roman" w:cs="Times New Roman"/>
                <w:b/>
                <w:sz w:val="24"/>
                <w:szCs w:val="24"/>
              </w:rPr>
              <w:t xml:space="preserve"> </w:t>
            </w:r>
            <w:r>
              <w:rPr>
                <w:rFonts w:ascii="Times New Roman" w:hAnsi="Times New Roman" w:cs="Times New Roman"/>
                <w:sz w:val="24"/>
                <w:szCs w:val="24"/>
              </w:rPr>
              <w:t xml:space="preserve">Настоящий </w:t>
            </w:r>
            <w:proofErr w:type="gramStart"/>
            <w:r>
              <w:rPr>
                <w:rFonts w:ascii="Times New Roman" w:hAnsi="Times New Roman" w:cs="Times New Roman"/>
                <w:sz w:val="24"/>
                <w:szCs w:val="24"/>
              </w:rPr>
              <w:t>Контракт  вступает</w:t>
            </w:r>
            <w:proofErr w:type="gramEnd"/>
            <w:r>
              <w:rPr>
                <w:rFonts w:ascii="Times New Roman" w:hAnsi="Times New Roman" w:cs="Times New Roman"/>
                <w:sz w:val="24"/>
                <w:szCs w:val="24"/>
              </w:rPr>
              <w:t xml:space="preserve"> в силу с момента его подписания обеими сторонами и действует – до</w:t>
            </w:r>
            <w:r>
              <w:rPr>
                <w:rFonts w:ascii="Times New Roman" w:hAnsi="Times New Roman" w:cs="Times New Roman"/>
                <w:b/>
                <w:sz w:val="24"/>
                <w:szCs w:val="24"/>
              </w:rPr>
              <w:t xml:space="preserve"> 31  декабря 2017 г.,</w:t>
            </w:r>
            <w:r>
              <w:rPr>
                <w:rFonts w:ascii="Times New Roman" w:hAnsi="Times New Roman" w:cs="Times New Roman"/>
                <w:sz w:val="24"/>
                <w:szCs w:val="24"/>
              </w:rPr>
              <w:t xml:space="preserve"> а в части взаиморасчетов - до полного их завершения. По письменному согласию Сторон настоящий контракт может быть продлен.</w:t>
            </w:r>
          </w:p>
          <w:p w14:paraId="41F9CFB2" w14:textId="77777777" w:rsidR="009C4D21" w:rsidRDefault="00000000">
            <w:pPr>
              <w:shd w:val="clear" w:color="auto" w:fill="FFFFFF"/>
              <w:tabs>
                <w:tab w:val="left" w:pos="528"/>
              </w:tabs>
              <w:jc w:val="both"/>
            </w:pPr>
            <w:r>
              <w:rPr>
                <w:rFonts w:ascii="Times New Roman" w:hAnsi="Times New Roman" w:cs="Times New Roman"/>
                <w:sz w:val="24"/>
                <w:szCs w:val="24"/>
              </w:rPr>
              <w:t xml:space="preserve">11.2. Настоящий Контракт может быть расторгнут по соглашению Сторон, а также Продавцом в одностороннем </w:t>
            </w:r>
            <w:r>
              <w:rPr>
                <w:rFonts w:ascii="Times New Roman" w:hAnsi="Times New Roman" w:cs="Times New Roman"/>
                <w:color w:val="000000"/>
                <w:sz w:val="24"/>
                <w:szCs w:val="24"/>
              </w:rPr>
              <w:t xml:space="preserve">порядке в случае </w:t>
            </w:r>
            <w:r>
              <w:rPr>
                <w:rFonts w:ascii="Times New Roman" w:hAnsi="Times New Roman" w:cs="Times New Roman"/>
                <w:sz w:val="24"/>
                <w:szCs w:val="24"/>
              </w:rPr>
              <w:t>нарушения Покупателем сроков и (или) условий оплаты или нарушения иных своих обязательств.</w:t>
            </w:r>
          </w:p>
          <w:p w14:paraId="27A1AF8A" w14:textId="77777777" w:rsidR="009C4D21" w:rsidRDefault="00000000">
            <w:pPr>
              <w:shd w:val="clear" w:color="auto" w:fill="FFFFFF"/>
              <w:tabs>
                <w:tab w:val="left" w:pos="528"/>
              </w:tabs>
              <w:jc w:val="both"/>
            </w:pPr>
            <w:r>
              <w:rPr>
                <w:rFonts w:ascii="Times New Roman" w:hAnsi="Times New Roman" w:cs="Times New Roman"/>
                <w:color w:val="000000"/>
                <w:sz w:val="24"/>
                <w:szCs w:val="24"/>
              </w:rPr>
              <w:t>11.3. Ни одна из Сторон не может передавать свои права и обязанности, вытекающие из Контракта, третьим лицам без письменного согласия другой Стороны.</w:t>
            </w:r>
          </w:p>
          <w:p w14:paraId="00D80CBD"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11.4. Стороны согласились, что они самостоятельно и непосредственно несут ответственность за исполнение данного контракта, а также что любая претензия, иск или другое правовое требование не могут быть </w:t>
            </w:r>
            <w:r>
              <w:rPr>
                <w:rFonts w:ascii="Times New Roman" w:hAnsi="Times New Roman" w:cs="Times New Roman"/>
                <w:sz w:val="24"/>
                <w:szCs w:val="24"/>
              </w:rPr>
              <w:t xml:space="preserve">предъявлены к государству </w:t>
            </w:r>
            <w:r>
              <w:rPr>
                <w:rFonts w:ascii="Times New Roman" w:hAnsi="Times New Roman" w:cs="Times New Roman"/>
                <w:b/>
                <w:bCs/>
                <w:sz w:val="24"/>
                <w:szCs w:val="24"/>
              </w:rPr>
              <w:t xml:space="preserve">Украины и _______________ </w:t>
            </w:r>
            <w:r>
              <w:rPr>
                <w:rFonts w:ascii="Times New Roman" w:hAnsi="Times New Roman" w:cs="Times New Roman"/>
                <w:sz w:val="24"/>
                <w:szCs w:val="24"/>
              </w:rPr>
              <w:t xml:space="preserve">или к отдельным их органам за </w:t>
            </w:r>
            <w:r>
              <w:rPr>
                <w:rFonts w:ascii="Times New Roman" w:hAnsi="Times New Roman" w:cs="Times New Roman"/>
                <w:color w:val="000000"/>
                <w:sz w:val="24"/>
                <w:szCs w:val="24"/>
              </w:rPr>
              <w:t>неисполнение или ненадлежащее исполнение данного контракта.</w:t>
            </w:r>
          </w:p>
          <w:p w14:paraId="7B6D6CB3"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437ECACD" w14:textId="77777777">
        <w:tc>
          <w:tcPr>
            <w:tcW w:w="5201" w:type="dxa"/>
            <w:tcBorders>
              <w:top w:val="single" w:sz="4" w:space="0" w:color="000000"/>
              <w:left w:val="single" w:sz="4" w:space="0" w:color="000000"/>
              <w:bottom w:val="single" w:sz="4" w:space="0" w:color="000000"/>
              <w:right w:val="single" w:sz="4" w:space="0" w:color="000000"/>
            </w:tcBorders>
          </w:tcPr>
          <w:p w14:paraId="240FCF8E" w14:textId="77777777" w:rsidR="009C4D21" w:rsidRDefault="00000000">
            <w:pPr>
              <w:shd w:val="clear" w:color="auto" w:fill="FFFFFF"/>
              <w:ind w:left="720"/>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GB"/>
              </w:rPr>
              <w:t>12.FINAL PROVISIONS</w:t>
            </w:r>
          </w:p>
          <w:p w14:paraId="0D9A36D5"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.1.</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which</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conditions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terms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are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clearly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comprehensible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Parties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English and </w:t>
            </w:r>
            <w:r>
              <w:rPr>
                <w:rFonts w:ascii="Times New Roman" w:hAnsi="Times New Roman" w:cs="Times New Roman"/>
                <w:sz w:val="24"/>
                <w:szCs w:val="24"/>
                <w:lang w:val="en-GB"/>
              </w:rPr>
              <w:t>Russian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languages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three </w:t>
            </w:r>
            <w:r>
              <w:rPr>
                <w:rFonts w:ascii="Times New Roman" w:hAnsi="Times New Roman" w:cs="Times New Roman"/>
                <w:sz w:val="24"/>
                <w:szCs w:val="24"/>
                <w:lang w:val="en-GB"/>
              </w:rPr>
              <w:t>original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copies having equal legal power. Every Party obtains a copy and one copy to the provision on Universal Commodity exchange "House of Contracts UICE".</w:t>
            </w:r>
            <w:r>
              <w:rPr>
                <w:rFonts w:ascii="Times New Roman" w:hAnsi="Times New Roman" w:cs="Times New Roman"/>
                <w:sz w:val="24"/>
                <w:szCs w:val="24"/>
                <w:lang w:val="en-US"/>
              </w:rPr>
              <w:t xml:space="preserve"> In case of disagreement between the Russian and English editions of this Contract the Russian variant shall prevail.</w:t>
            </w:r>
          </w:p>
          <w:p w14:paraId="70363E5A"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6C02ECA4"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473D49C9"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154487C1" w14:textId="77777777" w:rsidR="009C4D21" w:rsidRDefault="00000000">
            <w:pPr>
              <w:shd w:val="clear" w:color="auto" w:fill="FFFFFF"/>
              <w:tabs>
                <w:tab w:val="left" w:pos="509"/>
              </w:tabs>
              <w:jc w:val="both"/>
              <w:rPr>
                <w:rFonts w:ascii="Times New Roman" w:hAnsi="Times New Roman" w:cs="Times New Roman"/>
                <w:color w:val="000000"/>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.2.</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From the moment the present Agreement enters into 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previous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notices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lastRenderedPageBreak/>
              <w:t>negotiations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become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null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void</w:t>
            </w:r>
            <w:r>
              <w:rPr>
                <w:rFonts w:ascii="Times New Roman" w:hAnsi="Times New Roman" w:cs="Times New Roman"/>
                <w:sz w:val="24"/>
                <w:szCs w:val="24"/>
                <w:lang w:val="en-US"/>
              </w:rPr>
              <w:t>.</w:t>
            </w:r>
          </w:p>
          <w:p w14:paraId="0118A187"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bCs/>
                <w:sz w:val="24"/>
                <w:szCs w:val="24"/>
                <w:lang w:val="en-GB"/>
              </w:rPr>
              <w:t>1</w:t>
            </w:r>
            <w:r>
              <w:rPr>
                <w:rFonts w:ascii="Times New Roman" w:hAnsi="Times New Roman" w:cs="Times New Roman"/>
                <w:bCs/>
                <w:sz w:val="24"/>
                <w:szCs w:val="24"/>
                <w:lang w:val="en-US"/>
              </w:rPr>
              <w:t>2</w:t>
            </w:r>
            <w:r>
              <w:rPr>
                <w:rFonts w:ascii="Times New Roman" w:hAnsi="Times New Roman" w:cs="Times New Roman"/>
                <w:bCs/>
                <w:sz w:val="24"/>
                <w:szCs w:val="24"/>
                <w:lang w:val="en-GB"/>
              </w:rPr>
              <w:t>.3.</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The</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Agreement</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provisions</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can</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be</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modified</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upon</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Parties</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mutual consent through execution of additional agreement. Such collateral documents shall be made an integral part to the Agreement and shall enter into legal force when documented in writing, dated, and mutually signed with respective seals</w:t>
            </w:r>
            <w:r>
              <w:rPr>
                <w:rFonts w:ascii="Times New Roman" w:hAnsi="Times New Roman" w:cs="Times New Roman"/>
                <w:sz w:val="24"/>
                <w:szCs w:val="24"/>
                <w:lang w:val="en-US"/>
              </w:rPr>
              <w:t>.</w:t>
            </w:r>
          </w:p>
          <w:p w14:paraId="28F9642D" w14:textId="77777777" w:rsidR="009C4D21" w:rsidRDefault="009C4D21">
            <w:pPr>
              <w:shd w:val="clear" w:color="auto" w:fill="FFFFFF"/>
              <w:tabs>
                <w:tab w:val="left" w:pos="509"/>
              </w:tabs>
              <w:jc w:val="both"/>
              <w:rPr>
                <w:rFonts w:ascii="Times New Roman" w:hAnsi="Times New Roman" w:cs="Times New Roman"/>
                <w:color w:val="000000"/>
                <w:sz w:val="24"/>
                <w:szCs w:val="24"/>
                <w:lang w:val="en-US"/>
              </w:rPr>
            </w:pPr>
          </w:p>
          <w:p w14:paraId="0284EBAB" w14:textId="77777777" w:rsidR="009C4D21" w:rsidRDefault="009C4D21">
            <w:pPr>
              <w:shd w:val="clear" w:color="auto" w:fill="FFFFFF"/>
              <w:tabs>
                <w:tab w:val="left" w:pos="509"/>
              </w:tabs>
              <w:jc w:val="both"/>
              <w:rPr>
                <w:rFonts w:ascii="Times New Roman" w:hAnsi="Times New Roman" w:cs="Times New Roman"/>
                <w:color w:val="000000"/>
                <w:sz w:val="24"/>
                <w:szCs w:val="24"/>
                <w:lang w:val="en-US"/>
              </w:rPr>
            </w:pPr>
          </w:p>
          <w:p w14:paraId="4051AB84"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.4.</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Parties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legal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validity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same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applicable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 every collateral, modification and other subsequent documents executed by the parties) 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using</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telefax. 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originals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should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mutually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within</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30 (</w:t>
            </w:r>
            <w:r>
              <w:rPr>
                <w:rFonts w:ascii="Times New Roman" w:hAnsi="Times New Roman" w:cs="Times New Roman"/>
                <w:b/>
                <w:sz w:val="24"/>
                <w:szCs w:val="24"/>
                <w:lang w:val="en-GB"/>
              </w:rPr>
              <w:t>thirty</w:t>
            </w:r>
            <w:r>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calendar days from their execution date.</w:t>
            </w:r>
          </w:p>
          <w:p w14:paraId="182DC57B"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2EFDBC4D"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572DADCA" w14:textId="77777777" w:rsidR="009C4D21" w:rsidRDefault="009C4D21">
            <w:pPr>
              <w:shd w:val="clear" w:color="auto" w:fill="FFFFFF"/>
              <w:tabs>
                <w:tab w:val="left" w:pos="509"/>
              </w:tabs>
              <w:jc w:val="both"/>
              <w:rPr>
                <w:rFonts w:ascii="Times New Roman" w:hAnsi="Times New Roman" w:cs="Times New Roman"/>
                <w:sz w:val="24"/>
                <w:szCs w:val="24"/>
                <w:lang w:val="uk-UA"/>
              </w:rPr>
            </w:pPr>
          </w:p>
          <w:p w14:paraId="0E70F3BB" w14:textId="77777777" w:rsidR="009C4D21" w:rsidRDefault="00000000">
            <w:pPr>
              <w:pStyle w:val="afa"/>
              <w:jc w:val="both"/>
            </w:pPr>
            <w:r>
              <w:rPr>
                <w:lang w:eastAsia="ru-RU"/>
              </w:rPr>
              <w:t xml:space="preserve">12.5. Under the working day in the frames of the present contract the parties deem day of the week from Monday to Friday. </w:t>
            </w:r>
          </w:p>
          <w:p w14:paraId="1E42FC24" w14:textId="77777777" w:rsidR="009C4D21" w:rsidRDefault="009C4D21">
            <w:pPr>
              <w:pStyle w:val="afa"/>
              <w:jc w:val="both"/>
              <w:rPr>
                <w:lang w:eastAsia="ru-RU"/>
              </w:rPr>
            </w:pPr>
          </w:p>
          <w:p w14:paraId="0ACFB531" w14:textId="77777777" w:rsidR="009C4D21" w:rsidRDefault="00000000">
            <w:pPr>
              <w:pStyle w:val="afa"/>
              <w:jc w:val="both"/>
            </w:pPr>
            <w:r>
              <w:rPr>
                <w:lang w:eastAsia="ru-RU"/>
              </w:rPr>
              <w:t>12.6. Under the banking day in the frames of the present contract parties deem working banking day of Ukraine. The working banking days are determined in accordance with rules, imposed corresponding acts of the national bank of Ukraine.</w:t>
            </w:r>
          </w:p>
          <w:p w14:paraId="5D66D08C" w14:textId="77777777" w:rsidR="009C4D21" w:rsidRDefault="009C4D21">
            <w:pPr>
              <w:shd w:val="clear" w:color="auto" w:fill="FFFFFF"/>
              <w:tabs>
                <w:tab w:val="left" w:pos="509"/>
              </w:tabs>
              <w:jc w:val="both"/>
              <w:rPr>
                <w:rFonts w:ascii="Times New Roman" w:hAnsi="Times New Roman" w:cs="Times New Roman"/>
                <w:sz w:val="24"/>
                <w:szCs w:val="24"/>
                <w:lang w:val="en-US" w:eastAsia="ru-RU"/>
              </w:rPr>
            </w:pPr>
          </w:p>
          <w:p w14:paraId="4C5B6A18"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6A01EF63" w14:textId="77777777" w:rsidR="009C4D21" w:rsidRDefault="009C4D21">
            <w:pPr>
              <w:shd w:val="clear" w:color="auto" w:fill="FFFFFF"/>
              <w:tabs>
                <w:tab w:val="left" w:pos="509"/>
              </w:tabs>
              <w:jc w:val="both"/>
              <w:rPr>
                <w:rFonts w:ascii="Times New Roman" w:hAnsi="Times New Roman" w:cs="Times New Roman"/>
                <w:b/>
                <w:bCs/>
                <w:color w:val="000000"/>
                <w:sz w:val="24"/>
                <w:szCs w:val="24"/>
                <w:lang w:val="en-US"/>
              </w:rPr>
            </w:pPr>
          </w:p>
          <w:p w14:paraId="67498C8B" w14:textId="77777777" w:rsidR="009C4D21" w:rsidRDefault="009C4D21">
            <w:pPr>
              <w:shd w:val="clear" w:color="auto" w:fill="FFFFFF"/>
              <w:tabs>
                <w:tab w:val="left" w:pos="509"/>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0BA199B3" w14:textId="77777777" w:rsidR="009C4D21" w:rsidRDefault="00000000">
            <w:pPr>
              <w:shd w:val="clear" w:color="auto" w:fill="FFFFFF"/>
              <w:ind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12.ЗАКЛЮЧИТЕЛЬНЫЕ ПОЛОЖЕНИЯ</w:t>
            </w:r>
          </w:p>
          <w:p w14:paraId="51921C67"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sz w:val="24"/>
                <w:szCs w:val="24"/>
              </w:rPr>
              <w:t>12.1. Данный Контракт составлен при полном понимании Сторонами его условий и терминологии на английском и русском языках в трех аутентичных экземплярах, которые имеют одинаковую юридическую силу – по одному для каждой Стороны и один экземпляр для предоставления на Универсальную Товарную биржу «Контрактовый дом УМВБ».  В случае возникновения разногласий между русской и английской редакциями настоящего Контракта, редакция на русском языке будет иметь преимущество.</w:t>
            </w:r>
          </w:p>
          <w:p w14:paraId="6D5873FB"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sz w:val="24"/>
                <w:szCs w:val="24"/>
              </w:rPr>
              <w:t xml:space="preserve">12.2. С момента вступления в силу настоящего Контракта все предыдущие переписка и </w:t>
            </w:r>
            <w:r>
              <w:rPr>
                <w:rFonts w:ascii="Times New Roman" w:hAnsi="Times New Roman" w:cs="Times New Roman"/>
                <w:sz w:val="24"/>
                <w:szCs w:val="24"/>
              </w:rPr>
              <w:lastRenderedPageBreak/>
              <w:t>переговоры теряют силу.</w:t>
            </w:r>
          </w:p>
          <w:p w14:paraId="756658D8"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bCs/>
                <w:sz w:val="24"/>
                <w:szCs w:val="24"/>
              </w:rPr>
              <w:t xml:space="preserve">12.3. Условия данного Контракта могут быть изменены по взаимному соглашению Сторон путем оформления дополнительного соглашения. </w:t>
            </w:r>
            <w:r>
              <w:rPr>
                <w:rFonts w:ascii="Times New Roman" w:hAnsi="Times New Roman" w:cs="Times New Roman"/>
                <w:sz w:val="24"/>
                <w:szCs w:val="24"/>
              </w:rPr>
              <w:t>Дополнительные соглашения и приложения к данному Контракту являются его неотъемлемой частью и имеют юридическую силу в случае, если они изложены в письменной форме, датированы, подписаны Сторонами и скреплены их печатями.</w:t>
            </w:r>
          </w:p>
          <w:p w14:paraId="726B4FA0" w14:textId="77777777" w:rsidR="009C4D21" w:rsidRDefault="00000000">
            <w:pPr>
              <w:shd w:val="clear" w:color="auto" w:fill="FFFFFF"/>
              <w:tabs>
                <w:tab w:val="left" w:pos="509"/>
              </w:tabs>
              <w:jc w:val="both"/>
            </w:pPr>
            <w:r>
              <w:rPr>
                <w:rFonts w:ascii="Times New Roman" w:hAnsi="Times New Roman" w:cs="Times New Roman"/>
                <w:sz w:val="24"/>
                <w:szCs w:val="24"/>
              </w:rPr>
              <w:t>12.</w:t>
            </w:r>
            <w:proofErr w:type="gramStart"/>
            <w:r>
              <w:rPr>
                <w:rFonts w:ascii="Times New Roman" w:hAnsi="Times New Roman" w:cs="Times New Roman"/>
                <w:sz w:val="24"/>
                <w:szCs w:val="24"/>
              </w:rPr>
              <w:t>4.Стороны</w:t>
            </w:r>
            <w:proofErr w:type="gramEnd"/>
            <w:r>
              <w:rPr>
                <w:rFonts w:ascii="Times New Roman" w:hAnsi="Times New Roman" w:cs="Times New Roman"/>
                <w:sz w:val="24"/>
                <w:szCs w:val="24"/>
              </w:rPr>
              <w:t xml:space="preserve"> признают юридическую силу и значимость Контракта, подписанного с применением факсимильной связи, равно как и всех связанных с ним дополнений и изменений, и других документов, образующихся при его выполнении и подписанных аналогичным образом. Оригиналы документов должны быть направлены одной стороной другой в течение </w:t>
            </w:r>
            <w:r>
              <w:rPr>
                <w:rFonts w:ascii="Times New Roman" w:hAnsi="Times New Roman" w:cs="Times New Roman"/>
                <w:b/>
                <w:sz w:val="24"/>
                <w:szCs w:val="24"/>
              </w:rPr>
              <w:t>30 (тридцати)</w:t>
            </w:r>
            <w:r>
              <w:rPr>
                <w:rFonts w:ascii="Times New Roman" w:hAnsi="Times New Roman" w:cs="Times New Roman"/>
                <w:sz w:val="24"/>
                <w:szCs w:val="24"/>
              </w:rPr>
              <w:t xml:space="preserve"> календарных дней с даты их оформления.</w:t>
            </w:r>
          </w:p>
          <w:p w14:paraId="19DAA264" w14:textId="77777777" w:rsidR="009C4D21" w:rsidRDefault="00000000">
            <w:pPr>
              <w:spacing w:before="40"/>
              <w:jc w:val="both"/>
            </w:pPr>
            <w:r>
              <w:rPr>
                <w:rFonts w:ascii="Times New Roman" w:hAnsi="Times New Roman" w:cs="Times New Roman"/>
                <w:sz w:val="24"/>
                <w:szCs w:val="24"/>
              </w:rPr>
              <w:t>12.5. Под рабочим днем в данном Контракте стороны понимают день недели с понедельника по пятницу.</w:t>
            </w:r>
          </w:p>
          <w:p w14:paraId="73949424" w14:textId="77777777" w:rsidR="009C4D21" w:rsidRDefault="009C4D21">
            <w:pPr>
              <w:spacing w:before="40"/>
              <w:jc w:val="both"/>
              <w:rPr>
                <w:rFonts w:ascii="Times New Roman" w:hAnsi="Times New Roman" w:cs="Times New Roman"/>
                <w:sz w:val="24"/>
                <w:szCs w:val="24"/>
              </w:rPr>
            </w:pPr>
          </w:p>
          <w:p w14:paraId="260423AA" w14:textId="77777777" w:rsidR="009C4D21" w:rsidRDefault="00000000">
            <w:pPr>
              <w:jc w:val="both"/>
            </w:pPr>
            <w:r>
              <w:rPr>
                <w:rFonts w:ascii="Times New Roman" w:hAnsi="Times New Roman" w:cs="Times New Roman"/>
                <w:sz w:val="24"/>
                <w:szCs w:val="24"/>
              </w:rPr>
              <w:t>12.6. Под банковским днем в данном Контракте стороны понимают рабочий день банков Украины. Дни определяются для банков рабочими по правилам, установленным соответствующим постановлением национального банка Украины.</w:t>
            </w:r>
          </w:p>
          <w:p w14:paraId="07D8EA88" w14:textId="77777777" w:rsidR="009C4D21" w:rsidRDefault="009C4D21">
            <w:pPr>
              <w:shd w:val="clear" w:color="auto" w:fill="FFFFFF"/>
              <w:tabs>
                <w:tab w:val="left" w:pos="509"/>
              </w:tabs>
              <w:jc w:val="both"/>
              <w:rPr>
                <w:rFonts w:ascii="Times New Roman" w:hAnsi="Times New Roman" w:cs="Times New Roman"/>
                <w:b/>
                <w:bCs/>
                <w:color w:val="000000"/>
                <w:sz w:val="24"/>
                <w:szCs w:val="24"/>
              </w:rPr>
            </w:pPr>
          </w:p>
          <w:p w14:paraId="27AA189B" w14:textId="77777777" w:rsidR="009C4D21" w:rsidRDefault="009C4D21">
            <w:pPr>
              <w:shd w:val="clear" w:color="auto" w:fill="FFFFFF"/>
              <w:tabs>
                <w:tab w:val="left" w:pos="509"/>
              </w:tabs>
              <w:jc w:val="both"/>
              <w:rPr>
                <w:rFonts w:ascii="Times New Roman" w:hAnsi="Times New Roman" w:cs="Times New Roman"/>
                <w:b/>
                <w:bCs/>
                <w:color w:val="000000"/>
                <w:sz w:val="24"/>
                <w:szCs w:val="24"/>
              </w:rPr>
            </w:pPr>
          </w:p>
        </w:tc>
      </w:tr>
      <w:tr w:rsidR="009C4D21" w14:paraId="74898B8F" w14:textId="77777777">
        <w:tc>
          <w:tcPr>
            <w:tcW w:w="5201" w:type="dxa"/>
            <w:tcBorders>
              <w:top w:val="single" w:sz="4" w:space="0" w:color="000000"/>
              <w:left w:val="single" w:sz="4" w:space="0" w:color="000000"/>
              <w:bottom w:val="single" w:sz="4" w:space="0" w:color="000000"/>
              <w:right w:val="single" w:sz="4" w:space="0" w:color="000000"/>
            </w:tcBorders>
          </w:tcPr>
          <w:tbl>
            <w:tblPr>
              <w:tblW w:w="4676" w:type="dxa"/>
              <w:tblInd w:w="212" w:type="dxa"/>
              <w:tblLayout w:type="fixed"/>
              <w:tblCellMar>
                <w:left w:w="70" w:type="dxa"/>
                <w:right w:w="70" w:type="dxa"/>
              </w:tblCellMar>
              <w:tblLook w:val="04A0" w:firstRow="1" w:lastRow="0" w:firstColumn="1" w:lastColumn="0" w:noHBand="0" w:noVBand="1"/>
            </w:tblPr>
            <w:tblGrid>
              <w:gridCol w:w="4513"/>
              <w:gridCol w:w="163"/>
            </w:tblGrid>
            <w:tr w:rsidR="009C4D21" w14:paraId="47DB60D0" w14:textId="77777777">
              <w:trPr>
                <w:trHeight w:val="8018"/>
              </w:trPr>
              <w:tc>
                <w:tcPr>
                  <w:tcW w:w="4513" w:type="dxa"/>
                </w:tcPr>
                <w:p w14:paraId="7236E1CD"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13. LEGAL ADDRESSES, BANK DETAILS AND SIGNATURES</w:t>
                  </w:r>
                </w:p>
                <w:p w14:paraId="3E8172AE"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SELLER:</w:t>
                  </w:r>
                </w:p>
                <w:p w14:paraId="47D071EF" w14:textId="77777777" w:rsidR="009C4D21" w:rsidRPr="00231ABD" w:rsidRDefault="009C4D21">
                  <w:pPr>
                    <w:tabs>
                      <w:tab w:val="left" w:pos="1470"/>
                    </w:tabs>
                    <w:jc w:val="both"/>
                    <w:rPr>
                      <w:rFonts w:ascii="Times New Roman" w:eastAsia="Calibri" w:hAnsi="Times New Roman" w:cs="Times New Roman"/>
                      <w:b/>
                      <w:sz w:val="24"/>
                      <w:szCs w:val="24"/>
                    </w:rPr>
                  </w:pPr>
                </w:p>
              </w:tc>
              <w:tc>
                <w:tcPr>
                  <w:tcW w:w="163" w:type="dxa"/>
                </w:tcPr>
                <w:p w14:paraId="22AFA861" w14:textId="77777777" w:rsidR="009C4D21" w:rsidRPr="00231ABD" w:rsidRDefault="009C4D21">
                  <w:pPr>
                    <w:tabs>
                      <w:tab w:val="left" w:pos="-212"/>
                    </w:tabs>
                    <w:snapToGrid w:val="0"/>
                    <w:jc w:val="both"/>
                    <w:rPr>
                      <w:rFonts w:ascii="Times New Roman" w:eastAsia="Calibri" w:hAnsi="Times New Roman" w:cs="Times New Roman"/>
                      <w:b/>
                      <w:sz w:val="24"/>
                      <w:szCs w:val="24"/>
                    </w:rPr>
                  </w:pPr>
                </w:p>
              </w:tc>
            </w:tr>
          </w:tbl>
          <w:p w14:paraId="461DE1A8" w14:textId="77777777" w:rsidR="009C4D21" w:rsidRPr="00231ABD" w:rsidRDefault="009C4D21">
            <w:pPr>
              <w:tabs>
                <w:tab w:val="left" w:leader="underscore" w:pos="3787"/>
              </w:tabs>
              <w:jc w:val="both"/>
              <w:rPr>
                <w:rFonts w:ascii="Times New Roman" w:eastAsia="Calibri" w:hAnsi="Times New Roman" w:cs="Times New Roman"/>
                <w:b/>
                <w:sz w:val="24"/>
                <w:szCs w:val="24"/>
              </w:rPr>
            </w:pPr>
          </w:p>
        </w:tc>
        <w:tc>
          <w:tcPr>
            <w:tcW w:w="5354" w:type="dxa"/>
            <w:tcBorders>
              <w:top w:val="single" w:sz="4" w:space="0" w:color="000000"/>
              <w:left w:val="single" w:sz="4" w:space="0" w:color="000000"/>
              <w:bottom w:val="single" w:sz="4" w:space="0" w:color="000000"/>
              <w:right w:val="single" w:sz="4" w:space="0" w:color="000000"/>
            </w:tcBorders>
          </w:tcPr>
          <w:tbl>
            <w:tblPr>
              <w:tblW w:w="5026" w:type="dxa"/>
              <w:tblInd w:w="212" w:type="dxa"/>
              <w:tblLayout w:type="fixed"/>
              <w:tblCellMar>
                <w:left w:w="70" w:type="dxa"/>
                <w:right w:w="70" w:type="dxa"/>
              </w:tblCellMar>
              <w:tblLook w:val="04A0" w:firstRow="1" w:lastRow="0" w:firstColumn="1" w:lastColumn="0" w:noHBand="0" w:noVBand="1"/>
            </w:tblPr>
            <w:tblGrid>
              <w:gridCol w:w="4458"/>
              <w:gridCol w:w="568"/>
            </w:tblGrid>
            <w:tr w:rsidR="009C4D21" w14:paraId="0441A3AA" w14:textId="77777777">
              <w:trPr>
                <w:trHeight w:val="8018"/>
              </w:trPr>
              <w:tc>
                <w:tcPr>
                  <w:tcW w:w="4458" w:type="dxa"/>
                </w:tcPr>
                <w:p w14:paraId="0366B88F" w14:textId="77777777" w:rsidR="009C4D21" w:rsidRPr="00231ABD" w:rsidRDefault="00000000">
                  <w:pPr>
                    <w:tabs>
                      <w:tab w:val="left" w:pos="120"/>
                    </w:tabs>
                    <w:jc w:val="both"/>
                    <w:rPr>
                      <w:rFonts w:ascii="Times New Roman" w:eastAsia="Calibri" w:hAnsi="Times New Roman" w:cs="Times New Roman"/>
                      <w:b/>
                      <w:sz w:val="24"/>
                      <w:szCs w:val="24"/>
                    </w:rPr>
                  </w:pPr>
                  <w:r w:rsidRPr="00231ABD">
                    <w:rPr>
                      <w:rFonts w:ascii="Times New Roman" w:eastAsia="Calibri" w:hAnsi="Times New Roman" w:cs="Times New Roman"/>
                      <w:b/>
                      <w:sz w:val="24"/>
                      <w:szCs w:val="24"/>
                    </w:rPr>
                    <w:t>13. АДРЕСА, БАНКОВСКИЕ РЕКВИЗИТЫ И ПОДПИСИ СТОРОН</w:t>
                  </w:r>
                </w:p>
                <w:p w14:paraId="16C30737" w14:textId="77777777" w:rsidR="009C4D21" w:rsidRPr="00231ABD" w:rsidRDefault="00000000">
                  <w:pPr>
                    <w:tabs>
                      <w:tab w:val="left" w:pos="120"/>
                    </w:tabs>
                    <w:jc w:val="both"/>
                    <w:rPr>
                      <w:rFonts w:ascii="Times New Roman" w:eastAsia="Calibri" w:hAnsi="Times New Roman" w:cs="Times New Roman"/>
                      <w:b/>
                      <w:sz w:val="24"/>
                      <w:szCs w:val="24"/>
                    </w:rPr>
                  </w:pPr>
                  <w:r w:rsidRPr="00231ABD">
                    <w:rPr>
                      <w:rFonts w:ascii="Times New Roman" w:eastAsia="Calibri" w:hAnsi="Times New Roman" w:cs="Times New Roman"/>
                      <w:b/>
                      <w:sz w:val="24"/>
                      <w:szCs w:val="24"/>
                    </w:rPr>
                    <w:t>ПРОДАВЕЦ:</w:t>
                  </w:r>
                </w:p>
                <w:p w14:paraId="79E376A8"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ПОКУПАТЕЛЬ:</w:t>
                  </w:r>
                </w:p>
                <w:p w14:paraId="264C0491" w14:textId="77777777" w:rsidR="009C4D21" w:rsidRDefault="009C4D21">
                  <w:pPr>
                    <w:tabs>
                      <w:tab w:val="left" w:pos="1470"/>
                    </w:tabs>
                    <w:jc w:val="both"/>
                    <w:rPr>
                      <w:rFonts w:ascii="Times New Roman" w:eastAsia="Calibri" w:hAnsi="Times New Roman" w:cs="Times New Roman"/>
                      <w:b/>
                      <w:sz w:val="24"/>
                      <w:szCs w:val="24"/>
                      <w:lang w:val="en-US"/>
                    </w:rPr>
                  </w:pPr>
                </w:p>
                <w:p w14:paraId="29B433AC" w14:textId="77777777" w:rsidR="009C4D21" w:rsidRDefault="009C4D21" w:rsidP="00231ABD">
                  <w:pPr>
                    <w:tabs>
                      <w:tab w:val="left" w:pos="-212"/>
                    </w:tabs>
                    <w:jc w:val="both"/>
                    <w:rPr>
                      <w:rFonts w:ascii="Times New Roman" w:eastAsia="Calibri" w:hAnsi="Times New Roman" w:cs="Times New Roman"/>
                      <w:b/>
                      <w:sz w:val="24"/>
                      <w:szCs w:val="24"/>
                      <w:lang w:val="en-US"/>
                    </w:rPr>
                  </w:pPr>
                </w:p>
              </w:tc>
              <w:tc>
                <w:tcPr>
                  <w:tcW w:w="568" w:type="dxa"/>
                </w:tcPr>
                <w:p w14:paraId="012F078F" w14:textId="77777777" w:rsidR="009C4D21" w:rsidRDefault="00000000">
                  <w:pPr>
                    <w:tabs>
                      <w:tab w:val="left" w:pos="-212"/>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ab/>
                  </w:r>
                </w:p>
              </w:tc>
            </w:tr>
          </w:tbl>
          <w:p w14:paraId="65305266" w14:textId="77777777" w:rsidR="009C4D21" w:rsidRDefault="009C4D21">
            <w:pPr>
              <w:tabs>
                <w:tab w:val="left" w:pos="-212"/>
              </w:tabs>
              <w:jc w:val="both"/>
              <w:rPr>
                <w:rFonts w:ascii="Times New Roman" w:eastAsia="Calibri" w:hAnsi="Times New Roman" w:cs="Times New Roman"/>
                <w:b/>
                <w:sz w:val="24"/>
                <w:szCs w:val="24"/>
                <w:lang w:val="en-US"/>
              </w:rPr>
            </w:pPr>
          </w:p>
          <w:p w14:paraId="09D60DC0" w14:textId="77777777" w:rsidR="009C4D21" w:rsidRDefault="009C4D21">
            <w:pPr>
              <w:tabs>
                <w:tab w:val="left" w:pos="-212"/>
              </w:tabs>
              <w:jc w:val="both"/>
              <w:rPr>
                <w:rFonts w:ascii="Times New Roman" w:eastAsia="Calibri" w:hAnsi="Times New Roman" w:cs="Times New Roman"/>
                <w:b/>
                <w:sz w:val="24"/>
                <w:szCs w:val="24"/>
                <w:lang w:val="en-US"/>
              </w:rPr>
            </w:pPr>
          </w:p>
          <w:p w14:paraId="73DA282F" w14:textId="77777777" w:rsidR="009C4D21" w:rsidRDefault="009C4D21">
            <w:pPr>
              <w:tabs>
                <w:tab w:val="left" w:pos="-212"/>
              </w:tabs>
              <w:jc w:val="both"/>
              <w:rPr>
                <w:rFonts w:ascii="Times New Roman" w:eastAsia="Calibri" w:hAnsi="Times New Roman" w:cs="Times New Roman"/>
                <w:b/>
                <w:sz w:val="24"/>
                <w:szCs w:val="24"/>
                <w:lang w:val="en-US"/>
              </w:rPr>
            </w:pPr>
          </w:p>
          <w:p w14:paraId="13447E13" w14:textId="77777777" w:rsidR="009C4D21" w:rsidRDefault="009C4D21">
            <w:pPr>
              <w:tabs>
                <w:tab w:val="left" w:pos="-212"/>
              </w:tabs>
              <w:jc w:val="both"/>
              <w:rPr>
                <w:rFonts w:ascii="Times New Roman" w:eastAsia="Calibri" w:hAnsi="Times New Roman" w:cs="Times New Roman"/>
                <w:b/>
                <w:sz w:val="24"/>
                <w:szCs w:val="24"/>
                <w:lang w:val="en-US"/>
              </w:rPr>
            </w:pPr>
          </w:p>
          <w:p w14:paraId="45A56110" w14:textId="77777777" w:rsidR="009C4D21" w:rsidRDefault="009C4D21">
            <w:pPr>
              <w:tabs>
                <w:tab w:val="left" w:pos="-212"/>
              </w:tabs>
              <w:jc w:val="both"/>
              <w:rPr>
                <w:rFonts w:ascii="Times New Roman" w:eastAsia="Calibri" w:hAnsi="Times New Roman" w:cs="Times New Roman"/>
                <w:b/>
                <w:sz w:val="24"/>
                <w:szCs w:val="24"/>
                <w:lang w:val="en-US"/>
              </w:rPr>
            </w:pPr>
          </w:p>
        </w:tc>
      </w:tr>
    </w:tbl>
    <w:p w14:paraId="5BBBEA9A" w14:textId="77777777" w:rsidR="009C4D21" w:rsidRDefault="009C4D21">
      <w:pPr>
        <w:shd w:val="clear" w:color="auto" w:fill="FFFFFF"/>
        <w:tabs>
          <w:tab w:val="left" w:pos="365"/>
        </w:tabs>
        <w:jc w:val="both"/>
        <w:rPr>
          <w:rFonts w:ascii="Times New Roman" w:eastAsia="Calibri" w:hAnsi="Times New Roman" w:cs="Times New Roman"/>
          <w:b/>
          <w:sz w:val="24"/>
          <w:szCs w:val="24"/>
          <w:lang w:val="en-US"/>
        </w:rPr>
      </w:pPr>
    </w:p>
    <w:p w14:paraId="39D2D4B5" w14:textId="77777777" w:rsidR="009C4D21" w:rsidRDefault="009C4D21">
      <w:pPr>
        <w:shd w:val="clear" w:color="auto" w:fill="FFFFFF"/>
        <w:tabs>
          <w:tab w:val="left" w:pos="365"/>
        </w:tabs>
        <w:jc w:val="both"/>
        <w:rPr>
          <w:rFonts w:ascii="Times New Roman" w:hAnsi="Times New Roman" w:cs="Times New Roman"/>
          <w:sz w:val="24"/>
          <w:szCs w:val="24"/>
        </w:rPr>
      </w:pPr>
    </w:p>
    <w:sectPr w:rsidR="009C4D21">
      <w:footerReference w:type="default" r:id="rId7"/>
      <w:pgSz w:w="11906" w:h="16838"/>
      <w:pgMar w:top="851" w:right="709" w:bottom="992"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93E2A" w14:textId="77777777" w:rsidR="00A714E5" w:rsidRDefault="00A714E5">
      <w:r>
        <w:separator/>
      </w:r>
    </w:p>
  </w:endnote>
  <w:endnote w:type="continuationSeparator" w:id="0">
    <w:p w14:paraId="6ED941DC" w14:textId="77777777" w:rsidR="00A714E5" w:rsidRDefault="00A71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imes NR Cyr MT;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MS Mincho;ＭＳ 明朝">
    <w:panose1 w:val="00000000000000000000"/>
    <w:charset w:val="80"/>
    <w:family w:val="roman"/>
    <w:notTrueType/>
    <w:pitch w:val="default"/>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DD368" w14:textId="77777777" w:rsidR="009C4D21" w:rsidRDefault="00000000">
    <w:pPr>
      <w:pStyle w:val="af5"/>
      <w:jc w:val="right"/>
    </w:pPr>
    <w:r>
      <w:fldChar w:fldCharType="begin"/>
    </w:r>
    <w:r>
      <w:instrText xml:space="preserve"> PAGE </w:instrText>
    </w:r>
    <w:r>
      <w:fldChar w:fldCharType="separate"/>
    </w:r>
    <w:r>
      <w:t>1</w:t>
    </w:r>
    <w:r>
      <w:fldChar w:fldCharType="end"/>
    </w:r>
  </w:p>
  <w:p w14:paraId="46A3F50D" w14:textId="77777777" w:rsidR="009C4D21" w:rsidRDefault="009C4D21">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4A608" w14:textId="77777777" w:rsidR="00A714E5" w:rsidRDefault="00A714E5">
      <w:r>
        <w:separator/>
      </w:r>
    </w:p>
  </w:footnote>
  <w:footnote w:type="continuationSeparator" w:id="0">
    <w:p w14:paraId="633EF463" w14:textId="77777777" w:rsidR="00A714E5" w:rsidRDefault="00A714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DB8"/>
    <w:multiLevelType w:val="multilevel"/>
    <w:tmpl w:val="73005248"/>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val="0"/>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 w15:restartNumberingAfterBreak="0">
    <w:nsid w:val="09261C8F"/>
    <w:multiLevelType w:val="multilevel"/>
    <w:tmpl w:val="89DAF6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9406F36"/>
    <w:multiLevelType w:val="multilevel"/>
    <w:tmpl w:val="99362042"/>
    <w:lvl w:ilvl="0">
      <w:start w:val="7"/>
      <w:numFmt w:val="decimal"/>
      <w:lvlText w:val="%1."/>
      <w:lvlJc w:val="left"/>
      <w:pPr>
        <w:tabs>
          <w:tab w:val="num" w:pos="0"/>
        </w:tabs>
        <w:ind w:left="108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F55A2E"/>
    <w:multiLevelType w:val="multilevel"/>
    <w:tmpl w:val="B198A80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22A3BC1"/>
    <w:multiLevelType w:val="multilevel"/>
    <w:tmpl w:val="59E28FD2"/>
    <w:lvl w:ilvl="0">
      <w:start w:val="1"/>
      <w:numFmt w:val="bullet"/>
      <w:lvlText w:val=""/>
      <w:lvlJc w:val="left"/>
      <w:pPr>
        <w:tabs>
          <w:tab w:val="num" w:pos="0"/>
        </w:tabs>
        <w:ind w:left="12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AB4769"/>
    <w:multiLevelType w:val="multilevel"/>
    <w:tmpl w:val="7BE22E8E"/>
    <w:lvl w:ilvl="0">
      <w:start w:val="8"/>
      <w:numFmt w:val="decimal"/>
      <w:lvlText w:val="%1."/>
      <w:lvlJc w:val="left"/>
      <w:pPr>
        <w:tabs>
          <w:tab w:val="num" w:pos="0"/>
        </w:tabs>
        <w:ind w:left="1440" w:hanging="360"/>
      </w:pPr>
    </w:lvl>
    <w:lvl w:ilvl="1">
      <w:start w:val="1"/>
      <w:numFmt w:val="decimal"/>
      <w:isLgl/>
      <w:lvlText w:val="%1.%2"/>
      <w:lvlJc w:val="left"/>
      <w:pPr>
        <w:tabs>
          <w:tab w:val="num" w:pos="0"/>
        </w:tabs>
        <w:ind w:left="1440" w:hanging="360"/>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1800" w:hanging="720"/>
      </w:pPr>
    </w:lvl>
    <w:lvl w:ilvl="4">
      <w:start w:val="1"/>
      <w:numFmt w:val="decimal"/>
      <w:isLgl/>
      <w:lvlText w:val="%1.%2.%3.%4.%5"/>
      <w:lvlJc w:val="left"/>
      <w:pPr>
        <w:tabs>
          <w:tab w:val="num" w:pos="0"/>
        </w:tabs>
        <w:ind w:left="2160" w:hanging="1080"/>
      </w:pPr>
    </w:lvl>
    <w:lvl w:ilvl="5">
      <w:start w:val="1"/>
      <w:numFmt w:val="decimal"/>
      <w:isLgl/>
      <w:lvlText w:val="%1.%2.%3.%4.%5.%6"/>
      <w:lvlJc w:val="left"/>
      <w:pPr>
        <w:tabs>
          <w:tab w:val="num" w:pos="0"/>
        </w:tabs>
        <w:ind w:left="2160" w:hanging="1080"/>
      </w:pPr>
    </w:lvl>
    <w:lvl w:ilvl="6">
      <w:start w:val="1"/>
      <w:numFmt w:val="decimal"/>
      <w:isLgl/>
      <w:lvlText w:val="%1.%2.%3.%4.%5.%6.%7"/>
      <w:lvlJc w:val="left"/>
      <w:pPr>
        <w:tabs>
          <w:tab w:val="num" w:pos="0"/>
        </w:tabs>
        <w:ind w:left="2160" w:hanging="1080"/>
      </w:pPr>
    </w:lvl>
    <w:lvl w:ilvl="7">
      <w:start w:val="1"/>
      <w:numFmt w:val="decimal"/>
      <w:isLgl/>
      <w:lvlText w:val="%1.%2.%3.%4.%5.%6.%7.%8"/>
      <w:lvlJc w:val="left"/>
      <w:pPr>
        <w:tabs>
          <w:tab w:val="num" w:pos="0"/>
        </w:tabs>
        <w:ind w:left="2520" w:hanging="1440"/>
      </w:pPr>
    </w:lvl>
    <w:lvl w:ilvl="8">
      <w:start w:val="1"/>
      <w:numFmt w:val="decimal"/>
      <w:isLgl/>
      <w:lvlText w:val="%1.%2.%3.%4.%5.%6.%7.%8.%9"/>
      <w:lvlJc w:val="left"/>
      <w:pPr>
        <w:tabs>
          <w:tab w:val="num" w:pos="0"/>
        </w:tabs>
        <w:ind w:left="2520" w:hanging="1440"/>
      </w:pPr>
    </w:lvl>
  </w:abstractNum>
  <w:abstractNum w:abstractNumId="6" w15:restartNumberingAfterBreak="0">
    <w:nsid w:val="4BEB4E4A"/>
    <w:multiLevelType w:val="multilevel"/>
    <w:tmpl w:val="588EBA3E"/>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3E14E5"/>
    <w:multiLevelType w:val="multilevel"/>
    <w:tmpl w:val="ACC47768"/>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1CF1CC0"/>
    <w:multiLevelType w:val="multilevel"/>
    <w:tmpl w:val="2DC08528"/>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9" w15:restartNumberingAfterBreak="0">
    <w:nsid w:val="6CFE12C3"/>
    <w:multiLevelType w:val="multilevel"/>
    <w:tmpl w:val="F416A4E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6D482E5A"/>
    <w:multiLevelType w:val="multilevel"/>
    <w:tmpl w:val="DE921A1C"/>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6916651">
    <w:abstractNumId w:val="7"/>
  </w:num>
  <w:num w:numId="2" w16cid:durableId="819149434">
    <w:abstractNumId w:val="1"/>
  </w:num>
  <w:num w:numId="3" w16cid:durableId="115485750">
    <w:abstractNumId w:val="4"/>
  </w:num>
  <w:num w:numId="4" w16cid:durableId="1424301679">
    <w:abstractNumId w:val="10"/>
  </w:num>
  <w:num w:numId="5" w16cid:durableId="1845823242">
    <w:abstractNumId w:val="9"/>
  </w:num>
  <w:num w:numId="6" w16cid:durableId="608582798">
    <w:abstractNumId w:val="6"/>
  </w:num>
  <w:num w:numId="7" w16cid:durableId="1264144880">
    <w:abstractNumId w:val="5"/>
  </w:num>
  <w:num w:numId="8" w16cid:durableId="1407650844">
    <w:abstractNumId w:val="2"/>
  </w:num>
  <w:num w:numId="9" w16cid:durableId="1122652066">
    <w:abstractNumId w:val="3"/>
  </w:num>
  <w:num w:numId="10" w16cid:durableId="253634587">
    <w:abstractNumId w:val="8"/>
  </w:num>
  <w:num w:numId="11" w16cid:durableId="156586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D21"/>
    <w:rsid w:val="00231ABD"/>
    <w:rsid w:val="00926F5A"/>
    <w:rsid w:val="009C4D21"/>
    <w:rsid w:val="00A71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DA32"/>
  <w15:docId w15:val="{8FA16379-BB11-4685-BA82-6AB76EE3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E w:val="0"/>
    </w:pPr>
    <w:rPr>
      <w:rFonts w:ascii="Arial" w:eastAsia="Times New Roman" w:hAnsi="Arial" w:cs="Arial"/>
      <w:lang w:eastAsia="zh-CN"/>
    </w:rPr>
  </w:style>
  <w:style w:type="paragraph" w:styleId="2">
    <w:name w:val="heading 2"/>
    <w:basedOn w:val="a"/>
    <w:next w:val="a"/>
    <w:uiPriority w:val="9"/>
    <w:unhideWhenUsed/>
    <w:qFormat/>
    <w:pPr>
      <w:keepNext/>
      <w:widowControl/>
      <w:numPr>
        <w:ilvl w:val="1"/>
        <w:numId w:val="1"/>
      </w:numPr>
      <w:autoSpaceDE/>
      <w:spacing w:before="240" w:after="60"/>
      <w:outlineLvl w:val="1"/>
    </w:pPr>
    <w:rPr>
      <w:rFonts w:cs="Times New Roman"/>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Arial" w:hAnsi="Arial" w:cs="Arial"/>
      <w:b w:val="0"/>
    </w:rPr>
  </w:style>
  <w:style w:type="character" w:customStyle="1" w:styleId="WW8Num2z0">
    <w:name w:val="WW8Num2z0"/>
    <w:qFormat/>
    <w:rPr>
      <w:rFonts w:ascii="Symbol" w:hAnsi="Symbol" w:cs="Symbol"/>
    </w:rPr>
  </w:style>
  <w:style w:type="character" w:customStyle="1" w:styleId="WW8Num2z2">
    <w:name w:val="WW8Num2z2"/>
    <w:qFormat/>
    <w:rPr>
      <w:rFonts w:ascii="Wingdings" w:hAnsi="Wingdings" w:cs="Wingdings"/>
    </w:rPr>
  </w:style>
  <w:style w:type="character" w:customStyle="1" w:styleId="WW8Num2z4">
    <w:name w:val="WW8Num2z4"/>
    <w:qFormat/>
    <w:rPr>
      <w:rFonts w:ascii="Courier New" w:hAnsi="Courier New" w:cs="Courier New"/>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2">
    <w:name w:val="WW8Num4z2"/>
    <w:qFormat/>
    <w:rPr>
      <w:rFonts w:ascii="Wingdings" w:hAnsi="Wingdings" w:cs="Wingdings"/>
    </w:rPr>
  </w:style>
  <w:style w:type="character" w:customStyle="1" w:styleId="WW8Num4z4">
    <w:name w:val="WW8Num4z4"/>
    <w:qFormat/>
    <w:rPr>
      <w:rFonts w:ascii="Courier New" w:hAnsi="Courier New" w:cs="Courier New"/>
    </w:rPr>
  </w:style>
  <w:style w:type="character" w:customStyle="1" w:styleId="WW8Num5z0">
    <w:name w:val="WW8Num5z0"/>
    <w:qFormat/>
  </w:style>
  <w:style w:type="character" w:customStyle="1" w:styleId="WW8Num5z1">
    <w:name w:val="WW8Num5z1"/>
    <w:qFormat/>
    <w:rPr>
      <w:b/>
    </w:rPr>
  </w:style>
  <w:style w:type="character" w:customStyle="1" w:styleId="WW8Num6z0">
    <w:name w:val="WW8Num6z0"/>
    <w:qFormat/>
    <w:rPr>
      <w:rFonts w:ascii="Arial" w:hAnsi="Arial" w:cs="Arial"/>
      <w:b/>
    </w:rPr>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9z0">
    <w:name w:val="WW8Num9z0"/>
    <w:qFormat/>
    <w:rPr>
      <w:rFonts w:ascii="Arial" w:hAnsi="Arial" w:cs="Arial"/>
      <w:b/>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Wingdings" w:hAnsi="Wingdings" w:cs="Wingdings"/>
    </w:rPr>
  </w:style>
  <w:style w:type="character" w:customStyle="1" w:styleId="WW8Num15z1">
    <w:name w:val="WW8Num15z1"/>
    <w:qFormat/>
    <w:rPr>
      <w:rFonts w:ascii="Symbol" w:hAnsi="Symbol" w:cs="Symbol"/>
    </w:rPr>
  </w:style>
  <w:style w:type="character" w:customStyle="1" w:styleId="WW8Num15z4">
    <w:name w:val="WW8Num15z4"/>
    <w:qFormat/>
    <w:rPr>
      <w:rFonts w:ascii="Courier New" w:hAnsi="Courier New" w:cs="Courier New"/>
    </w:rPr>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9z0">
    <w:name w:val="WW8Num19z0"/>
    <w:qFormat/>
  </w:style>
  <w:style w:type="character" w:customStyle="1" w:styleId="WW8Num20z0">
    <w:name w:val="WW8Num20z0"/>
    <w:qFormat/>
    <w:rPr>
      <w:rFonts w:ascii="Arial" w:hAnsi="Arial" w:cs="Arial"/>
      <w:b/>
    </w:rPr>
  </w:style>
  <w:style w:type="character" w:customStyle="1" w:styleId="WW8Num21z0">
    <w:name w:val="WW8Num21z0"/>
    <w:qFormat/>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Arial" w:hAnsi="Arial" w:cs="Arial"/>
      <w:b/>
    </w:rPr>
  </w:style>
  <w:style w:type="character" w:customStyle="1" w:styleId="WW8Num24z0">
    <w:name w:val="WW8Num24z0"/>
    <w:qFormat/>
  </w:style>
  <w:style w:type="character" w:customStyle="1" w:styleId="WW8Num25z0">
    <w:name w:val="WW8Num25z0"/>
    <w:qFormat/>
  </w:style>
  <w:style w:type="character" w:customStyle="1" w:styleId="WW8Num26z0">
    <w:name w:val="WW8Num26z0"/>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style>
  <w:style w:type="character" w:customStyle="1" w:styleId="WW8Num29z0">
    <w:name w:val="WW8Num29z0"/>
    <w:qFormat/>
  </w:style>
  <w:style w:type="character" w:customStyle="1" w:styleId="WW8Num30z0">
    <w:name w:val="WW8Num30z0"/>
    <w:qFormat/>
  </w:style>
  <w:style w:type="character" w:customStyle="1" w:styleId="WW8Num31z0">
    <w:name w:val="WW8Num31z0"/>
    <w:qFormat/>
    <w:rPr>
      <w:b/>
    </w:rPr>
  </w:style>
  <w:style w:type="character" w:customStyle="1" w:styleId="WW8Num32z0">
    <w:name w:val="WW8Num32z0"/>
    <w:qFormat/>
    <w:rPr>
      <w:rFonts w:ascii="Arial" w:hAnsi="Arial" w:cs="Arial"/>
      <w:b/>
    </w:rPr>
  </w:style>
  <w:style w:type="character" w:customStyle="1" w:styleId="WW8Num33z0">
    <w:name w:val="WW8Num33z0"/>
    <w:qFormat/>
  </w:style>
  <w:style w:type="character" w:customStyle="1" w:styleId="WW8Num34z0">
    <w:name w:val="WW8Num34z0"/>
    <w:qFormat/>
  </w:style>
  <w:style w:type="character" w:customStyle="1" w:styleId="WW8Num35z0">
    <w:name w:val="WW8Num35z0"/>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3">
    <w:name w:val="WW8Num35z3"/>
    <w:qFormat/>
    <w:rPr>
      <w:rFonts w:ascii="Symbol" w:hAnsi="Symbol" w:cs="Symbol"/>
    </w:rPr>
  </w:style>
  <w:style w:type="character" w:customStyle="1" w:styleId="WW8Num36z0">
    <w:name w:val="WW8Num36z0"/>
    <w:qFormat/>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style>
  <w:style w:type="character" w:customStyle="1" w:styleId="WW8Num39z0">
    <w:name w:val="WW8Num39z0"/>
    <w:qFormat/>
    <w:rPr>
      <w:rFonts w:ascii="Arial" w:hAnsi="Arial" w:cs="Arial"/>
      <w:b/>
    </w:rPr>
  </w:style>
  <w:style w:type="character" w:customStyle="1" w:styleId="WW8Num40z0">
    <w:name w:val="WW8Num40z0"/>
    <w:qFormat/>
    <w:rPr>
      <w:rFonts w:ascii="Arial" w:hAnsi="Arial" w:cs="Arial"/>
      <w:b w:val="0"/>
    </w:rPr>
  </w:style>
  <w:style w:type="character" w:customStyle="1" w:styleId="WW8Num41z0">
    <w:name w:val="WW8Num41z0"/>
    <w:qFormat/>
    <w:rPr>
      <w:rFonts w:ascii="Arial" w:hAnsi="Arial" w:cs="Arial"/>
      <w:b/>
    </w:rPr>
  </w:style>
  <w:style w:type="character" w:customStyle="1" w:styleId="WW8Num42z0">
    <w:name w:val="WW8Num42z0"/>
    <w:qFormat/>
  </w:style>
  <w:style w:type="character" w:customStyle="1" w:styleId="WW8Num43z0">
    <w:name w:val="WW8Num43z0"/>
    <w:qFormat/>
    <w:rPr>
      <w:rFonts w:ascii="Wingdings" w:hAnsi="Wingdings" w:cs="Wingdings"/>
    </w:rPr>
  </w:style>
  <w:style w:type="character" w:customStyle="1" w:styleId="WW8Num43z1">
    <w:name w:val="WW8Num43z1"/>
    <w:qFormat/>
    <w:rPr>
      <w:rFonts w:ascii="Courier New" w:hAnsi="Courier New" w:cs="Courier New"/>
    </w:rPr>
  </w:style>
  <w:style w:type="character" w:customStyle="1" w:styleId="WW8Num43z3">
    <w:name w:val="WW8Num43z3"/>
    <w:qFormat/>
    <w:rPr>
      <w:rFonts w:ascii="Symbol" w:hAnsi="Symbol" w:cs="Symbol"/>
    </w:rPr>
  </w:style>
  <w:style w:type="character" w:customStyle="1" w:styleId="WW8Num44z0">
    <w:name w:val="WW8Num44z0"/>
    <w:qFormat/>
  </w:style>
  <w:style w:type="character" w:customStyle="1" w:styleId="WW8Num44z1">
    <w:name w:val="WW8Num44z1"/>
    <w:qFormat/>
    <w:rPr>
      <w:b w:val="0"/>
    </w:rPr>
  </w:style>
  <w:style w:type="character" w:customStyle="1" w:styleId="WW8Num45z0">
    <w:name w:val="WW8Num45z0"/>
    <w:qFormat/>
    <w:rPr>
      <w:rFonts w:ascii="Symbol" w:hAnsi="Symbol" w:cs="Symbol"/>
    </w:rPr>
  </w:style>
  <w:style w:type="character" w:customStyle="1" w:styleId="WW8Num46z0">
    <w:name w:val="WW8Num46z0"/>
    <w:qFormat/>
    <w:rPr>
      <w:rFonts w:ascii="Arial" w:hAnsi="Arial" w:cs="Arial"/>
      <w:b/>
    </w:rPr>
  </w:style>
  <w:style w:type="character" w:customStyle="1" w:styleId="a3">
    <w:name w:val="Верхний колонтитул Знак"/>
    <w:qFormat/>
    <w:rPr>
      <w:rFonts w:ascii="Arial" w:hAnsi="Arial" w:cs="Arial"/>
    </w:rPr>
  </w:style>
  <w:style w:type="character" w:customStyle="1" w:styleId="a4">
    <w:name w:val="Нижний колонтитул Знак"/>
    <w:qFormat/>
    <w:rPr>
      <w:rFonts w:ascii="Arial" w:hAnsi="Arial" w:cs="Arial"/>
    </w:rPr>
  </w:style>
  <w:style w:type="character" w:customStyle="1" w:styleId="a5">
    <w:name w:val="Основной текст с отступом Знак"/>
    <w:qFormat/>
    <w:rPr>
      <w:rFonts w:ascii="Arial" w:hAnsi="Arial" w:cs="Arial"/>
    </w:rPr>
  </w:style>
  <w:style w:type="character" w:customStyle="1" w:styleId="20">
    <w:name w:val="Заголовок 2 Знак"/>
    <w:qFormat/>
    <w:rPr>
      <w:rFonts w:ascii="Arial" w:hAnsi="Arial" w:cs="Arial"/>
      <w:b/>
      <w:bCs/>
      <w:i/>
      <w:iCs/>
      <w:sz w:val="28"/>
      <w:szCs w:val="28"/>
    </w:rPr>
  </w:style>
  <w:style w:type="character" w:customStyle="1" w:styleId="a6">
    <w:name w:val="Текст Знак"/>
    <w:qFormat/>
    <w:rPr>
      <w:rFonts w:ascii="Courier New" w:hAnsi="Courier New" w:cs="Courier New"/>
    </w:rPr>
  </w:style>
  <w:style w:type="character" w:styleId="a7">
    <w:name w:val="Hyperlink"/>
    <w:rPr>
      <w:color w:val="0000FF"/>
      <w:u w:val="single"/>
    </w:rPr>
  </w:style>
  <w:style w:type="character" w:customStyle="1" w:styleId="a8">
    <w:name w:val="Основной текст Знак"/>
    <w:qFormat/>
    <w:rPr>
      <w:rFonts w:ascii="Arial" w:hAnsi="Arial" w:cs="Arial"/>
    </w:rPr>
  </w:style>
  <w:style w:type="character" w:customStyle="1" w:styleId="hps">
    <w:name w:val="hps"/>
    <w:basedOn w:val="a0"/>
    <w:qFormat/>
  </w:style>
  <w:style w:type="character" w:styleId="a9">
    <w:name w:val="annotation reference"/>
    <w:qFormat/>
    <w:rPr>
      <w:sz w:val="16"/>
      <w:szCs w:val="16"/>
    </w:rPr>
  </w:style>
  <w:style w:type="character" w:customStyle="1" w:styleId="aa">
    <w:name w:val="Текст примечания Знак"/>
    <w:qFormat/>
    <w:rPr>
      <w:rFonts w:ascii="Arial" w:hAnsi="Arial" w:cs="Arial"/>
    </w:rPr>
  </w:style>
  <w:style w:type="character" w:customStyle="1" w:styleId="ab">
    <w:name w:val="Тема примечания Знак"/>
    <w:qFormat/>
    <w:rPr>
      <w:rFonts w:ascii="Arial" w:hAnsi="Arial" w:cs="Arial"/>
      <w:b/>
      <w:bCs/>
    </w:rPr>
  </w:style>
  <w:style w:type="character" w:styleId="ac">
    <w:name w:val="line number"/>
  </w:style>
  <w:style w:type="paragraph" w:styleId="ad">
    <w:name w:val="Title"/>
    <w:basedOn w:val="a"/>
    <w:next w:val="ae"/>
    <w:uiPriority w:val="10"/>
    <w:qFormat/>
    <w:pPr>
      <w:widowControl/>
      <w:autoSpaceDE/>
      <w:jc w:val="center"/>
    </w:pPr>
    <w:rPr>
      <w:rFonts w:ascii="Times New Roman" w:hAnsi="Times New Roman" w:cs="Times New Roman"/>
      <w:sz w:val="24"/>
      <w:lang w:val="en-US"/>
    </w:rPr>
  </w:style>
  <w:style w:type="paragraph" w:styleId="ae">
    <w:name w:val="Body Text"/>
    <w:basedOn w:val="a"/>
    <w:pPr>
      <w:spacing w:after="120"/>
    </w:pPr>
    <w:rPr>
      <w:rFonts w:cs="Times New Roman"/>
    </w:r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sz w:val="24"/>
      <w:szCs w:val="24"/>
    </w:rPr>
  </w:style>
  <w:style w:type="paragraph" w:styleId="af1">
    <w:name w:val="index heading"/>
    <w:basedOn w:val="a"/>
    <w:qFormat/>
    <w:pPr>
      <w:suppressLineNumbers/>
    </w:pPr>
    <w:rPr>
      <w:rFonts w:cs="Lucida Sans"/>
    </w:rPr>
  </w:style>
  <w:style w:type="paragraph" w:styleId="21">
    <w:name w:val="Body Text Indent 2"/>
    <w:basedOn w:val="a"/>
    <w:qFormat/>
    <w:pPr>
      <w:widowControl/>
      <w:autoSpaceDE/>
      <w:ind w:firstLine="720"/>
      <w:jc w:val="both"/>
    </w:pPr>
    <w:rPr>
      <w:rFonts w:ascii="Times New Roman" w:hAnsi="Times New Roman" w:cs="Times New Roman"/>
      <w:sz w:val="24"/>
    </w:rPr>
  </w:style>
  <w:style w:type="paragraph" w:customStyle="1" w:styleId="LH">
    <w:name w:val="LH"/>
    <w:qFormat/>
    <w:pPr>
      <w:suppressAutoHyphens/>
      <w:ind w:right="5040"/>
      <w:jc w:val="center"/>
    </w:pPr>
    <w:rPr>
      <w:rFonts w:ascii="Times NR Cyr MT;Times New Roman" w:eastAsia="Times New Roman" w:hAnsi="Times NR Cyr MT;Times New Roman" w:cs="Times NR Cyr MT;Times New Roman"/>
      <w:b/>
      <w:sz w:val="24"/>
      <w:lang w:eastAsia="zh-CN"/>
    </w:rPr>
  </w:style>
  <w:style w:type="paragraph" w:customStyle="1" w:styleId="RH">
    <w:name w:val="RH"/>
    <w:qFormat/>
    <w:pPr>
      <w:suppressAutoHyphens/>
      <w:ind w:left="5040"/>
      <w:jc w:val="center"/>
    </w:pPr>
    <w:rPr>
      <w:rFonts w:ascii="Times NR Cyr MT;Times New Roman" w:eastAsia="Times New Roman" w:hAnsi="Times NR Cyr MT;Times New Roman" w:cs="Times NR Cyr MT;Times New Roman"/>
      <w:b/>
      <w:sz w:val="24"/>
      <w:lang w:eastAsia="zh-CN"/>
    </w:rPr>
  </w:style>
  <w:style w:type="paragraph" w:styleId="af2">
    <w:name w:val="Balloon Text"/>
    <w:basedOn w:val="a"/>
    <w:qFormat/>
    <w:rPr>
      <w:rFonts w:ascii="Tahoma" w:hAnsi="Tahoma" w:cs="Tahoma"/>
      <w:sz w:val="16"/>
      <w:szCs w:val="16"/>
    </w:rPr>
  </w:style>
  <w:style w:type="paragraph" w:customStyle="1" w:styleId="af3">
    <w:name w:val="Колонтитулы"/>
    <w:basedOn w:val="a"/>
    <w:qFormat/>
    <w:pPr>
      <w:suppressLineNumbers/>
      <w:tabs>
        <w:tab w:val="center" w:pos="4819"/>
        <w:tab w:val="right" w:pos="9638"/>
      </w:tabs>
    </w:pPr>
  </w:style>
  <w:style w:type="paragraph" w:styleId="af4">
    <w:name w:val="header"/>
    <w:basedOn w:val="a"/>
    <w:pPr>
      <w:tabs>
        <w:tab w:val="center" w:pos="4677"/>
        <w:tab w:val="right" w:pos="9355"/>
      </w:tabs>
    </w:pPr>
    <w:rPr>
      <w:rFonts w:cs="Times New Roman"/>
    </w:rPr>
  </w:style>
  <w:style w:type="paragraph" w:styleId="af5">
    <w:name w:val="footer"/>
    <w:basedOn w:val="a"/>
    <w:pPr>
      <w:tabs>
        <w:tab w:val="center" w:pos="4677"/>
        <w:tab w:val="right" w:pos="9355"/>
      </w:tabs>
    </w:pPr>
    <w:rPr>
      <w:rFonts w:cs="Times New Roman"/>
    </w:rPr>
  </w:style>
  <w:style w:type="paragraph" w:styleId="af6">
    <w:name w:val="Body Text Indent"/>
    <w:basedOn w:val="a"/>
    <w:pPr>
      <w:spacing w:after="120"/>
      <w:ind w:left="283"/>
    </w:pPr>
    <w:rPr>
      <w:rFonts w:cs="Times New Roman"/>
    </w:rPr>
  </w:style>
  <w:style w:type="paragraph" w:styleId="af7">
    <w:name w:val="Plain Text"/>
    <w:basedOn w:val="af0"/>
    <w:qFormat/>
  </w:style>
  <w:style w:type="paragraph" w:customStyle="1" w:styleId="WW-">
    <w:name w:val="WW-Текст"/>
    <w:basedOn w:val="a"/>
    <w:qFormat/>
    <w:pPr>
      <w:widowControl/>
      <w:autoSpaceDE/>
    </w:pPr>
    <w:rPr>
      <w:rFonts w:ascii="Courier New" w:hAnsi="Courier New" w:cs="Times New Roman"/>
    </w:rPr>
  </w:style>
  <w:style w:type="paragraph" w:customStyle="1" w:styleId="af8">
    <w:name w:val="Обычный (веб)"/>
    <w:basedOn w:val="a"/>
    <w:qFormat/>
    <w:pPr>
      <w:widowControl/>
      <w:autoSpaceDE/>
      <w:spacing w:before="280" w:after="280"/>
    </w:pPr>
    <w:rPr>
      <w:rFonts w:ascii="Times New Roman" w:hAnsi="Times New Roman" w:cs="Times New Roman"/>
      <w:sz w:val="24"/>
      <w:szCs w:val="24"/>
    </w:rPr>
  </w:style>
  <w:style w:type="paragraph" w:styleId="af9">
    <w:name w:val="List Paragraph"/>
    <w:basedOn w:val="a"/>
    <w:qFormat/>
    <w:pPr>
      <w:widowControl/>
      <w:autoSpaceDE/>
      <w:ind w:left="720"/>
      <w:contextualSpacing/>
    </w:pPr>
    <w:rPr>
      <w:rFonts w:ascii="Times New Roman" w:hAnsi="Times New Roman" w:cs="Times New Roman"/>
      <w:sz w:val="24"/>
      <w:szCs w:val="24"/>
    </w:rPr>
  </w:style>
  <w:style w:type="paragraph" w:styleId="afa">
    <w:name w:val="No Spacing"/>
    <w:qFormat/>
    <w:pPr>
      <w:suppressAutoHyphens/>
    </w:pPr>
    <w:rPr>
      <w:rFonts w:ascii="Times New Roman" w:eastAsia="Times New Roman" w:hAnsi="Times New Roman" w:cs="Times New Roman"/>
      <w:sz w:val="24"/>
      <w:szCs w:val="24"/>
      <w:lang w:val="en-US" w:eastAsia="zh-CN"/>
    </w:rPr>
  </w:style>
  <w:style w:type="paragraph" w:customStyle="1" w:styleId="WW-0">
    <w:name w:val="WW-Заголовок"/>
    <w:basedOn w:val="a"/>
    <w:next w:val="ae"/>
    <w:qFormat/>
    <w:pPr>
      <w:widowControl/>
      <w:autoSpaceDE/>
      <w:jc w:val="center"/>
    </w:pPr>
    <w:rPr>
      <w:rFonts w:ascii="Times New Roman" w:hAnsi="Times New Roman" w:cs="Times New Roman"/>
      <w:b/>
    </w:rPr>
  </w:style>
  <w:style w:type="paragraph" w:styleId="afb">
    <w:name w:val="annotation text"/>
    <w:basedOn w:val="a"/>
    <w:qFormat/>
    <w:rPr>
      <w:rFonts w:cs="Times New Roman"/>
    </w:rPr>
  </w:style>
  <w:style w:type="paragraph" w:styleId="afc">
    <w:name w:val="annotation subject"/>
    <w:basedOn w:val="afb"/>
    <w:next w:val="afb"/>
    <w:qFormat/>
    <w:rPr>
      <w:b/>
      <w:bCs/>
    </w:rPr>
  </w:style>
  <w:style w:type="paragraph" w:customStyle="1" w:styleId="afd">
    <w:name w:val="Содержимое таблицы"/>
    <w:basedOn w:val="a"/>
    <w:qFormat/>
    <w:pPr>
      <w:suppressLineNumbers/>
    </w:pPr>
  </w:style>
  <w:style w:type="paragraph" w:customStyle="1" w:styleId="afe">
    <w:name w:val="Заголовок таблицы"/>
    <w:basedOn w:val="afd"/>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7193</Words>
  <Characters>41002</Characters>
  <Application>Microsoft Office Word</Application>
  <DocSecurity>0</DocSecurity>
  <Lines>341</Lines>
  <Paragraphs>96</Paragraphs>
  <ScaleCrop>false</ScaleCrop>
  <Company/>
  <LinksUpToDate>false</LinksUpToDate>
  <CharactersWithSpaces>48099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dc:title>
  <dc:subject/>
  <dc:creator>Petrash</dc:creator>
  <cp:keywords/>
  <dc:description/>
  <cp:lastModifiedBy>7Я</cp:lastModifiedBy>
  <cp:revision>17</cp:revision>
  <cp:lastPrinted>2016-02-25T14:46:00Z</cp:lastPrinted>
  <dcterms:created xsi:type="dcterms:W3CDTF">2017-01-12T17:48:00Z</dcterms:created>
  <dcterms:modified xsi:type="dcterms:W3CDTF">2026-01-02T20:04:00Z</dcterms:modified>
  <dc:language>ru-RU</dc:language>
</cp:coreProperties>
</file>