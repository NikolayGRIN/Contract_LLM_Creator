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65" w:type="dxa"/>
        <w:tblInd w:w="-1073" w:type="dxa"/>
        <w:tblBorders>
          <w:insideH w:val="single" w:sz="4" w:space="0" w:color="auto"/>
        </w:tblBorders>
        <w:tblLayout w:type="fixed"/>
        <w:tblLook w:val="0000" w:firstRow="0" w:lastRow="0" w:firstColumn="0" w:lastColumn="0" w:noHBand="0" w:noVBand="0"/>
      </w:tblPr>
      <w:tblGrid>
        <w:gridCol w:w="5137"/>
        <w:gridCol w:w="287"/>
        <w:gridCol w:w="5241"/>
      </w:tblGrid>
      <w:tr w:rsidR="008869F5" w:rsidRPr="00AC7155" w14:paraId="2E676D4A" w14:textId="77777777" w:rsidTr="008869F5">
        <w:trPr>
          <w:trHeight w:val="14964"/>
        </w:trPr>
        <w:tc>
          <w:tcPr>
            <w:tcW w:w="5137" w:type="dxa"/>
          </w:tcPr>
          <w:p w14:paraId="2F4A09DC" w14:textId="77777777" w:rsidR="008869F5" w:rsidRPr="00AC7155" w:rsidRDefault="008869F5" w:rsidP="001E314C">
            <w:pPr>
              <w:jc w:val="center"/>
              <w:rPr>
                <w:rFonts w:ascii="Times New Roman" w:hAnsi="Times New Roman"/>
                <w:b/>
                <w:bCs/>
                <w:color w:val="000000" w:themeColor="text1"/>
                <w:lang w:eastAsia="ko-KR"/>
              </w:rPr>
            </w:pPr>
            <w:r w:rsidRPr="00AC7155">
              <w:rPr>
                <w:rFonts w:ascii="Times New Roman" w:hAnsi="Times New Roman"/>
                <w:b/>
                <w:bCs/>
                <w:color w:val="000000" w:themeColor="text1"/>
              </w:rPr>
              <w:t>Контракт №</w:t>
            </w:r>
            <w:r w:rsidRPr="00AC7155">
              <w:rPr>
                <w:rFonts w:ascii="Times New Roman" w:hAnsi="Times New Roman"/>
                <w:b/>
                <w:color w:val="000000" w:themeColor="text1"/>
              </w:rPr>
              <w:t xml:space="preserve"> </w:t>
            </w:r>
          </w:p>
          <w:p w14:paraId="4669006F" w14:textId="77777777" w:rsidR="008869F5" w:rsidRPr="00AC7155" w:rsidRDefault="008869F5" w:rsidP="001E314C">
            <w:pPr>
              <w:pStyle w:val="Web"/>
              <w:spacing w:before="0" w:after="0"/>
              <w:rPr>
                <w:rFonts w:ascii="Times New Roman" w:hAnsi="Times New Roman"/>
                <w:noProof w:val="0"/>
                <w:color w:val="000000" w:themeColor="text1"/>
                <w:szCs w:val="24"/>
              </w:rPr>
            </w:pPr>
          </w:p>
          <w:p w14:paraId="45426F0D" w14:textId="77777777" w:rsidR="008869F5" w:rsidRPr="00AC7155" w:rsidRDefault="008869F5" w:rsidP="001E314C">
            <w:pPr>
              <w:pStyle w:val="Web"/>
              <w:spacing w:before="0" w:after="0"/>
              <w:rPr>
                <w:rFonts w:ascii="Times New Roman" w:hAnsi="Times New Roman"/>
                <w:color w:val="000000" w:themeColor="text1"/>
                <w:szCs w:val="24"/>
              </w:rPr>
            </w:pPr>
            <w:r w:rsidRPr="00AC7155">
              <w:rPr>
                <w:rFonts w:ascii="Times New Roman" w:hAnsi="Times New Roman"/>
                <w:color w:val="000000" w:themeColor="text1"/>
                <w:szCs w:val="24"/>
              </w:rPr>
              <w:t xml:space="preserve">Дата: “________________________ ” </w:t>
            </w:r>
          </w:p>
          <w:p w14:paraId="20AB1F90" w14:textId="77777777" w:rsidR="008869F5" w:rsidRPr="00AC7155" w:rsidRDefault="008869F5" w:rsidP="001E314C">
            <w:pPr>
              <w:pStyle w:val="Web"/>
              <w:spacing w:before="0" w:after="0"/>
              <w:jc w:val="both"/>
              <w:rPr>
                <w:rFonts w:ascii="Times New Roman" w:hAnsi="Times New Roman"/>
                <w:noProof w:val="0"/>
                <w:color w:val="000000" w:themeColor="text1"/>
                <w:szCs w:val="24"/>
              </w:rPr>
            </w:pPr>
          </w:p>
          <w:p w14:paraId="5FE6A8FC" w14:textId="7ABAF8E8" w:rsidR="008869F5" w:rsidRPr="00AC7155" w:rsidRDefault="008869F5" w:rsidP="001E314C">
            <w:pPr>
              <w:pStyle w:val="1fff2"/>
              <w:spacing w:before="0" w:after="0" w:line="276" w:lineRule="auto"/>
              <w:jc w:val="both"/>
              <w:rPr>
                <w:rFonts w:ascii="Times New Roman" w:hAnsi="Times New Roman"/>
                <w:color w:val="000000"/>
                <w:szCs w:val="24"/>
              </w:rPr>
            </w:pPr>
            <w:r w:rsidRPr="00AC7155">
              <w:rPr>
                <w:rFonts w:ascii="Times New Roman" w:hAnsi="Times New Roman"/>
                <w:szCs w:val="24"/>
              </w:rPr>
              <w:t xml:space="preserve">Компания </w:t>
            </w:r>
            <w:r w:rsidRPr="00AC7155">
              <w:rPr>
                <w:rFonts w:ascii="Times New Roman" w:hAnsi="Times New Roman"/>
                <w:b/>
                <w:szCs w:val="24"/>
              </w:rPr>
              <w:t xml:space="preserve">«__________» </w:t>
            </w:r>
            <w:r w:rsidRPr="00AC7155">
              <w:rPr>
                <w:rFonts w:ascii="Times New Roman" w:hAnsi="Times New Roman"/>
                <w:szCs w:val="24"/>
              </w:rPr>
              <w:t xml:space="preserve">СТРАНА именуемая в дальнейшем </w:t>
            </w:r>
            <w:r w:rsidRPr="00AC7155">
              <w:rPr>
                <w:rFonts w:ascii="Times New Roman" w:hAnsi="Times New Roman"/>
                <w:b/>
                <w:szCs w:val="24"/>
              </w:rPr>
              <w:t>«</w:t>
            </w:r>
            <w:r w:rsidR="00A77FEF" w:rsidRPr="00AC7155">
              <w:rPr>
                <w:rFonts w:ascii="Times New Roman" w:hAnsi="Times New Roman"/>
                <w:b/>
                <w:szCs w:val="24"/>
              </w:rPr>
              <w:t>Исполнитель</w:t>
            </w:r>
            <w:r w:rsidRPr="00AC7155">
              <w:rPr>
                <w:rFonts w:ascii="Times New Roman" w:hAnsi="Times New Roman"/>
                <w:b/>
                <w:szCs w:val="24"/>
              </w:rPr>
              <w:t>»</w:t>
            </w:r>
            <w:r w:rsidRPr="00AC7155">
              <w:rPr>
                <w:rFonts w:ascii="Times New Roman" w:hAnsi="Times New Roman"/>
                <w:szCs w:val="24"/>
              </w:rPr>
              <w:t xml:space="preserve"> в лице </w:t>
            </w:r>
            <w:r w:rsidRPr="00AC7155">
              <w:rPr>
                <w:rFonts w:ascii="Times New Roman" w:hAnsi="Times New Roman"/>
                <w:noProof w:val="0"/>
                <w:szCs w:val="24"/>
              </w:rPr>
              <w:t>директора</w:t>
            </w:r>
            <w:r w:rsidRPr="00AC7155">
              <w:rPr>
                <w:rFonts w:ascii="Times New Roman" w:hAnsi="Times New Roman"/>
                <w:b/>
                <w:bCs/>
                <w:szCs w:val="24"/>
              </w:rPr>
              <w:t>, ____________</w:t>
            </w:r>
            <w:r w:rsidRPr="00AC7155">
              <w:rPr>
                <w:rFonts w:ascii="Times New Roman" w:hAnsi="Times New Roman"/>
                <w:szCs w:val="24"/>
              </w:rPr>
              <w:t>,  действующего на основании устава компании</w:t>
            </w:r>
            <w:r w:rsidRPr="00AC7155">
              <w:rPr>
                <w:rFonts w:ascii="Times New Roman" w:hAnsi="Times New Roman"/>
                <w:color w:val="000000"/>
                <w:szCs w:val="24"/>
              </w:rPr>
              <w:t xml:space="preserve"> с одной стороны, и </w:t>
            </w:r>
            <w:r w:rsidRPr="00AC7155">
              <w:rPr>
                <w:rFonts w:ascii="Times New Roman" w:hAnsi="Times New Roman"/>
                <w:b/>
                <w:szCs w:val="24"/>
              </w:rPr>
              <w:t>«__________________»</w:t>
            </w:r>
            <w:r w:rsidRPr="00AC7155">
              <w:rPr>
                <w:rFonts w:ascii="Times New Roman" w:hAnsi="Times New Roman"/>
                <w:szCs w:val="24"/>
              </w:rPr>
              <w:t>, именуемая в дальнейшем «</w:t>
            </w:r>
            <w:r w:rsidR="00AE2F09" w:rsidRPr="00AC7155">
              <w:rPr>
                <w:rFonts w:ascii="Times New Roman" w:hAnsi="Times New Roman"/>
                <w:b/>
                <w:szCs w:val="24"/>
              </w:rPr>
              <w:t>Заказчик</w:t>
            </w:r>
            <w:r w:rsidRPr="00AC7155">
              <w:rPr>
                <w:rFonts w:ascii="Times New Roman" w:hAnsi="Times New Roman"/>
                <w:szCs w:val="24"/>
              </w:rPr>
              <w:t xml:space="preserve">» </w:t>
            </w:r>
            <w:r w:rsidRPr="00AC7155">
              <w:rPr>
                <w:rFonts w:ascii="Times New Roman" w:hAnsi="Times New Roman"/>
                <w:color w:val="000000"/>
                <w:szCs w:val="24"/>
              </w:rPr>
              <w:t xml:space="preserve">в лице генерального директора </w:t>
            </w:r>
            <w:r w:rsidRPr="00AC7155">
              <w:rPr>
                <w:rFonts w:ascii="Times New Roman" w:hAnsi="Times New Roman"/>
                <w:b/>
                <w:bCs/>
                <w:color w:val="000000"/>
                <w:szCs w:val="24"/>
              </w:rPr>
              <w:t xml:space="preserve">________________ </w:t>
            </w:r>
            <w:r w:rsidRPr="00AC7155">
              <w:rPr>
                <w:rFonts w:ascii="Times New Roman" w:hAnsi="Times New Roman"/>
                <w:color w:val="000000"/>
                <w:szCs w:val="24"/>
              </w:rPr>
              <w:t>действующего на основании Устава компании, с другой стороны заключили настоящий Контракт о нижеследующем:</w:t>
            </w:r>
          </w:p>
          <w:p w14:paraId="2EEDA4F0" w14:textId="77777777" w:rsidR="008869F5" w:rsidRPr="00AC7155" w:rsidRDefault="008869F5" w:rsidP="001E314C">
            <w:pPr>
              <w:pStyle w:val="1fff2"/>
              <w:spacing w:before="0" w:after="0"/>
              <w:jc w:val="both"/>
              <w:rPr>
                <w:rFonts w:ascii="Times New Roman" w:hAnsi="Times New Roman"/>
                <w:color w:val="000000" w:themeColor="text1"/>
                <w:szCs w:val="24"/>
              </w:rPr>
            </w:pPr>
          </w:p>
          <w:p w14:paraId="6DDD5969" w14:textId="77777777" w:rsidR="008869F5" w:rsidRPr="00AC7155" w:rsidRDefault="008869F5" w:rsidP="008869F5">
            <w:pPr>
              <w:pStyle w:val="aff"/>
              <w:numPr>
                <w:ilvl w:val="0"/>
                <w:numId w:val="18"/>
              </w:numPr>
              <w:jc w:val="both"/>
              <w:rPr>
                <w:b/>
                <w:color w:val="000000" w:themeColor="text1"/>
                <w:lang w:eastAsia="tr-TR"/>
              </w:rPr>
            </w:pPr>
            <w:proofErr w:type="spellStart"/>
            <w:r w:rsidRPr="00AC7155">
              <w:rPr>
                <w:b/>
                <w:color w:val="000000" w:themeColor="text1"/>
                <w:lang w:eastAsia="tr-TR"/>
              </w:rPr>
              <w:t>Предмет</w:t>
            </w:r>
            <w:proofErr w:type="spellEnd"/>
            <w:r w:rsidRPr="00AC7155">
              <w:rPr>
                <w:b/>
                <w:color w:val="000000" w:themeColor="text1"/>
                <w:lang w:eastAsia="tr-TR"/>
              </w:rPr>
              <w:t xml:space="preserve"> </w:t>
            </w:r>
            <w:proofErr w:type="spellStart"/>
            <w:r w:rsidRPr="00AC7155">
              <w:rPr>
                <w:b/>
                <w:color w:val="000000" w:themeColor="text1"/>
                <w:lang w:eastAsia="tr-TR"/>
              </w:rPr>
              <w:t>Контракта</w:t>
            </w:r>
            <w:proofErr w:type="spellEnd"/>
            <w:r w:rsidRPr="00AC7155">
              <w:rPr>
                <w:b/>
                <w:color w:val="000000" w:themeColor="text1"/>
                <w:lang w:eastAsia="tr-TR"/>
              </w:rPr>
              <w:t>.</w:t>
            </w:r>
          </w:p>
          <w:p w14:paraId="5FBC0342" w14:textId="77777777" w:rsidR="008869F5" w:rsidRPr="00AC7155" w:rsidRDefault="008869F5" w:rsidP="001E314C">
            <w:pPr>
              <w:pStyle w:val="aff"/>
              <w:ind w:left="360"/>
              <w:jc w:val="both"/>
              <w:rPr>
                <w:b/>
                <w:color w:val="000000" w:themeColor="text1"/>
                <w:lang w:eastAsia="tr-TR"/>
              </w:rPr>
            </w:pPr>
          </w:p>
          <w:p w14:paraId="4AD5ED64" w14:textId="7605EF3D" w:rsidR="008869F5" w:rsidRPr="00AC7155" w:rsidRDefault="00A77FEF" w:rsidP="008869F5">
            <w:pPr>
              <w:pStyle w:val="NormalWeb2"/>
              <w:numPr>
                <w:ilvl w:val="1"/>
                <w:numId w:val="29"/>
              </w:numPr>
              <w:tabs>
                <w:tab w:val="clear" w:pos="390"/>
              </w:tabs>
              <w:spacing w:before="0" w:after="0"/>
              <w:ind w:left="39" w:firstLine="75"/>
              <w:jc w:val="both"/>
              <w:rPr>
                <w:rFonts w:ascii="Times New Roman" w:hAnsi="Times New Roman"/>
                <w:noProof w:val="0"/>
                <w:color w:val="000000" w:themeColor="text1"/>
                <w:szCs w:val="24"/>
              </w:rPr>
            </w:pPr>
            <w:r w:rsidRPr="00AC7155">
              <w:rPr>
                <w:rFonts w:ascii="Times New Roman" w:hAnsi="Times New Roman"/>
                <w:color w:val="000000" w:themeColor="text1"/>
                <w:szCs w:val="24"/>
              </w:rPr>
              <w:t>Исполнитель</w:t>
            </w:r>
            <w:r w:rsidR="008869F5" w:rsidRPr="00AC7155">
              <w:rPr>
                <w:rFonts w:ascii="Times New Roman" w:hAnsi="Times New Roman"/>
                <w:color w:val="000000" w:themeColor="text1"/>
                <w:szCs w:val="24"/>
              </w:rPr>
              <w:t xml:space="preserve"> продаёт, а </w:t>
            </w:r>
            <w:r w:rsidR="00AE2F09" w:rsidRPr="00AC7155">
              <w:rPr>
                <w:rFonts w:ascii="Times New Roman" w:hAnsi="Times New Roman"/>
                <w:szCs w:val="24"/>
              </w:rPr>
              <w:t>Заказчик</w:t>
            </w:r>
            <w:r w:rsidR="008869F5" w:rsidRPr="00AC7155">
              <w:rPr>
                <w:rFonts w:ascii="Times New Roman" w:hAnsi="Times New Roman"/>
                <w:noProof w:val="0"/>
                <w:color w:val="000000" w:themeColor="text1"/>
                <w:szCs w:val="24"/>
              </w:rPr>
              <w:t xml:space="preserve"> по</w:t>
            </w:r>
            <w:r w:rsidR="008869F5" w:rsidRPr="00AC7155">
              <w:rPr>
                <w:rFonts w:ascii="Times New Roman" w:hAnsi="Times New Roman"/>
                <w:color w:val="000000" w:themeColor="text1"/>
                <w:szCs w:val="24"/>
              </w:rPr>
              <w:t>куп</w:t>
            </w:r>
            <w:r w:rsidR="008869F5" w:rsidRPr="00AC7155">
              <w:rPr>
                <w:rFonts w:ascii="Times New Roman" w:hAnsi="Times New Roman"/>
                <w:noProof w:val="0"/>
                <w:color w:val="000000" w:themeColor="text1"/>
                <w:szCs w:val="24"/>
              </w:rPr>
              <w:t xml:space="preserve">ает </w:t>
            </w:r>
            <w:r w:rsidR="00085D7C" w:rsidRPr="00AC7155">
              <w:rPr>
                <w:rFonts w:ascii="Times New Roman" w:hAnsi="Times New Roman"/>
                <w:noProof w:val="0"/>
                <w:color w:val="000000" w:themeColor="text1"/>
                <w:szCs w:val="24"/>
              </w:rPr>
              <w:t>конвейеры</w:t>
            </w:r>
            <w:r w:rsidR="008869F5" w:rsidRPr="00AC7155">
              <w:rPr>
                <w:rFonts w:ascii="Times New Roman" w:hAnsi="Times New Roman"/>
                <w:noProof w:val="0"/>
                <w:color w:val="000000" w:themeColor="text1"/>
                <w:szCs w:val="24"/>
              </w:rPr>
              <w:t xml:space="preserve"> (далее «Товар») на условиях поставки </w:t>
            </w:r>
            <w:r w:rsidR="008869F5" w:rsidRPr="00AC7155">
              <w:rPr>
                <w:rFonts w:ascii="Times New Roman" w:hAnsi="Times New Roman"/>
                <w:noProof w:val="0"/>
                <w:color w:val="000000" w:themeColor="text1"/>
                <w:szCs w:val="24"/>
                <w:lang w:val="en-US"/>
              </w:rPr>
              <w:t>FOB</w:t>
            </w:r>
            <w:r w:rsidR="008869F5" w:rsidRPr="00AC7155">
              <w:rPr>
                <w:rFonts w:ascii="Times New Roman" w:hAnsi="Times New Roman"/>
                <w:noProof w:val="0"/>
                <w:color w:val="000000" w:themeColor="text1"/>
                <w:szCs w:val="24"/>
              </w:rPr>
              <w:t xml:space="preserve"> / FCA, в количестве, ассортименте и по ценам, а также услуги специалистов </w:t>
            </w:r>
            <w:r w:rsidRPr="00AC7155">
              <w:rPr>
                <w:rFonts w:ascii="Times New Roman" w:hAnsi="Times New Roman"/>
                <w:color w:val="000000" w:themeColor="text1"/>
                <w:szCs w:val="24"/>
              </w:rPr>
              <w:t>Исполнителя</w:t>
            </w:r>
            <w:r w:rsidR="008869F5" w:rsidRPr="00AC7155">
              <w:rPr>
                <w:rFonts w:ascii="Times New Roman" w:hAnsi="Times New Roman"/>
                <w:noProof w:val="0"/>
                <w:color w:val="000000" w:themeColor="text1"/>
                <w:szCs w:val="24"/>
              </w:rPr>
              <w:t xml:space="preserve"> (далее Услуги) по </w:t>
            </w:r>
            <w:proofErr w:type="spellStart"/>
            <w:r w:rsidR="008869F5" w:rsidRPr="00AC7155">
              <w:rPr>
                <w:rFonts w:ascii="Times New Roman" w:hAnsi="Times New Roman"/>
                <w:noProof w:val="0"/>
                <w:color w:val="000000" w:themeColor="text1"/>
                <w:szCs w:val="24"/>
              </w:rPr>
              <w:t>супервайзингу</w:t>
            </w:r>
            <w:proofErr w:type="spellEnd"/>
            <w:r w:rsidR="008869F5" w:rsidRPr="00AC7155">
              <w:rPr>
                <w:rFonts w:ascii="Times New Roman" w:hAnsi="Times New Roman"/>
                <w:noProof w:val="0"/>
                <w:color w:val="000000" w:themeColor="text1"/>
                <w:szCs w:val="24"/>
              </w:rPr>
              <w:t xml:space="preserve">, пуско-наладке оборудования и обучения на территории </w:t>
            </w:r>
            <w:del w:id="0" w:author="7Я" w:date="2026-01-03T10:51:00Z">
              <w:r w:rsidR="008869F5" w:rsidRPr="00AC7155" w:rsidDel="00104E41">
                <w:rPr>
                  <w:rFonts w:ascii="Times New Roman" w:hAnsi="Times New Roman"/>
                  <w:noProof w:val="0"/>
                  <w:color w:val="000000" w:themeColor="text1"/>
                  <w:szCs w:val="24"/>
                </w:rPr>
                <w:delText>Республики Узбекистан</w:delText>
              </w:r>
            </w:del>
            <w:ins w:id="1" w:author="7Я" w:date="2026-01-03T10:51:00Z">
              <w:r w:rsidR="00104E41">
                <w:rPr>
                  <w:rFonts w:ascii="Times New Roman" w:hAnsi="Times New Roman"/>
                  <w:noProof w:val="0"/>
                  <w:color w:val="000000" w:themeColor="text1"/>
                  <w:szCs w:val="24"/>
                </w:rPr>
                <w:t>Российской Федерации</w:t>
              </w:r>
            </w:ins>
            <w:r w:rsidR="008869F5" w:rsidRPr="00AC7155">
              <w:rPr>
                <w:rFonts w:ascii="Times New Roman" w:hAnsi="Times New Roman"/>
                <w:noProof w:val="0"/>
                <w:color w:val="000000" w:themeColor="text1"/>
                <w:szCs w:val="24"/>
              </w:rPr>
              <w:t xml:space="preserve"> согласно Приложения №1, которое является неотъемлемой частью настоящего Контракта.</w:t>
            </w:r>
          </w:p>
          <w:p w14:paraId="0C00FD2F" w14:textId="77777777" w:rsidR="008869F5" w:rsidRPr="00AC7155" w:rsidRDefault="008869F5" w:rsidP="008869F5">
            <w:pPr>
              <w:pStyle w:val="NormalWeb2"/>
              <w:numPr>
                <w:ilvl w:val="1"/>
                <w:numId w:val="29"/>
              </w:numPr>
              <w:tabs>
                <w:tab w:val="clear" w:pos="390"/>
                <w:tab w:val="num" w:pos="-3369"/>
              </w:tabs>
              <w:spacing w:before="0" w:after="0"/>
              <w:ind w:left="0" w:firstLine="0"/>
              <w:jc w:val="both"/>
              <w:rPr>
                <w:rFonts w:ascii="Times New Roman" w:hAnsi="Times New Roman"/>
                <w:noProof w:val="0"/>
                <w:color w:val="000000" w:themeColor="text1"/>
                <w:szCs w:val="24"/>
              </w:rPr>
            </w:pPr>
            <w:r w:rsidRPr="00AC7155">
              <w:rPr>
                <w:rFonts w:ascii="Times New Roman" w:hAnsi="Times New Roman"/>
                <w:noProof w:val="0"/>
                <w:color w:val="000000" w:themeColor="text1"/>
                <w:szCs w:val="24"/>
              </w:rPr>
              <w:t>Поставляемый Товар является новым.</w:t>
            </w:r>
          </w:p>
          <w:p w14:paraId="1CFD9E1D" w14:textId="77777777" w:rsidR="008869F5" w:rsidRPr="00AC7155" w:rsidRDefault="008869F5" w:rsidP="001E314C">
            <w:pPr>
              <w:pStyle w:val="NormalWeb2"/>
              <w:spacing w:before="0" w:after="0"/>
              <w:jc w:val="both"/>
              <w:rPr>
                <w:rFonts w:ascii="Times New Roman" w:hAnsi="Times New Roman"/>
                <w:noProof w:val="0"/>
                <w:color w:val="000000" w:themeColor="text1"/>
                <w:szCs w:val="24"/>
              </w:rPr>
            </w:pPr>
            <w:r w:rsidRPr="00AC7155">
              <w:rPr>
                <w:rFonts w:ascii="Times New Roman" w:hAnsi="Times New Roman"/>
                <w:noProof w:val="0"/>
                <w:color w:val="000000" w:themeColor="text1"/>
                <w:szCs w:val="24"/>
              </w:rPr>
              <w:t>Производитель Товар – см. Приложение №1</w:t>
            </w:r>
          </w:p>
          <w:p w14:paraId="48A76E30" w14:textId="77777777" w:rsidR="008869F5" w:rsidRPr="00AC7155" w:rsidRDefault="008869F5" w:rsidP="008869F5">
            <w:pPr>
              <w:pStyle w:val="NormalWeb2"/>
              <w:numPr>
                <w:ilvl w:val="1"/>
                <w:numId w:val="29"/>
              </w:numPr>
              <w:tabs>
                <w:tab w:val="clear" w:pos="390"/>
                <w:tab w:val="num" w:pos="-3369"/>
              </w:tabs>
              <w:spacing w:before="0" w:after="0"/>
              <w:ind w:left="0" w:firstLine="0"/>
              <w:jc w:val="both"/>
              <w:rPr>
                <w:rFonts w:ascii="Times New Roman" w:hAnsi="Times New Roman"/>
                <w:noProof w:val="0"/>
                <w:color w:val="000000" w:themeColor="text1"/>
                <w:szCs w:val="24"/>
              </w:rPr>
            </w:pPr>
            <w:r w:rsidRPr="00AC7155">
              <w:rPr>
                <w:rFonts w:ascii="Times New Roman" w:hAnsi="Times New Roman"/>
                <w:noProof w:val="0"/>
                <w:color w:val="000000" w:themeColor="text1"/>
                <w:szCs w:val="24"/>
              </w:rPr>
              <w:t>Страна происхождения Товар – См. Приложение №1.</w:t>
            </w:r>
          </w:p>
          <w:p w14:paraId="5A3B155B" w14:textId="77777777" w:rsidR="008869F5" w:rsidRPr="00AC7155" w:rsidRDefault="008869F5" w:rsidP="008869F5">
            <w:pPr>
              <w:pStyle w:val="NormalWeb2"/>
              <w:numPr>
                <w:ilvl w:val="1"/>
                <w:numId w:val="29"/>
              </w:numPr>
              <w:tabs>
                <w:tab w:val="clear" w:pos="390"/>
                <w:tab w:val="num" w:pos="-3369"/>
              </w:tabs>
              <w:spacing w:before="0" w:after="0"/>
              <w:ind w:left="0" w:firstLine="0"/>
              <w:jc w:val="both"/>
              <w:rPr>
                <w:rFonts w:ascii="Times New Roman" w:hAnsi="Times New Roman"/>
                <w:noProof w:val="0"/>
                <w:color w:val="000000" w:themeColor="text1"/>
                <w:szCs w:val="24"/>
              </w:rPr>
            </w:pPr>
            <w:r w:rsidRPr="00AC7155">
              <w:rPr>
                <w:rFonts w:ascii="Times New Roman" w:hAnsi="Times New Roman"/>
                <w:noProof w:val="0"/>
                <w:color w:val="000000" w:themeColor="text1"/>
                <w:szCs w:val="24"/>
              </w:rPr>
              <w:t>Код ТНВЭД – см. Приложение №1.</w:t>
            </w:r>
          </w:p>
          <w:p w14:paraId="27AF2FCF" w14:textId="77777777" w:rsidR="008869F5" w:rsidRPr="00AC7155" w:rsidRDefault="008869F5" w:rsidP="001E314C">
            <w:pPr>
              <w:rPr>
                <w:rFonts w:ascii="Times New Roman" w:hAnsi="Times New Roman"/>
                <w:bCs/>
                <w:color w:val="000000" w:themeColor="text1"/>
              </w:rPr>
            </w:pPr>
          </w:p>
          <w:p w14:paraId="06C9D352" w14:textId="77777777" w:rsidR="008869F5" w:rsidRPr="00AC7155" w:rsidRDefault="008869F5" w:rsidP="008869F5">
            <w:pPr>
              <w:pStyle w:val="aff"/>
              <w:numPr>
                <w:ilvl w:val="0"/>
                <w:numId w:val="18"/>
              </w:numPr>
              <w:jc w:val="both"/>
              <w:rPr>
                <w:b/>
                <w:color w:val="000000" w:themeColor="text1"/>
                <w:lang w:val="ru-RU"/>
              </w:rPr>
            </w:pPr>
            <w:r w:rsidRPr="00AC7155">
              <w:rPr>
                <w:b/>
                <w:color w:val="000000" w:themeColor="text1"/>
                <w:lang w:val="ru-RU" w:eastAsia="tr-TR"/>
              </w:rPr>
              <w:t>Цены и общая сумма Контракта</w:t>
            </w:r>
            <w:r w:rsidRPr="00AC7155">
              <w:rPr>
                <w:b/>
                <w:color w:val="000000" w:themeColor="text1"/>
                <w:lang w:val="ru-RU"/>
              </w:rPr>
              <w:t>.</w:t>
            </w:r>
          </w:p>
          <w:p w14:paraId="07BCB055" w14:textId="77777777" w:rsidR="008869F5" w:rsidRPr="00AC7155" w:rsidRDefault="008869F5" w:rsidP="001E314C">
            <w:pPr>
              <w:pStyle w:val="aff"/>
              <w:ind w:left="360"/>
              <w:jc w:val="both"/>
              <w:rPr>
                <w:b/>
                <w:color w:val="000000" w:themeColor="text1"/>
                <w:lang w:val="ru-RU"/>
              </w:rPr>
            </w:pPr>
          </w:p>
          <w:p w14:paraId="6CC5618D" w14:textId="0382EEC9" w:rsidR="008869F5" w:rsidRPr="00AC7155" w:rsidRDefault="008869F5" w:rsidP="001E314C">
            <w:pPr>
              <w:pStyle w:val="aff"/>
              <w:jc w:val="both"/>
              <w:rPr>
                <w:color w:val="000000" w:themeColor="text1"/>
                <w:lang w:val="ru-RU"/>
              </w:rPr>
            </w:pPr>
            <w:r w:rsidRPr="00AC7155">
              <w:rPr>
                <w:color w:val="000000" w:themeColor="text1"/>
                <w:lang w:val="ru-RU"/>
              </w:rPr>
              <w:t xml:space="preserve">2.1. Цены на поставляемый Товар по настоящему Контракту устанавливаются в долларах США и понимаются на условиях </w:t>
            </w:r>
            <w:r w:rsidRPr="00AC7155">
              <w:rPr>
                <w:color w:val="000000" w:themeColor="text1"/>
              </w:rPr>
              <w:t>FOB</w:t>
            </w:r>
            <w:r w:rsidRPr="00AC7155">
              <w:rPr>
                <w:color w:val="000000" w:themeColor="text1"/>
                <w:lang w:val="ru-RU"/>
              </w:rPr>
              <w:t xml:space="preserve"> и/или </w:t>
            </w:r>
            <w:r w:rsidRPr="00AC7155">
              <w:rPr>
                <w:color w:val="000000" w:themeColor="text1"/>
              </w:rPr>
              <w:t>FCA</w:t>
            </w:r>
            <w:r w:rsidRPr="00AC7155">
              <w:rPr>
                <w:color w:val="000000" w:themeColor="text1"/>
                <w:lang w:val="ru-RU"/>
              </w:rPr>
              <w:t xml:space="preserve"> в соответствии с Инкотермс редакции 2020 года, и включают стоимость упаковки, маркировки, </w:t>
            </w:r>
            <w:r w:rsidRPr="00AC7155">
              <w:rPr>
                <w:color w:val="000000" w:themeColor="text1"/>
                <w:lang w:val="ru-RU" w:eastAsia="tr-TR"/>
              </w:rPr>
              <w:t>шефмонтаж,</w:t>
            </w:r>
            <w:r w:rsidRPr="00AC7155">
              <w:rPr>
                <w:color w:val="000000" w:themeColor="text1"/>
                <w:lang w:val="ru-RU"/>
              </w:rPr>
              <w:t xml:space="preserve"> транспортировки до места погрузки Товара.</w:t>
            </w:r>
          </w:p>
          <w:p w14:paraId="6B3C52A9" w14:textId="77777777" w:rsidR="008869F5" w:rsidRPr="00AC7155" w:rsidRDefault="008869F5" w:rsidP="001E314C">
            <w:pPr>
              <w:pStyle w:val="aff"/>
              <w:jc w:val="both"/>
              <w:rPr>
                <w:color w:val="000000" w:themeColor="text1"/>
                <w:lang w:val="ru-RU"/>
              </w:rPr>
            </w:pPr>
          </w:p>
          <w:p w14:paraId="043C01BA" w14:textId="77777777" w:rsidR="008869F5" w:rsidRPr="00AC7155" w:rsidRDefault="008869F5" w:rsidP="001E314C">
            <w:pPr>
              <w:pStyle w:val="aff"/>
              <w:jc w:val="both"/>
              <w:rPr>
                <w:color w:val="000000" w:themeColor="text1"/>
                <w:lang w:val="ru-RU"/>
              </w:rPr>
            </w:pPr>
            <w:r w:rsidRPr="00AC7155">
              <w:rPr>
                <w:color w:val="000000" w:themeColor="text1"/>
                <w:lang w:val="ru-RU"/>
              </w:rPr>
              <w:t xml:space="preserve">2.2. Общая сумма настоящего Контракта согласно Приложению №1 составляет                             </w:t>
            </w:r>
            <w:r w:rsidRPr="00AC7155">
              <w:rPr>
                <w:b/>
                <w:bCs/>
                <w:color w:val="000000" w:themeColor="text1"/>
                <w:lang w:val="ru-RU"/>
              </w:rPr>
              <w:t>000,00</w:t>
            </w:r>
            <w:r w:rsidRPr="00AC7155">
              <w:rPr>
                <w:color w:val="000000" w:themeColor="text1"/>
                <w:lang w:val="ru-RU"/>
              </w:rPr>
              <w:t xml:space="preserve"> (</w:t>
            </w:r>
            <w:r w:rsidRPr="00AC7155">
              <w:rPr>
                <w:color w:val="000000" w:themeColor="text1"/>
                <w:lang w:val="ru-RU" w:eastAsia="tr-TR"/>
              </w:rPr>
              <w:t>долларов США ноль центов</w:t>
            </w:r>
            <w:r w:rsidRPr="00AC7155">
              <w:rPr>
                <w:color w:val="000000" w:themeColor="text1"/>
                <w:lang w:val="ru-RU"/>
              </w:rPr>
              <w:t>) долларов США. Из них 000, 00 (</w:t>
            </w:r>
            <w:r w:rsidRPr="00AC7155">
              <w:rPr>
                <w:color w:val="000000" w:themeColor="text1"/>
                <w:lang w:val="ru-RU" w:eastAsia="tr-TR"/>
              </w:rPr>
              <w:t>долларов США ноль центов</w:t>
            </w:r>
            <w:r w:rsidRPr="00AC7155">
              <w:rPr>
                <w:color w:val="000000" w:themeColor="text1"/>
                <w:lang w:val="ru-RU"/>
              </w:rPr>
              <w:t>) долл. США, стоимость товара, 000,00 (долларов США ноль центов) долл. США стоимость услуг.</w:t>
            </w:r>
          </w:p>
          <w:p w14:paraId="0D1AF871" w14:textId="77777777" w:rsidR="008869F5" w:rsidRPr="00AC7155" w:rsidRDefault="008869F5" w:rsidP="001E314C">
            <w:pPr>
              <w:pStyle w:val="aff"/>
              <w:jc w:val="both"/>
              <w:rPr>
                <w:color w:val="000000" w:themeColor="text1"/>
                <w:lang w:val="ru-RU" w:eastAsia="tr-TR"/>
              </w:rPr>
            </w:pPr>
            <w:r w:rsidRPr="00AC7155">
              <w:rPr>
                <w:color w:val="000000" w:themeColor="text1"/>
                <w:lang w:val="ru-RU" w:eastAsia="tr-TR"/>
              </w:rPr>
              <w:lastRenderedPageBreak/>
              <w:t>2.3. Цены являются твёрдыми и не подлежат изменению в течение всего периода действия настоящего Контракта.</w:t>
            </w:r>
          </w:p>
          <w:p w14:paraId="5EB9BF8C" w14:textId="77777777" w:rsidR="008869F5" w:rsidRPr="00AC7155" w:rsidRDefault="008869F5" w:rsidP="001E314C">
            <w:pPr>
              <w:pStyle w:val="aff"/>
              <w:jc w:val="both"/>
              <w:rPr>
                <w:color w:val="000000" w:themeColor="text1"/>
                <w:lang w:val="ru-RU" w:eastAsia="tr-TR"/>
              </w:rPr>
            </w:pPr>
          </w:p>
          <w:p w14:paraId="16F6360E" w14:textId="77777777" w:rsidR="008869F5" w:rsidRPr="00AC7155" w:rsidRDefault="008869F5" w:rsidP="008869F5">
            <w:pPr>
              <w:pStyle w:val="aff"/>
              <w:numPr>
                <w:ilvl w:val="0"/>
                <w:numId w:val="18"/>
              </w:numPr>
              <w:jc w:val="both"/>
              <w:rPr>
                <w:b/>
                <w:color w:val="000000" w:themeColor="text1"/>
                <w:lang w:eastAsia="tr-TR"/>
              </w:rPr>
            </w:pPr>
            <w:proofErr w:type="spellStart"/>
            <w:r w:rsidRPr="00AC7155">
              <w:rPr>
                <w:b/>
                <w:color w:val="000000" w:themeColor="text1"/>
                <w:lang w:eastAsia="tr-TR"/>
              </w:rPr>
              <w:t>Условия</w:t>
            </w:r>
            <w:proofErr w:type="spellEnd"/>
            <w:r w:rsidRPr="00AC7155">
              <w:rPr>
                <w:b/>
                <w:color w:val="000000" w:themeColor="text1"/>
                <w:lang w:eastAsia="tr-TR"/>
              </w:rPr>
              <w:t xml:space="preserve"> </w:t>
            </w:r>
            <w:proofErr w:type="spellStart"/>
            <w:r w:rsidRPr="00AC7155">
              <w:rPr>
                <w:b/>
                <w:color w:val="000000" w:themeColor="text1"/>
                <w:lang w:eastAsia="tr-TR"/>
              </w:rPr>
              <w:t>платежа</w:t>
            </w:r>
            <w:proofErr w:type="spellEnd"/>
            <w:r w:rsidRPr="00AC7155">
              <w:rPr>
                <w:b/>
                <w:color w:val="000000" w:themeColor="text1"/>
                <w:lang w:eastAsia="tr-TR"/>
              </w:rPr>
              <w:t>.</w:t>
            </w:r>
          </w:p>
          <w:p w14:paraId="7E84628A" w14:textId="77777777" w:rsidR="008869F5" w:rsidRPr="00AC7155" w:rsidRDefault="008869F5" w:rsidP="001E314C">
            <w:pPr>
              <w:pStyle w:val="aff"/>
              <w:ind w:left="360"/>
              <w:jc w:val="both"/>
              <w:rPr>
                <w:b/>
                <w:color w:val="000000" w:themeColor="text1"/>
                <w:lang w:eastAsia="tr-TR"/>
              </w:rPr>
            </w:pPr>
          </w:p>
          <w:p w14:paraId="37C555D3" w14:textId="77777777" w:rsidR="008869F5" w:rsidRPr="00AC7155" w:rsidRDefault="008869F5" w:rsidP="001E314C">
            <w:pPr>
              <w:pStyle w:val="aff"/>
              <w:jc w:val="both"/>
              <w:rPr>
                <w:color w:val="000000" w:themeColor="text1"/>
                <w:lang w:val="ru-RU" w:eastAsia="tr-TR"/>
              </w:rPr>
            </w:pPr>
            <w:r w:rsidRPr="00AC7155">
              <w:rPr>
                <w:color w:val="000000" w:themeColor="text1"/>
                <w:lang w:val="ru-RU" w:eastAsia="tr-TR"/>
              </w:rPr>
              <w:t>3.1. Платежи по настоящему Контракту будут производиться в долл. США следующим образом:</w:t>
            </w:r>
          </w:p>
          <w:p w14:paraId="287A45B6" w14:textId="71E67AB5" w:rsidR="008869F5" w:rsidRPr="00AC7155" w:rsidRDefault="008869F5" w:rsidP="001E314C">
            <w:pPr>
              <w:pStyle w:val="aff"/>
              <w:jc w:val="both"/>
              <w:rPr>
                <w:color w:val="000000" w:themeColor="text1"/>
                <w:lang w:val="ru-RU"/>
              </w:rPr>
            </w:pPr>
            <w:bookmarkStart w:id="2" w:name="_Hlk130802439"/>
            <w:r w:rsidRPr="00AC7155">
              <w:rPr>
                <w:rFonts w:eastAsia="SimSun"/>
                <w:color w:val="000000" w:themeColor="text1"/>
                <w:lang w:val="ru-RU"/>
              </w:rPr>
              <w:t xml:space="preserve">а) Первая оплата: 30% от обшей стоимости контракта </w:t>
            </w:r>
            <w:r w:rsidRPr="00AC7155">
              <w:rPr>
                <w:rFonts w:eastAsia="SimSun"/>
                <w:b/>
                <w:bCs/>
                <w:color w:val="000000" w:themeColor="text1"/>
                <w:lang w:val="ru-RU"/>
              </w:rPr>
              <w:t>000.00</w:t>
            </w:r>
            <w:r w:rsidRPr="00AC7155">
              <w:rPr>
                <w:rFonts w:eastAsia="SimSun"/>
                <w:color w:val="000000" w:themeColor="text1"/>
                <w:lang w:val="ru-RU"/>
              </w:rPr>
              <w:t xml:space="preserve"> (долларов США ноль центов) долл. США предоплата будет осуществлена посредством банковского перевода денежных средств на счет </w:t>
            </w:r>
            <w:r w:rsidR="00A77FEF" w:rsidRPr="00AC7155">
              <w:rPr>
                <w:color w:val="000000" w:themeColor="text1"/>
                <w:lang w:val="ru-RU"/>
              </w:rPr>
              <w:t>Исполнителя</w:t>
            </w:r>
            <w:r w:rsidRPr="00AC7155">
              <w:rPr>
                <w:rFonts w:eastAsia="SimSun"/>
                <w:color w:val="000000" w:themeColor="text1"/>
                <w:lang w:val="ru-RU"/>
              </w:rPr>
              <w:t xml:space="preserve"> в течение 10 (десяти) банковских дней </w:t>
            </w:r>
            <w:r w:rsidRPr="00AC7155">
              <w:rPr>
                <w:rFonts w:eastAsia="SimSun"/>
                <w:color w:val="000000" w:themeColor="text1"/>
              </w:rPr>
              <w:t>c</w:t>
            </w:r>
            <w:r w:rsidRPr="00AC7155">
              <w:rPr>
                <w:rFonts w:eastAsia="SimSun"/>
                <w:color w:val="000000" w:themeColor="text1"/>
                <w:lang w:val="ru-RU"/>
              </w:rPr>
              <w:t xml:space="preserve"> даты предоставления копии проформа инвойса</w:t>
            </w:r>
            <w:r w:rsidR="00085D7C" w:rsidRPr="00AC7155">
              <w:rPr>
                <w:lang w:val="ru-RU"/>
              </w:rPr>
              <w:t xml:space="preserve"> и </w:t>
            </w:r>
            <w:r w:rsidR="00085D7C" w:rsidRPr="00AC7155">
              <w:rPr>
                <w:rFonts w:eastAsia="SimSun"/>
                <w:color w:val="000000" w:themeColor="text1"/>
                <w:lang w:val="ru-RU"/>
              </w:rPr>
              <w:t xml:space="preserve">с предоставлением банковской гарантии </w:t>
            </w:r>
            <w:r w:rsidR="00A77FEF" w:rsidRPr="00AC7155">
              <w:rPr>
                <w:color w:val="000000" w:themeColor="text1"/>
                <w:lang w:val="ru-RU"/>
              </w:rPr>
              <w:t>Исполнителя</w:t>
            </w:r>
            <w:r w:rsidR="00085D7C" w:rsidRPr="00AC7155">
              <w:rPr>
                <w:rFonts w:eastAsia="SimSun"/>
                <w:color w:val="000000" w:themeColor="text1"/>
                <w:lang w:val="ru-RU"/>
              </w:rPr>
              <w:t xml:space="preserve"> на возврат платежа в случае неисполнения обязательств по Договору.</w:t>
            </w:r>
          </w:p>
          <w:p w14:paraId="75D12A96" w14:textId="43925DD1" w:rsidR="008869F5" w:rsidRPr="00AC7155" w:rsidRDefault="008869F5" w:rsidP="00085D7C">
            <w:pPr>
              <w:pStyle w:val="aff"/>
              <w:jc w:val="both"/>
              <w:rPr>
                <w:color w:val="000000" w:themeColor="text1"/>
                <w:lang w:val="ru-RU"/>
              </w:rPr>
            </w:pPr>
            <w:r w:rsidRPr="00AC7155">
              <w:rPr>
                <w:color w:val="000000" w:themeColor="text1"/>
              </w:rPr>
              <w:t>b</w:t>
            </w:r>
            <w:r w:rsidRPr="00AC7155">
              <w:rPr>
                <w:color w:val="000000" w:themeColor="text1"/>
                <w:lang w:val="ru-RU"/>
              </w:rPr>
              <w:t xml:space="preserve">) Вторая оплата: </w:t>
            </w:r>
            <w:r w:rsidRPr="00AC7155">
              <w:rPr>
                <w:b/>
                <w:bCs/>
                <w:color w:val="000000" w:themeColor="text1"/>
                <w:lang w:val="ru-RU"/>
              </w:rPr>
              <w:t>000.00</w:t>
            </w:r>
            <w:r w:rsidRPr="00AC7155">
              <w:rPr>
                <w:color w:val="000000" w:themeColor="text1"/>
                <w:lang w:val="ru-RU"/>
              </w:rPr>
              <w:t xml:space="preserve"> (долларов США ноль центов) долл. США будет оплачена путём банковского перевода на указанный счёт </w:t>
            </w:r>
            <w:r w:rsidR="00A77FEF" w:rsidRPr="00AC7155">
              <w:rPr>
                <w:color w:val="000000" w:themeColor="text1"/>
                <w:lang w:val="ru-RU"/>
              </w:rPr>
              <w:t>Исполнителя</w:t>
            </w:r>
            <w:r w:rsidRPr="00AC7155">
              <w:rPr>
                <w:color w:val="000000" w:themeColor="text1"/>
                <w:lang w:val="ru-RU"/>
              </w:rPr>
              <w:t xml:space="preserve"> в течение 10 (</w:t>
            </w:r>
            <w:r w:rsidRPr="00AC7155">
              <w:rPr>
                <w:rFonts w:eastAsia="SimSun"/>
                <w:color w:val="000000" w:themeColor="text1"/>
                <w:lang w:val="ru-RU"/>
              </w:rPr>
              <w:t>десяти</w:t>
            </w:r>
            <w:r w:rsidRPr="00AC7155">
              <w:rPr>
                <w:color w:val="000000" w:themeColor="text1"/>
                <w:lang w:val="ru-RU"/>
              </w:rPr>
              <w:t>) банковских дней</w:t>
            </w:r>
            <w:r w:rsidR="00085D7C" w:rsidRPr="00AC7155">
              <w:rPr>
                <w:rFonts w:eastAsia="SimSun"/>
                <w:color w:val="000000" w:themeColor="text1"/>
                <w:lang w:val="ru-RU"/>
              </w:rPr>
              <w:t xml:space="preserve"> с предоставлением банковской гарантии </w:t>
            </w:r>
            <w:r w:rsidR="00A77FEF" w:rsidRPr="00AC7155">
              <w:rPr>
                <w:color w:val="000000" w:themeColor="text1"/>
                <w:lang w:val="ru-RU"/>
              </w:rPr>
              <w:t>Исполнителя</w:t>
            </w:r>
            <w:r w:rsidR="00085D7C" w:rsidRPr="00AC7155">
              <w:rPr>
                <w:rFonts w:eastAsia="SimSun"/>
                <w:color w:val="000000" w:themeColor="text1"/>
                <w:lang w:val="ru-RU"/>
              </w:rPr>
              <w:t xml:space="preserve"> на возврат платежа в случае неисполнения обязательств по Договору и</w:t>
            </w:r>
            <w:r w:rsidRPr="00AC7155">
              <w:rPr>
                <w:color w:val="000000" w:themeColor="text1"/>
                <w:lang w:val="ru-RU"/>
              </w:rPr>
              <w:t xml:space="preserve"> с даты предоставления следующих отгрузочных документов после отгрузки:</w:t>
            </w:r>
          </w:p>
          <w:p w14:paraId="745BA3AA" w14:textId="77777777" w:rsidR="008869F5" w:rsidRPr="00AC7155" w:rsidRDefault="008869F5" w:rsidP="001E314C">
            <w:pPr>
              <w:pStyle w:val="NormalWeb1"/>
              <w:spacing w:before="0" w:after="0"/>
              <w:jc w:val="both"/>
              <w:rPr>
                <w:rFonts w:ascii="Times New Roman" w:hAnsi="Times New Roman"/>
                <w:color w:val="000000" w:themeColor="text1"/>
                <w:szCs w:val="24"/>
              </w:rPr>
            </w:pPr>
            <w:r w:rsidRPr="00AC7155">
              <w:rPr>
                <w:rFonts w:ascii="Times New Roman" w:hAnsi="Times New Roman"/>
                <w:color w:val="000000" w:themeColor="text1"/>
                <w:szCs w:val="24"/>
              </w:rPr>
              <w:t>а) Коммерческий инвойс – копия;</w:t>
            </w:r>
          </w:p>
          <w:p w14:paraId="7AA2B59A" w14:textId="77777777" w:rsidR="008869F5" w:rsidRPr="00AC7155" w:rsidRDefault="008869F5" w:rsidP="001E314C">
            <w:pPr>
              <w:pStyle w:val="NormalWeb1"/>
              <w:spacing w:before="0" w:after="0"/>
              <w:jc w:val="both"/>
              <w:rPr>
                <w:rFonts w:ascii="Times New Roman" w:hAnsi="Times New Roman"/>
                <w:color w:val="000000" w:themeColor="text1"/>
                <w:szCs w:val="24"/>
              </w:rPr>
            </w:pPr>
            <w:r w:rsidRPr="00AC7155">
              <w:rPr>
                <w:rFonts w:ascii="Times New Roman" w:hAnsi="Times New Roman"/>
                <w:color w:val="000000" w:themeColor="text1"/>
                <w:szCs w:val="24"/>
              </w:rPr>
              <w:t>b) Коносамент на смешанные перевозки и/или авианакладная – копия;</w:t>
            </w:r>
          </w:p>
          <w:p w14:paraId="4F1DD718" w14:textId="77777777" w:rsidR="008869F5" w:rsidRPr="00AC7155" w:rsidRDefault="008869F5" w:rsidP="001E314C">
            <w:pPr>
              <w:pStyle w:val="NormalWeb1"/>
              <w:spacing w:before="0" w:after="0"/>
              <w:jc w:val="both"/>
              <w:rPr>
                <w:rFonts w:ascii="Times New Roman" w:hAnsi="Times New Roman"/>
                <w:color w:val="000000" w:themeColor="text1"/>
                <w:szCs w:val="24"/>
              </w:rPr>
            </w:pPr>
            <w:r w:rsidRPr="00AC7155">
              <w:rPr>
                <w:rFonts w:ascii="Times New Roman" w:hAnsi="Times New Roman"/>
                <w:color w:val="000000" w:themeColor="text1"/>
                <w:szCs w:val="24"/>
              </w:rPr>
              <w:t>c) Упаковочный лист – копия.</w:t>
            </w:r>
          </w:p>
          <w:p w14:paraId="46D1A130" w14:textId="77777777" w:rsidR="008869F5" w:rsidRPr="00AC7155" w:rsidRDefault="008869F5" w:rsidP="001E314C">
            <w:pPr>
              <w:pStyle w:val="NormalWeb1"/>
              <w:spacing w:before="0" w:after="0"/>
              <w:jc w:val="both"/>
              <w:rPr>
                <w:rFonts w:ascii="Times New Roman" w:hAnsi="Times New Roman"/>
                <w:color w:val="000000" w:themeColor="text1"/>
                <w:szCs w:val="24"/>
              </w:rPr>
            </w:pPr>
          </w:p>
          <w:p w14:paraId="732196BC" w14:textId="55A043C7" w:rsidR="008869F5" w:rsidRPr="00AC7155" w:rsidRDefault="008869F5" w:rsidP="001E314C">
            <w:pPr>
              <w:pStyle w:val="NormalWeb1"/>
              <w:spacing w:before="0" w:after="0"/>
              <w:jc w:val="both"/>
              <w:rPr>
                <w:rFonts w:ascii="Times New Roman" w:hAnsi="Times New Roman"/>
                <w:color w:val="000000" w:themeColor="text1"/>
                <w:szCs w:val="24"/>
              </w:rPr>
            </w:pPr>
            <w:r w:rsidRPr="00AC7155">
              <w:rPr>
                <w:rFonts w:ascii="Times New Roman" w:hAnsi="Times New Roman"/>
                <w:color w:val="000000" w:themeColor="text1"/>
                <w:szCs w:val="24"/>
                <w:lang w:val="en-US"/>
              </w:rPr>
              <w:t>c</w:t>
            </w:r>
            <w:r w:rsidRPr="00AC7155">
              <w:rPr>
                <w:rFonts w:ascii="Times New Roman" w:hAnsi="Times New Roman"/>
                <w:color w:val="000000" w:themeColor="text1"/>
                <w:szCs w:val="24"/>
              </w:rPr>
              <w:t xml:space="preserve">) Третья оплата: </w:t>
            </w:r>
            <w:r w:rsidRPr="00AC7155">
              <w:rPr>
                <w:rFonts w:ascii="Times New Roman" w:hAnsi="Times New Roman"/>
                <w:b/>
                <w:bCs/>
                <w:color w:val="000000" w:themeColor="text1"/>
                <w:szCs w:val="24"/>
              </w:rPr>
              <w:t>000.00</w:t>
            </w:r>
            <w:r w:rsidRPr="00AC7155">
              <w:rPr>
                <w:rFonts w:ascii="Times New Roman" w:hAnsi="Times New Roman"/>
                <w:color w:val="000000" w:themeColor="text1"/>
                <w:szCs w:val="24"/>
              </w:rPr>
              <w:t xml:space="preserve"> (долларов США ноль центов) долларов США от стоимости контракта за товар и услуги, будет осуществлена посредством банковского перевода денежных средств на счет </w:t>
            </w:r>
            <w:r w:rsidR="00A77FEF" w:rsidRPr="00AC7155">
              <w:rPr>
                <w:rFonts w:ascii="Times New Roman" w:hAnsi="Times New Roman"/>
                <w:color w:val="000000" w:themeColor="text1"/>
                <w:szCs w:val="24"/>
              </w:rPr>
              <w:t>Исполнителя</w:t>
            </w:r>
            <w:r w:rsidRPr="00AC7155">
              <w:rPr>
                <w:rFonts w:ascii="Times New Roman" w:hAnsi="Times New Roman"/>
                <w:color w:val="000000" w:themeColor="text1"/>
                <w:szCs w:val="24"/>
              </w:rPr>
              <w:t xml:space="preserve"> в течение 10 (десяти) банковских дней </w:t>
            </w:r>
            <w:r w:rsidRPr="00AC7155">
              <w:rPr>
                <w:rFonts w:ascii="Times New Roman" w:hAnsi="Times New Roman"/>
                <w:color w:val="000000" w:themeColor="text1"/>
                <w:szCs w:val="24"/>
                <w:lang w:val="en-US"/>
              </w:rPr>
              <w:t>c</w:t>
            </w:r>
            <w:r w:rsidRPr="00AC7155">
              <w:rPr>
                <w:rFonts w:ascii="Times New Roman" w:hAnsi="Times New Roman"/>
                <w:color w:val="000000" w:themeColor="text1"/>
                <w:szCs w:val="24"/>
              </w:rPr>
              <w:t xml:space="preserve"> даты подписания Акта Окончательной Приёмки.</w:t>
            </w:r>
          </w:p>
          <w:p w14:paraId="6AA0A481" w14:textId="77777777" w:rsidR="008869F5" w:rsidRPr="00AC7155" w:rsidRDefault="008869F5" w:rsidP="001E314C">
            <w:pPr>
              <w:pStyle w:val="NormalWeb1"/>
              <w:spacing w:before="0" w:after="0"/>
              <w:jc w:val="both"/>
              <w:rPr>
                <w:rFonts w:ascii="Times New Roman" w:hAnsi="Times New Roman"/>
                <w:color w:val="000000" w:themeColor="text1"/>
                <w:szCs w:val="24"/>
              </w:rPr>
            </w:pPr>
            <w:r w:rsidRPr="00AC7155">
              <w:rPr>
                <w:rFonts w:ascii="Times New Roman" w:hAnsi="Times New Roman"/>
                <w:color w:val="000000" w:themeColor="text1"/>
                <w:szCs w:val="24"/>
              </w:rPr>
              <w:t>Оплата за услуги осуществляется при предоставлении:</w:t>
            </w:r>
          </w:p>
          <w:p w14:paraId="2FD3CC98" w14:textId="77777777" w:rsidR="008869F5" w:rsidRPr="00AC7155" w:rsidRDefault="008869F5" w:rsidP="001E314C">
            <w:pPr>
              <w:pStyle w:val="NormalWeb1"/>
              <w:spacing w:before="0" w:after="0"/>
              <w:jc w:val="both"/>
              <w:rPr>
                <w:rFonts w:ascii="Times New Roman" w:hAnsi="Times New Roman"/>
                <w:color w:val="000000" w:themeColor="text1"/>
                <w:szCs w:val="24"/>
              </w:rPr>
            </w:pPr>
            <w:r w:rsidRPr="00AC7155">
              <w:rPr>
                <w:rFonts w:ascii="Times New Roman" w:hAnsi="Times New Roman"/>
                <w:color w:val="000000" w:themeColor="text1"/>
                <w:szCs w:val="24"/>
              </w:rPr>
              <w:t>Акта Окончательной Приёмки и Сертификата Резиденства с Заверенным Апостиллом.</w:t>
            </w:r>
          </w:p>
          <w:p w14:paraId="6B5CB3FD" w14:textId="77777777" w:rsidR="008869F5" w:rsidRPr="00AC7155" w:rsidRDefault="008869F5" w:rsidP="001E314C">
            <w:pPr>
              <w:pStyle w:val="NormalWeb1"/>
              <w:spacing w:before="0" w:after="0"/>
              <w:jc w:val="both"/>
              <w:rPr>
                <w:rFonts w:ascii="Times New Roman" w:hAnsi="Times New Roman"/>
                <w:color w:val="000000" w:themeColor="text1"/>
                <w:szCs w:val="24"/>
              </w:rPr>
            </w:pPr>
          </w:p>
          <w:bookmarkEnd w:id="2"/>
          <w:p w14:paraId="5E71E9C5" w14:textId="77777777" w:rsidR="008869F5" w:rsidRPr="00AC7155" w:rsidRDefault="008869F5" w:rsidP="008869F5">
            <w:pPr>
              <w:numPr>
                <w:ilvl w:val="0"/>
                <w:numId w:val="18"/>
              </w:numPr>
              <w:jc w:val="both"/>
              <w:rPr>
                <w:rFonts w:ascii="Times New Roman" w:hAnsi="Times New Roman"/>
                <w:b/>
                <w:color w:val="000000" w:themeColor="text1"/>
              </w:rPr>
            </w:pPr>
            <w:r w:rsidRPr="00AC7155">
              <w:rPr>
                <w:rFonts w:ascii="Times New Roman" w:hAnsi="Times New Roman"/>
                <w:b/>
                <w:color w:val="000000" w:themeColor="text1"/>
              </w:rPr>
              <w:t>Срок поставки.</w:t>
            </w:r>
          </w:p>
          <w:p w14:paraId="532203F4" w14:textId="77777777" w:rsidR="008869F5" w:rsidRPr="00AC7155" w:rsidRDefault="008869F5" w:rsidP="001E314C">
            <w:pPr>
              <w:ind w:left="360"/>
              <w:jc w:val="both"/>
              <w:rPr>
                <w:rFonts w:ascii="Times New Roman" w:hAnsi="Times New Roman"/>
                <w:b/>
                <w:color w:val="000000" w:themeColor="text1"/>
              </w:rPr>
            </w:pPr>
          </w:p>
          <w:p w14:paraId="5AFE9C3A" w14:textId="3A339CA5" w:rsidR="008869F5" w:rsidRPr="00AC7155" w:rsidRDefault="008869F5" w:rsidP="001E314C">
            <w:pPr>
              <w:pStyle w:val="aff"/>
              <w:jc w:val="both"/>
              <w:rPr>
                <w:color w:val="000000" w:themeColor="text1"/>
                <w:lang w:val="ru-RU"/>
              </w:rPr>
            </w:pPr>
            <w:r w:rsidRPr="00AC7155">
              <w:rPr>
                <w:color w:val="000000" w:themeColor="text1"/>
                <w:lang w:val="ru-RU"/>
              </w:rPr>
              <w:t xml:space="preserve">4.1 Срок изготовления товара включая поставку на условиях </w:t>
            </w:r>
            <w:r w:rsidRPr="00AC7155">
              <w:rPr>
                <w:color w:val="000000" w:themeColor="text1"/>
                <w:lang w:val="en-US"/>
              </w:rPr>
              <w:t>FOB</w:t>
            </w:r>
            <w:r w:rsidRPr="00AC7155">
              <w:rPr>
                <w:color w:val="000000" w:themeColor="text1"/>
                <w:lang w:val="ru-RU"/>
              </w:rPr>
              <w:t xml:space="preserve"> / </w:t>
            </w:r>
            <w:r w:rsidRPr="00AC7155">
              <w:rPr>
                <w:color w:val="000000" w:themeColor="text1"/>
              </w:rPr>
              <w:t>FCA</w:t>
            </w:r>
            <w:r w:rsidRPr="00AC7155">
              <w:rPr>
                <w:color w:val="000000" w:themeColor="text1"/>
                <w:lang w:val="ru-RU"/>
              </w:rPr>
              <w:t xml:space="preserve"> составляет </w:t>
            </w:r>
            <w:ins w:id="3" w:author="Islombek Zokirov" w:date="2024-11-13T14:04:00Z">
              <w:r w:rsidR="00F95E6A" w:rsidRPr="00F95E6A">
                <w:rPr>
                  <w:color w:val="000000" w:themeColor="text1"/>
                  <w:lang w:val="ru-RU"/>
                  <w:rPrChange w:id="4" w:author="Islombek Zokirov" w:date="2024-11-13T14:04:00Z">
                    <w:rPr>
                      <w:color w:val="000000" w:themeColor="text1"/>
                      <w:lang w:val="en-US"/>
                    </w:rPr>
                  </w:rPrChange>
                </w:rPr>
                <w:t>6</w:t>
              </w:r>
            </w:ins>
            <w:del w:id="5" w:author="Islombek Zokirov" w:date="2024-11-13T14:04:00Z">
              <w:r w:rsidR="009C0322" w:rsidRPr="00AC7155" w:rsidDel="00F95E6A">
                <w:rPr>
                  <w:color w:val="000000" w:themeColor="text1"/>
                  <w:lang w:val="ru-RU"/>
                </w:rPr>
                <w:delText>18</w:delText>
              </w:r>
            </w:del>
            <w:r w:rsidR="009C0322" w:rsidRPr="00AC7155">
              <w:rPr>
                <w:color w:val="000000" w:themeColor="text1"/>
                <w:lang w:val="ru-RU"/>
              </w:rPr>
              <w:t xml:space="preserve">0 </w:t>
            </w:r>
            <w:r w:rsidR="009C0322" w:rsidRPr="00E54FED">
              <w:rPr>
                <w:color w:val="000000" w:themeColor="text1"/>
                <w:lang w:val="ru-RU"/>
              </w:rPr>
              <w:t>(</w:t>
            </w:r>
            <w:del w:id="6" w:author="Islombek Zokirov" w:date="2024-11-13T14:04:00Z">
              <w:r w:rsidR="00CB29F0" w:rsidRPr="00CB29F0" w:rsidDel="00F95E6A">
                <w:rPr>
                  <w:color w:val="000000" w:themeColor="text1"/>
                  <w:lang w:val="ru-RU"/>
                </w:rPr>
                <w:delText>сто во</w:delText>
              </w:r>
            </w:del>
            <w:del w:id="7" w:author="Islombek Zokirov" w:date="2024-11-13T14:05:00Z">
              <w:r w:rsidR="00CB29F0" w:rsidRPr="00CB29F0" w:rsidDel="00F95E6A">
                <w:rPr>
                  <w:color w:val="000000" w:themeColor="text1"/>
                  <w:lang w:val="ru-RU"/>
                </w:rPr>
                <w:delText>сем</w:delText>
              </w:r>
            </w:del>
            <w:ins w:id="8" w:author="Islombek Zokirov" w:date="2024-11-13T14:05:00Z">
              <w:r w:rsidR="00F95E6A">
                <w:rPr>
                  <w:color w:val="000000" w:themeColor="text1"/>
                  <w:lang w:val="ru-RU"/>
                </w:rPr>
                <w:t>шест</w:t>
              </w:r>
            </w:ins>
            <w:r w:rsidR="00CB29F0" w:rsidRPr="00CB29F0">
              <w:rPr>
                <w:color w:val="000000" w:themeColor="text1"/>
                <w:lang w:val="ru-RU"/>
              </w:rPr>
              <w:t>ьдесят</w:t>
            </w:r>
            <w:r w:rsidRPr="00AC7155">
              <w:rPr>
                <w:color w:val="000000" w:themeColor="text1"/>
                <w:lang w:val="ru-RU"/>
              </w:rPr>
              <w:t>) календарных дней с даты подписание контракта.</w:t>
            </w:r>
          </w:p>
          <w:p w14:paraId="74BC4F2F" w14:textId="77777777" w:rsidR="008869F5" w:rsidRPr="00AC7155" w:rsidRDefault="008869F5" w:rsidP="001E314C">
            <w:pPr>
              <w:pStyle w:val="aff"/>
              <w:jc w:val="both"/>
              <w:rPr>
                <w:color w:val="000000" w:themeColor="text1"/>
                <w:lang w:val="ru-RU"/>
              </w:rPr>
            </w:pPr>
            <w:r w:rsidRPr="00AC7155">
              <w:rPr>
                <w:color w:val="000000" w:themeColor="text1"/>
                <w:lang w:val="ru-RU"/>
              </w:rPr>
              <w:t>Более ранняя поставка Товар допускается.</w:t>
            </w:r>
          </w:p>
          <w:p w14:paraId="7736B069" w14:textId="77777777" w:rsidR="008869F5" w:rsidRPr="00AC7155" w:rsidRDefault="008869F5" w:rsidP="001E314C">
            <w:pPr>
              <w:pStyle w:val="aff"/>
              <w:jc w:val="both"/>
              <w:rPr>
                <w:color w:val="000000" w:themeColor="text1"/>
                <w:lang w:val="ru-RU"/>
              </w:rPr>
            </w:pPr>
            <w:r w:rsidRPr="00AC7155">
              <w:rPr>
                <w:color w:val="000000" w:themeColor="text1"/>
                <w:lang w:val="ru-RU"/>
              </w:rPr>
              <w:lastRenderedPageBreak/>
              <w:t>4.2 Перегрузка Товар разрешается.</w:t>
            </w:r>
          </w:p>
          <w:p w14:paraId="081AB38B" w14:textId="77777777" w:rsidR="008869F5" w:rsidRPr="00AC7155" w:rsidRDefault="008869F5" w:rsidP="001E314C">
            <w:pPr>
              <w:pStyle w:val="aff"/>
              <w:jc w:val="both"/>
              <w:rPr>
                <w:color w:val="000000" w:themeColor="text1"/>
                <w:lang w:val="ru-RU"/>
              </w:rPr>
            </w:pPr>
            <w:r w:rsidRPr="00AC7155">
              <w:rPr>
                <w:color w:val="000000" w:themeColor="text1"/>
                <w:lang w:val="ru-RU"/>
              </w:rPr>
              <w:t>4.3 Частичная отгрузка Товар разрешается.</w:t>
            </w:r>
          </w:p>
          <w:p w14:paraId="036697AB" w14:textId="535CA19C" w:rsidR="008869F5" w:rsidRPr="00AC7155" w:rsidRDefault="008869F5" w:rsidP="001E314C">
            <w:pPr>
              <w:pStyle w:val="aff"/>
              <w:jc w:val="both"/>
              <w:rPr>
                <w:color w:val="000000" w:themeColor="text1"/>
                <w:lang w:val="ru-RU"/>
              </w:rPr>
            </w:pPr>
            <w:r w:rsidRPr="00AC7155">
              <w:rPr>
                <w:color w:val="000000" w:themeColor="text1"/>
                <w:lang w:val="ru-RU"/>
              </w:rPr>
              <w:t xml:space="preserve">4.4. Срок оказания услуг составляет в течение </w:t>
            </w:r>
            <w:r w:rsidR="00085D7C" w:rsidRPr="00AC7155">
              <w:rPr>
                <w:color w:val="000000" w:themeColor="text1"/>
                <w:lang w:val="ru-RU"/>
              </w:rPr>
              <w:t>____</w:t>
            </w:r>
            <w:r w:rsidRPr="00AC7155">
              <w:rPr>
                <w:color w:val="000000" w:themeColor="text1"/>
                <w:lang w:val="ru-RU"/>
              </w:rPr>
              <w:t xml:space="preserve"> дней с даты получение извещение от </w:t>
            </w:r>
            <w:r w:rsidR="00AE2F09" w:rsidRPr="00AC7155">
              <w:rPr>
                <w:lang w:val="ru-RU"/>
              </w:rPr>
              <w:t>Заказчика</w:t>
            </w:r>
            <w:r w:rsidRPr="00AC7155">
              <w:rPr>
                <w:color w:val="000000" w:themeColor="text1"/>
                <w:lang w:val="ru-RU"/>
              </w:rPr>
              <w:t xml:space="preserve"> о готовности к установк</w:t>
            </w:r>
            <w:r w:rsidR="00085D7C" w:rsidRPr="00AC7155">
              <w:rPr>
                <w:color w:val="000000" w:themeColor="text1"/>
                <w:lang w:val="ru-RU"/>
              </w:rPr>
              <w:t>е</w:t>
            </w:r>
            <w:r w:rsidRPr="00AC7155">
              <w:rPr>
                <w:color w:val="000000" w:themeColor="text1"/>
                <w:lang w:val="ru-RU"/>
              </w:rPr>
              <w:t xml:space="preserve"> Товара</w:t>
            </w:r>
          </w:p>
          <w:p w14:paraId="11D52921" w14:textId="77777777" w:rsidR="008869F5" w:rsidRPr="00AC7155" w:rsidRDefault="008869F5" w:rsidP="001E314C">
            <w:pPr>
              <w:pStyle w:val="aff"/>
              <w:jc w:val="both"/>
              <w:rPr>
                <w:color w:val="000000" w:themeColor="text1"/>
                <w:lang w:val="ru-RU"/>
              </w:rPr>
            </w:pPr>
          </w:p>
          <w:p w14:paraId="39979EB2" w14:textId="77777777" w:rsidR="008869F5" w:rsidRPr="00AC7155" w:rsidRDefault="008869F5" w:rsidP="001E314C">
            <w:pPr>
              <w:pStyle w:val="aff"/>
              <w:jc w:val="both"/>
              <w:rPr>
                <w:color w:val="000000" w:themeColor="text1"/>
                <w:lang w:val="ru-RU"/>
              </w:rPr>
            </w:pPr>
          </w:p>
          <w:p w14:paraId="08AFE5FD" w14:textId="166AC017" w:rsidR="008869F5" w:rsidRPr="00AC7155" w:rsidRDefault="008869F5" w:rsidP="008869F5">
            <w:pPr>
              <w:pStyle w:val="aff"/>
              <w:numPr>
                <w:ilvl w:val="0"/>
                <w:numId w:val="28"/>
              </w:numPr>
              <w:ind w:left="317" w:hanging="283"/>
              <w:jc w:val="both"/>
              <w:rPr>
                <w:b/>
                <w:color w:val="000000" w:themeColor="text1"/>
                <w:lang w:eastAsia="tr-TR"/>
              </w:rPr>
            </w:pPr>
            <w:proofErr w:type="spellStart"/>
            <w:r w:rsidRPr="00AC7155">
              <w:rPr>
                <w:b/>
                <w:color w:val="000000" w:themeColor="text1"/>
                <w:lang w:eastAsia="tr-TR"/>
              </w:rPr>
              <w:t>Обязанности</w:t>
            </w:r>
            <w:proofErr w:type="spellEnd"/>
            <w:r w:rsidRPr="00AC7155">
              <w:rPr>
                <w:b/>
                <w:color w:val="000000" w:themeColor="text1"/>
                <w:lang w:eastAsia="tr-TR"/>
              </w:rPr>
              <w:t xml:space="preserve"> </w:t>
            </w:r>
            <w:r w:rsidR="00A77FEF" w:rsidRPr="00AC7155">
              <w:rPr>
                <w:b/>
                <w:color w:val="000000" w:themeColor="text1"/>
                <w:lang w:val="ru-RU" w:eastAsia="tr-TR"/>
              </w:rPr>
              <w:t>Исполнителя</w:t>
            </w:r>
            <w:r w:rsidRPr="00AC7155">
              <w:rPr>
                <w:b/>
                <w:color w:val="000000" w:themeColor="text1"/>
                <w:lang w:eastAsia="tr-TR"/>
              </w:rPr>
              <w:t>.</w:t>
            </w:r>
          </w:p>
          <w:p w14:paraId="5F16CDC9" w14:textId="2B843FF6" w:rsidR="008869F5" w:rsidRPr="00AC7155" w:rsidRDefault="00A77FEF" w:rsidP="001E314C">
            <w:pPr>
              <w:pStyle w:val="aff"/>
              <w:jc w:val="both"/>
              <w:rPr>
                <w:color w:val="000000" w:themeColor="text1"/>
              </w:rPr>
            </w:pPr>
            <w:proofErr w:type="spellStart"/>
            <w:r w:rsidRPr="00AC7155">
              <w:rPr>
                <w:color w:val="000000" w:themeColor="text1"/>
              </w:rPr>
              <w:t>Исполнитель</w:t>
            </w:r>
            <w:proofErr w:type="spellEnd"/>
            <w:r w:rsidR="008869F5" w:rsidRPr="00AC7155">
              <w:rPr>
                <w:color w:val="000000" w:themeColor="text1"/>
              </w:rPr>
              <w:t xml:space="preserve"> </w:t>
            </w:r>
            <w:proofErr w:type="spellStart"/>
            <w:r w:rsidR="008869F5" w:rsidRPr="00AC7155">
              <w:rPr>
                <w:color w:val="000000" w:themeColor="text1"/>
              </w:rPr>
              <w:t>обязуется</w:t>
            </w:r>
            <w:proofErr w:type="spellEnd"/>
            <w:r w:rsidR="008869F5" w:rsidRPr="00AC7155">
              <w:rPr>
                <w:color w:val="000000" w:themeColor="text1"/>
              </w:rPr>
              <w:t>:</w:t>
            </w:r>
          </w:p>
          <w:p w14:paraId="08E17EAD" w14:textId="20204458" w:rsidR="008869F5" w:rsidRPr="00AC7155" w:rsidRDefault="008869F5" w:rsidP="001E314C">
            <w:pPr>
              <w:pStyle w:val="aff"/>
              <w:jc w:val="both"/>
              <w:rPr>
                <w:color w:val="000000" w:themeColor="text1"/>
                <w:lang w:val="ru-RU"/>
              </w:rPr>
            </w:pPr>
            <w:r w:rsidRPr="00AC7155">
              <w:rPr>
                <w:color w:val="000000" w:themeColor="text1"/>
                <w:lang w:val="ru-RU"/>
              </w:rPr>
              <w:t xml:space="preserve">5.1. Поставить Товар по спецификации, количеству, качеству и по ценам, согласно Приложению №1 к данному Контракту и в сроки, указанные в пункте 4 настоящего Контракта, произвести </w:t>
            </w:r>
            <w:proofErr w:type="spellStart"/>
            <w:r w:rsidRPr="00AC7155">
              <w:rPr>
                <w:color w:val="000000" w:themeColor="text1"/>
                <w:lang w:val="ru-RU"/>
              </w:rPr>
              <w:t>супервайзинг</w:t>
            </w:r>
            <w:proofErr w:type="spellEnd"/>
            <w:r w:rsidRPr="00AC7155">
              <w:rPr>
                <w:color w:val="000000" w:themeColor="text1"/>
                <w:lang w:val="ru-RU"/>
              </w:rPr>
              <w:t xml:space="preserve">, пуска-наладку и передать его </w:t>
            </w:r>
            <w:r w:rsidR="00AE2F09" w:rsidRPr="00AC7155">
              <w:rPr>
                <w:lang w:val="ru-RU"/>
              </w:rPr>
              <w:t>Заказчику</w:t>
            </w:r>
            <w:r w:rsidRPr="00AC7155">
              <w:rPr>
                <w:color w:val="000000" w:themeColor="text1"/>
                <w:lang w:val="ru-RU"/>
              </w:rPr>
              <w:t xml:space="preserve"> в рабочем состоянии путем подписания Акта выполненных работ.</w:t>
            </w:r>
          </w:p>
          <w:p w14:paraId="4DC5607A" w14:textId="77777777" w:rsidR="008869F5" w:rsidRPr="00AC7155" w:rsidRDefault="008869F5" w:rsidP="001E314C">
            <w:pPr>
              <w:pStyle w:val="aff"/>
              <w:jc w:val="both"/>
              <w:rPr>
                <w:color w:val="000000" w:themeColor="text1"/>
                <w:lang w:val="ru-RU"/>
              </w:rPr>
            </w:pPr>
          </w:p>
          <w:p w14:paraId="281319EA" w14:textId="32E56F2B" w:rsidR="008869F5" w:rsidRPr="00AC7155" w:rsidRDefault="008869F5" w:rsidP="001E314C">
            <w:pPr>
              <w:pStyle w:val="aff"/>
              <w:jc w:val="both"/>
              <w:rPr>
                <w:b/>
                <w:color w:val="000000" w:themeColor="text1"/>
                <w:lang w:val="ru-RU"/>
              </w:rPr>
            </w:pPr>
            <w:r w:rsidRPr="00AC7155">
              <w:rPr>
                <w:b/>
                <w:color w:val="000000" w:themeColor="text1"/>
                <w:lang w:val="ru-RU"/>
              </w:rPr>
              <w:t xml:space="preserve">6.  Обязанности </w:t>
            </w:r>
            <w:r w:rsidR="00AE2F09" w:rsidRPr="00AC7155">
              <w:rPr>
                <w:b/>
                <w:color w:val="000000" w:themeColor="text1"/>
                <w:lang w:val="ru-RU"/>
              </w:rPr>
              <w:t>Заказчика</w:t>
            </w:r>
            <w:r w:rsidRPr="00AC7155">
              <w:rPr>
                <w:b/>
                <w:color w:val="000000" w:themeColor="text1"/>
                <w:lang w:val="ru-RU"/>
              </w:rPr>
              <w:t>.</w:t>
            </w:r>
          </w:p>
          <w:p w14:paraId="7FD5E791" w14:textId="22EB84B3" w:rsidR="008869F5" w:rsidRPr="00AC7155" w:rsidRDefault="00AE2F09" w:rsidP="001E314C">
            <w:pPr>
              <w:pStyle w:val="1fff1"/>
              <w:spacing w:before="0" w:after="0"/>
              <w:jc w:val="both"/>
              <w:rPr>
                <w:rFonts w:ascii="Times New Roman" w:hAnsi="Times New Roman"/>
                <w:color w:val="000000" w:themeColor="text1"/>
                <w:szCs w:val="24"/>
              </w:rPr>
            </w:pPr>
            <w:r w:rsidRPr="00AC7155">
              <w:rPr>
                <w:rFonts w:ascii="Times New Roman" w:hAnsi="Times New Roman"/>
                <w:szCs w:val="24"/>
              </w:rPr>
              <w:t>Заказчик</w:t>
            </w:r>
            <w:r w:rsidR="008869F5" w:rsidRPr="00AC7155">
              <w:rPr>
                <w:rFonts w:ascii="Times New Roman" w:hAnsi="Times New Roman"/>
                <w:color w:val="000000" w:themeColor="text1"/>
                <w:szCs w:val="24"/>
              </w:rPr>
              <w:t xml:space="preserve"> обязуется:</w:t>
            </w:r>
          </w:p>
          <w:p w14:paraId="4C21A368" w14:textId="5CB7F783" w:rsidR="008869F5" w:rsidRPr="00AC7155" w:rsidRDefault="008869F5" w:rsidP="001E314C">
            <w:pPr>
              <w:pStyle w:val="1fff1"/>
              <w:jc w:val="both"/>
              <w:rPr>
                <w:rFonts w:ascii="Times New Roman" w:hAnsi="Times New Roman"/>
                <w:color w:val="000000" w:themeColor="text1"/>
                <w:szCs w:val="24"/>
              </w:rPr>
            </w:pPr>
            <w:r w:rsidRPr="00AC7155">
              <w:rPr>
                <w:rFonts w:ascii="Times New Roman" w:hAnsi="Times New Roman"/>
                <w:color w:val="000000" w:themeColor="text1"/>
                <w:szCs w:val="24"/>
              </w:rPr>
              <w:t xml:space="preserve">6.1. </w:t>
            </w:r>
            <w:r w:rsidR="00AE2F09" w:rsidRPr="00AC7155">
              <w:rPr>
                <w:rFonts w:ascii="Times New Roman" w:hAnsi="Times New Roman"/>
                <w:szCs w:val="24"/>
              </w:rPr>
              <w:t>Заказчик</w:t>
            </w:r>
            <w:r w:rsidR="00AE2F09" w:rsidRPr="00AC7155">
              <w:rPr>
                <w:rFonts w:ascii="Times New Roman" w:hAnsi="Times New Roman"/>
                <w:color w:val="000000" w:themeColor="text1"/>
                <w:szCs w:val="24"/>
              </w:rPr>
              <w:t xml:space="preserve"> </w:t>
            </w:r>
            <w:r w:rsidRPr="00AC7155">
              <w:rPr>
                <w:rFonts w:ascii="Times New Roman" w:hAnsi="Times New Roman"/>
                <w:color w:val="000000" w:themeColor="text1"/>
                <w:szCs w:val="24"/>
              </w:rPr>
              <w:t xml:space="preserve">обязуется получить все необходимые разрешения уполномоченных органов </w:t>
            </w:r>
            <w:del w:id="9" w:author="7Я" w:date="2026-01-03T10:51:00Z">
              <w:r w:rsidRPr="00AC7155" w:rsidDel="00104E41">
                <w:rPr>
                  <w:rFonts w:ascii="Times New Roman" w:hAnsi="Times New Roman"/>
                  <w:color w:val="000000" w:themeColor="text1"/>
                  <w:szCs w:val="24"/>
                </w:rPr>
                <w:delText>Республики Узбекистан</w:delText>
              </w:r>
            </w:del>
            <w:ins w:id="10" w:author="7Я" w:date="2026-01-03T10:51:00Z">
              <w:r w:rsidR="00104E41">
                <w:rPr>
                  <w:rFonts w:ascii="Times New Roman" w:hAnsi="Times New Roman"/>
                  <w:color w:val="000000" w:themeColor="text1"/>
                  <w:szCs w:val="24"/>
                </w:rPr>
                <w:t>Российской Федерации</w:t>
              </w:r>
            </w:ins>
            <w:r w:rsidRPr="00AC7155">
              <w:rPr>
                <w:rFonts w:ascii="Times New Roman" w:hAnsi="Times New Roman"/>
                <w:color w:val="000000" w:themeColor="text1"/>
                <w:szCs w:val="24"/>
              </w:rPr>
              <w:t xml:space="preserve"> для исполнения настоящего Контракта</w:t>
            </w:r>
          </w:p>
          <w:p w14:paraId="41869ED4" w14:textId="77777777" w:rsidR="008869F5" w:rsidRPr="00AC7155" w:rsidRDefault="008869F5" w:rsidP="001E314C">
            <w:pPr>
              <w:pStyle w:val="1fff1"/>
              <w:jc w:val="both"/>
              <w:rPr>
                <w:rFonts w:ascii="Times New Roman" w:hAnsi="Times New Roman"/>
                <w:color w:val="000000" w:themeColor="text1"/>
                <w:szCs w:val="24"/>
              </w:rPr>
            </w:pPr>
            <w:r w:rsidRPr="00AC7155">
              <w:rPr>
                <w:rFonts w:ascii="Times New Roman" w:hAnsi="Times New Roman"/>
                <w:color w:val="000000" w:themeColor="text1"/>
                <w:szCs w:val="24"/>
              </w:rPr>
              <w:t>6.2. Оплатит в сроки и на сумму, указанную в пункте 3.1. настоящего Контракта.</w:t>
            </w:r>
          </w:p>
          <w:p w14:paraId="648800E2" w14:textId="55E06792" w:rsidR="008869F5" w:rsidRPr="00AC7155" w:rsidRDefault="008869F5" w:rsidP="001E314C">
            <w:pPr>
              <w:pStyle w:val="1fff1"/>
              <w:jc w:val="both"/>
              <w:rPr>
                <w:rFonts w:ascii="Times New Roman" w:hAnsi="Times New Roman"/>
                <w:color w:val="000000" w:themeColor="text1"/>
                <w:szCs w:val="24"/>
              </w:rPr>
            </w:pPr>
            <w:r w:rsidRPr="00AC7155">
              <w:rPr>
                <w:rFonts w:ascii="Times New Roman" w:hAnsi="Times New Roman"/>
                <w:color w:val="000000" w:themeColor="text1"/>
                <w:szCs w:val="24"/>
              </w:rPr>
              <w:t xml:space="preserve">6.3. В течение 5 (пяти) календарных дней с даты проведения оплаты уведомить </w:t>
            </w:r>
            <w:r w:rsidR="00A77FEF" w:rsidRPr="00AC7155">
              <w:rPr>
                <w:rFonts w:ascii="Times New Roman" w:hAnsi="Times New Roman"/>
                <w:color w:val="000000" w:themeColor="text1"/>
                <w:szCs w:val="24"/>
              </w:rPr>
              <w:t>Исполнителя</w:t>
            </w:r>
            <w:r w:rsidRPr="00AC7155">
              <w:rPr>
                <w:rFonts w:ascii="Times New Roman" w:hAnsi="Times New Roman"/>
                <w:color w:val="000000" w:themeColor="text1"/>
                <w:szCs w:val="24"/>
              </w:rPr>
              <w:t xml:space="preserve"> о проведении оплаты посредством электронной почты или факсимильной связи.</w:t>
            </w:r>
          </w:p>
          <w:p w14:paraId="5096BE16" w14:textId="189F3C47" w:rsidR="008869F5" w:rsidRPr="00AC7155" w:rsidRDefault="008869F5" w:rsidP="001E314C">
            <w:pPr>
              <w:pStyle w:val="1fff1"/>
              <w:jc w:val="both"/>
              <w:rPr>
                <w:rFonts w:ascii="Times New Roman" w:hAnsi="Times New Roman"/>
                <w:color w:val="000000" w:themeColor="text1"/>
                <w:szCs w:val="24"/>
              </w:rPr>
            </w:pPr>
            <w:r w:rsidRPr="00AC7155">
              <w:rPr>
                <w:rFonts w:ascii="Times New Roman" w:hAnsi="Times New Roman"/>
                <w:color w:val="000000" w:themeColor="text1"/>
                <w:szCs w:val="24"/>
              </w:rPr>
              <w:t xml:space="preserve">6.4. </w:t>
            </w:r>
            <w:r w:rsidR="00AE2F09" w:rsidRPr="00AC7155">
              <w:rPr>
                <w:rFonts w:ascii="Times New Roman" w:hAnsi="Times New Roman"/>
                <w:szCs w:val="24"/>
              </w:rPr>
              <w:t>Заказчик</w:t>
            </w:r>
            <w:r w:rsidRPr="00AC7155">
              <w:rPr>
                <w:rFonts w:ascii="Times New Roman" w:hAnsi="Times New Roman"/>
                <w:color w:val="000000" w:themeColor="text1"/>
                <w:szCs w:val="24"/>
              </w:rPr>
              <w:t xml:space="preserve"> должен обеспечить специалистов </w:t>
            </w:r>
            <w:r w:rsidR="00A77FEF" w:rsidRPr="00AC7155">
              <w:rPr>
                <w:rFonts w:ascii="Times New Roman" w:hAnsi="Times New Roman"/>
                <w:color w:val="000000" w:themeColor="text1"/>
                <w:szCs w:val="24"/>
              </w:rPr>
              <w:t>Исполнителя</w:t>
            </w:r>
            <w:r w:rsidRPr="00AC7155">
              <w:rPr>
                <w:rFonts w:ascii="Times New Roman" w:hAnsi="Times New Roman"/>
                <w:color w:val="000000" w:themeColor="text1"/>
                <w:szCs w:val="24"/>
              </w:rPr>
              <w:t xml:space="preserve">, осуществляющего Супервайзинг и пуcко наладку на территории </w:t>
            </w:r>
            <w:del w:id="11" w:author="7Я" w:date="2026-01-03T10:51:00Z">
              <w:r w:rsidRPr="00AC7155" w:rsidDel="00104E41">
                <w:rPr>
                  <w:rFonts w:ascii="Times New Roman" w:hAnsi="Times New Roman"/>
                  <w:color w:val="000000" w:themeColor="text1"/>
                  <w:szCs w:val="24"/>
                </w:rPr>
                <w:delText>Республики Узбекистан</w:delText>
              </w:r>
            </w:del>
            <w:ins w:id="12" w:author="7Я" w:date="2026-01-03T10:51:00Z">
              <w:r w:rsidR="00104E41">
                <w:rPr>
                  <w:rFonts w:ascii="Times New Roman" w:hAnsi="Times New Roman"/>
                  <w:color w:val="000000" w:themeColor="text1"/>
                  <w:szCs w:val="24"/>
                </w:rPr>
                <w:t>Российской Федерации</w:t>
              </w:r>
            </w:ins>
            <w:r w:rsidRPr="00AC7155">
              <w:rPr>
                <w:rFonts w:ascii="Times New Roman" w:hAnsi="Times New Roman"/>
                <w:color w:val="000000" w:themeColor="text1"/>
                <w:szCs w:val="24"/>
              </w:rPr>
              <w:t>:</w:t>
            </w:r>
          </w:p>
          <w:p w14:paraId="42071F9E" w14:textId="118BC2B7" w:rsidR="008869F5" w:rsidRPr="00AC7155" w:rsidRDefault="008869F5" w:rsidP="001E314C">
            <w:pPr>
              <w:pStyle w:val="1fff1"/>
              <w:jc w:val="both"/>
              <w:rPr>
                <w:rFonts w:ascii="Times New Roman" w:hAnsi="Times New Roman"/>
                <w:color w:val="000000" w:themeColor="text1"/>
                <w:szCs w:val="24"/>
              </w:rPr>
            </w:pPr>
            <w:r w:rsidRPr="00AC7155">
              <w:rPr>
                <w:rFonts w:ascii="Times New Roman" w:hAnsi="Times New Roman"/>
                <w:color w:val="000000" w:themeColor="text1"/>
                <w:szCs w:val="24"/>
              </w:rPr>
              <w:t xml:space="preserve">(а)  Разрешением на визу или полномочиями, требуемыми в соответствии с Законами </w:t>
            </w:r>
            <w:del w:id="13" w:author="7Я" w:date="2026-01-03T10:51:00Z">
              <w:r w:rsidRPr="00AC7155" w:rsidDel="00104E41">
                <w:rPr>
                  <w:rFonts w:ascii="Times New Roman" w:hAnsi="Times New Roman"/>
                  <w:color w:val="000000" w:themeColor="text1"/>
                  <w:szCs w:val="24"/>
                </w:rPr>
                <w:delText>Республики Узбекистан</w:delText>
              </w:r>
            </w:del>
            <w:ins w:id="14" w:author="7Я" w:date="2026-01-03T10:51:00Z">
              <w:r w:rsidR="00104E41">
                <w:rPr>
                  <w:rFonts w:ascii="Times New Roman" w:hAnsi="Times New Roman"/>
                  <w:color w:val="000000" w:themeColor="text1"/>
                  <w:szCs w:val="24"/>
                </w:rPr>
                <w:t>Российской Федерации</w:t>
              </w:r>
            </w:ins>
            <w:r w:rsidRPr="00AC7155">
              <w:rPr>
                <w:rFonts w:ascii="Times New Roman" w:hAnsi="Times New Roman"/>
                <w:color w:val="000000" w:themeColor="text1"/>
                <w:szCs w:val="24"/>
              </w:rPr>
              <w:t xml:space="preserve"> для въезда на территорию </w:t>
            </w:r>
            <w:del w:id="15" w:author="7Я" w:date="2026-01-03T10:51:00Z">
              <w:r w:rsidRPr="00AC7155" w:rsidDel="00104E41">
                <w:rPr>
                  <w:rFonts w:ascii="Times New Roman" w:hAnsi="Times New Roman"/>
                  <w:color w:val="000000" w:themeColor="text1"/>
                  <w:szCs w:val="24"/>
                </w:rPr>
                <w:delText>Республики Узбекистан</w:delText>
              </w:r>
            </w:del>
            <w:ins w:id="16" w:author="7Я" w:date="2026-01-03T10:51:00Z">
              <w:r w:rsidR="00104E41">
                <w:rPr>
                  <w:rFonts w:ascii="Times New Roman" w:hAnsi="Times New Roman"/>
                  <w:color w:val="000000" w:themeColor="text1"/>
                  <w:szCs w:val="24"/>
                </w:rPr>
                <w:t>Российской Федерации</w:t>
              </w:r>
            </w:ins>
            <w:r w:rsidRPr="00AC7155">
              <w:rPr>
                <w:rFonts w:ascii="Times New Roman" w:hAnsi="Times New Roman"/>
                <w:color w:val="000000" w:themeColor="text1"/>
                <w:szCs w:val="24"/>
              </w:rPr>
              <w:t>;</w:t>
            </w:r>
          </w:p>
          <w:p w14:paraId="2654D122" w14:textId="77777777" w:rsidR="008869F5" w:rsidRPr="00AC7155" w:rsidRDefault="008869F5" w:rsidP="001E314C">
            <w:pPr>
              <w:pStyle w:val="aff"/>
              <w:jc w:val="both"/>
              <w:rPr>
                <w:color w:val="000000" w:themeColor="text1"/>
                <w:lang w:val="ru-RU"/>
              </w:rPr>
            </w:pPr>
            <w:r w:rsidRPr="00AC7155">
              <w:rPr>
                <w:color w:val="000000" w:themeColor="text1"/>
                <w:lang w:val="ru-RU"/>
              </w:rPr>
              <w:t>(</w:t>
            </w:r>
            <w:r w:rsidRPr="00AC7155">
              <w:rPr>
                <w:color w:val="000000" w:themeColor="text1"/>
              </w:rPr>
              <w:t>b</w:t>
            </w:r>
            <w:r w:rsidRPr="00AC7155">
              <w:rPr>
                <w:color w:val="000000" w:themeColor="text1"/>
                <w:lang w:val="ru-RU"/>
              </w:rPr>
              <w:t>) Защитой и гарантией безопасности проживания и сохранности их собственности перед опасностями и потерями.</w:t>
            </w:r>
          </w:p>
          <w:p w14:paraId="1EE7CBF0" w14:textId="77777777" w:rsidR="008869F5" w:rsidRPr="00AC7155" w:rsidRDefault="008869F5" w:rsidP="001E314C">
            <w:pPr>
              <w:pStyle w:val="aff"/>
              <w:jc w:val="both"/>
              <w:rPr>
                <w:b/>
                <w:color w:val="000000" w:themeColor="text1"/>
                <w:lang w:val="ru-RU" w:eastAsia="tr-TR"/>
              </w:rPr>
            </w:pPr>
          </w:p>
          <w:p w14:paraId="3D876DB6" w14:textId="77777777" w:rsidR="008869F5" w:rsidRPr="00AC7155" w:rsidRDefault="008869F5" w:rsidP="001E314C">
            <w:pPr>
              <w:pStyle w:val="aff"/>
              <w:jc w:val="both"/>
              <w:rPr>
                <w:b/>
                <w:color w:val="000000" w:themeColor="text1"/>
                <w:lang w:val="ru-RU" w:eastAsia="tr-TR"/>
              </w:rPr>
            </w:pPr>
            <w:r w:rsidRPr="00AC7155">
              <w:rPr>
                <w:b/>
                <w:color w:val="000000" w:themeColor="text1"/>
                <w:lang w:val="ru-RU" w:eastAsia="tr-TR"/>
              </w:rPr>
              <w:t>7. Санкции.</w:t>
            </w:r>
          </w:p>
          <w:p w14:paraId="0F88A973" w14:textId="167E2E13" w:rsidR="008869F5" w:rsidRPr="00AC7155" w:rsidRDefault="008869F5" w:rsidP="001E314C">
            <w:pPr>
              <w:pStyle w:val="NormalWeb3"/>
              <w:spacing w:before="0" w:after="0"/>
              <w:jc w:val="both"/>
              <w:rPr>
                <w:rFonts w:ascii="Times New Roman" w:hAnsi="Times New Roman"/>
                <w:color w:val="000000" w:themeColor="text1"/>
                <w:szCs w:val="24"/>
              </w:rPr>
            </w:pPr>
            <w:r w:rsidRPr="00AC7155">
              <w:rPr>
                <w:rFonts w:ascii="Times New Roman" w:hAnsi="Times New Roman"/>
                <w:color w:val="000000" w:themeColor="text1"/>
                <w:szCs w:val="24"/>
              </w:rPr>
              <w:t>7.1. В случае</w:t>
            </w:r>
            <w:r w:rsidRPr="00AC7155">
              <w:rPr>
                <w:rFonts w:ascii="Times New Roman" w:hAnsi="Times New Roman"/>
                <w:noProof w:val="0"/>
                <w:color w:val="000000" w:themeColor="text1"/>
                <w:szCs w:val="24"/>
              </w:rPr>
              <w:t xml:space="preserve"> </w:t>
            </w:r>
            <w:r w:rsidRPr="00AC7155">
              <w:rPr>
                <w:rFonts w:ascii="Times New Roman" w:hAnsi="Times New Roman"/>
                <w:color w:val="000000" w:themeColor="text1"/>
                <w:szCs w:val="24"/>
              </w:rPr>
              <w:t xml:space="preserve">опоздания в </w:t>
            </w:r>
            <w:r w:rsidRPr="00AC7155">
              <w:rPr>
                <w:rFonts w:ascii="Times New Roman" w:hAnsi="Times New Roman"/>
                <w:noProof w:val="0"/>
                <w:color w:val="000000" w:themeColor="text1"/>
                <w:szCs w:val="24"/>
              </w:rPr>
              <w:t>п</w:t>
            </w:r>
            <w:r w:rsidRPr="00AC7155">
              <w:rPr>
                <w:rFonts w:ascii="Times New Roman" w:hAnsi="Times New Roman"/>
                <w:color w:val="000000" w:themeColor="text1"/>
                <w:szCs w:val="24"/>
              </w:rPr>
              <w:t xml:space="preserve">оставке Товар против сроков, </w:t>
            </w:r>
            <w:r w:rsidR="00AE2F09" w:rsidRPr="00AC7155">
              <w:rPr>
                <w:rFonts w:ascii="Times New Roman" w:hAnsi="Times New Roman"/>
                <w:szCs w:val="24"/>
              </w:rPr>
              <w:t>Заказчик</w:t>
            </w:r>
            <w:r w:rsidR="00AE2F09" w:rsidRPr="00AC7155">
              <w:rPr>
                <w:rFonts w:ascii="Times New Roman" w:hAnsi="Times New Roman"/>
                <w:noProof w:val="0"/>
                <w:color w:val="000000" w:themeColor="text1"/>
                <w:szCs w:val="24"/>
              </w:rPr>
              <w:t xml:space="preserve"> </w:t>
            </w:r>
            <w:r w:rsidRPr="00AC7155">
              <w:rPr>
                <w:rFonts w:ascii="Times New Roman" w:hAnsi="Times New Roman"/>
                <w:noProof w:val="0"/>
                <w:color w:val="000000" w:themeColor="text1"/>
                <w:szCs w:val="24"/>
              </w:rPr>
              <w:t xml:space="preserve">имеет право взыскать с </w:t>
            </w:r>
            <w:r w:rsidR="00A77FEF" w:rsidRPr="00AC7155">
              <w:rPr>
                <w:rFonts w:ascii="Times New Roman" w:hAnsi="Times New Roman"/>
                <w:color w:val="000000" w:themeColor="text1"/>
                <w:szCs w:val="24"/>
              </w:rPr>
              <w:t>Исполнителя</w:t>
            </w:r>
            <w:r w:rsidRPr="00AC7155">
              <w:rPr>
                <w:rFonts w:ascii="Times New Roman" w:hAnsi="Times New Roman"/>
                <w:noProof w:val="0"/>
                <w:color w:val="000000" w:themeColor="text1"/>
                <w:szCs w:val="24"/>
              </w:rPr>
              <w:t xml:space="preserve"> пенью</w:t>
            </w:r>
            <w:r w:rsidRPr="00AC7155">
              <w:rPr>
                <w:rFonts w:ascii="Times New Roman" w:hAnsi="Times New Roman"/>
                <w:color w:val="000000" w:themeColor="text1"/>
                <w:szCs w:val="24"/>
              </w:rPr>
              <w:t xml:space="preserve"> в размере 0,</w:t>
            </w:r>
            <w:r w:rsidR="00085D7C" w:rsidRPr="00AC7155">
              <w:rPr>
                <w:rFonts w:ascii="Times New Roman" w:hAnsi="Times New Roman"/>
                <w:color w:val="000000" w:themeColor="text1"/>
                <w:szCs w:val="24"/>
              </w:rPr>
              <w:t>5</w:t>
            </w:r>
            <w:r w:rsidRPr="00AC7155">
              <w:rPr>
                <w:rFonts w:ascii="Times New Roman" w:hAnsi="Times New Roman"/>
                <w:color w:val="000000" w:themeColor="text1"/>
                <w:szCs w:val="24"/>
              </w:rPr>
              <w:t>% от стоимости не поставленного в срок Товар за каждый день просрочки, но не более 5</w:t>
            </w:r>
            <w:r w:rsidR="00085D7C" w:rsidRPr="00AC7155">
              <w:rPr>
                <w:rFonts w:ascii="Times New Roman" w:hAnsi="Times New Roman"/>
                <w:color w:val="000000" w:themeColor="text1"/>
                <w:szCs w:val="24"/>
              </w:rPr>
              <w:t>0</w:t>
            </w:r>
            <w:r w:rsidRPr="00AC7155">
              <w:rPr>
                <w:rFonts w:ascii="Times New Roman" w:hAnsi="Times New Roman"/>
                <w:color w:val="000000" w:themeColor="text1"/>
                <w:szCs w:val="24"/>
              </w:rPr>
              <w:t>% от стоимости не поставленного в срок Товар.</w:t>
            </w:r>
          </w:p>
          <w:p w14:paraId="08D95B73" w14:textId="4B5DA181" w:rsidR="008869F5" w:rsidRPr="00AC7155" w:rsidRDefault="008869F5" w:rsidP="001E314C">
            <w:pPr>
              <w:jc w:val="both"/>
              <w:rPr>
                <w:rFonts w:ascii="Times New Roman" w:hAnsi="Times New Roman"/>
                <w:color w:val="000000" w:themeColor="text1"/>
              </w:rPr>
            </w:pPr>
            <w:r w:rsidRPr="00AC7155">
              <w:rPr>
                <w:rFonts w:ascii="Times New Roman" w:hAnsi="Times New Roman"/>
                <w:color w:val="000000" w:themeColor="text1"/>
              </w:rPr>
              <w:lastRenderedPageBreak/>
              <w:t xml:space="preserve">7.2. В случае опоздания в оплате Товар против сроков, указанных в настоящем Контракте, </w:t>
            </w:r>
            <w:r w:rsidR="00A77FEF" w:rsidRPr="00AC7155">
              <w:rPr>
                <w:rFonts w:ascii="Times New Roman" w:hAnsi="Times New Roman"/>
                <w:color w:val="000000" w:themeColor="text1"/>
              </w:rPr>
              <w:t>Исполнитель</w:t>
            </w:r>
            <w:r w:rsidRPr="00AC7155">
              <w:rPr>
                <w:rFonts w:ascii="Times New Roman" w:hAnsi="Times New Roman"/>
                <w:color w:val="000000" w:themeColor="text1"/>
              </w:rPr>
              <w:t xml:space="preserve"> имеет право взыскать </w:t>
            </w:r>
            <w:r w:rsidR="00085D7C" w:rsidRPr="00AC7155">
              <w:rPr>
                <w:rFonts w:ascii="Times New Roman" w:hAnsi="Times New Roman"/>
                <w:color w:val="000000" w:themeColor="text1"/>
              </w:rPr>
              <w:t xml:space="preserve">с </w:t>
            </w:r>
            <w:r w:rsidR="00AE2F09" w:rsidRPr="00AC7155">
              <w:rPr>
                <w:rFonts w:ascii="Times New Roman" w:hAnsi="Times New Roman"/>
              </w:rPr>
              <w:t>Заказчика</w:t>
            </w:r>
            <w:r w:rsidR="00085D7C" w:rsidRPr="00AC7155">
              <w:rPr>
                <w:rFonts w:ascii="Times New Roman" w:hAnsi="Times New Roman"/>
                <w:color w:val="000000" w:themeColor="text1"/>
              </w:rPr>
              <w:t xml:space="preserve"> пенью в размере 0,4</w:t>
            </w:r>
            <w:r w:rsidRPr="00AC7155">
              <w:rPr>
                <w:rFonts w:ascii="Times New Roman" w:hAnsi="Times New Roman"/>
                <w:color w:val="000000" w:themeColor="text1"/>
              </w:rPr>
              <w:t>% от суммы неоплаченного в срок Товар за каждый день просрочки, но не более 5</w:t>
            </w:r>
            <w:r w:rsidR="00085D7C" w:rsidRPr="00AC7155">
              <w:rPr>
                <w:rFonts w:ascii="Times New Roman" w:hAnsi="Times New Roman"/>
                <w:color w:val="000000" w:themeColor="text1"/>
              </w:rPr>
              <w:t>0</w:t>
            </w:r>
            <w:r w:rsidRPr="00AC7155">
              <w:rPr>
                <w:rFonts w:ascii="Times New Roman" w:hAnsi="Times New Roman"/>
                <w:color w:val="000000" w:themeColor="text1"/>
              </w:rPr>
              <w:t>% от суммы не оплаченного в срок Товар.</w:t>
            </w:r>
          </w:p>
          <w:p w14:paraId="159606DF" w14:textId="034F501D" w:rsidR="008869F5" w:rsidRPr="00AC7155" w:rsidRDefault="008869F5" w:rsidP="001E314C">
            <w:pPr>
              <w:jc w:val="both"/>
              <w:rPr>
                <w:rFonts w:ascii="Times New Roman" w:hAnsi="Times New Roman"/>
                <w:color w:val="000000" w:themeColor="text1"/>
              </w:rPr>
            </w:pPr>
            <w:r w:rsidRPr="00AC7155">
              <w:rPr>
                <w:rFonts w:ascii="Times New Roman" w:hAnsi="Times New Roman"/>
                <w:color w:val="000000" w:themeColor="text1"/>
              </w:rPr>
              <w:t xml:space="preserve">7.3. Если поставленный Товар не соответствует стандартам, техническим условиям, образцам, другим обязательным условиям по качеству, </w:t>
            </w:r>
            <w:r w:rsidR="00AE2F09" w:rsidRPr="00AC7155">
              <w:rPr>
                <w:rFonts w:ascii="Times New Roman" w:hAnsi="Times New Roman"/>
              </w:rPr>
              <w:t>Заказчик</w:t>
            </w:r>
            <w:r w:rsidRPr="00AC7155">
              <w:rPr>
                <w:rFonts w:ascii="Times New Roman" w:hAnsi="Times New Roman"/>
                <w:color w:val="000000" w:themeColor="text1"/>
              </w:rPr>
              <w:t xml:space="preserve"> вправе взыскать с </w:t>
            </w:r>
            <w:r w:rsidR="00A77FEF" w:rsidRPr="00AC7155">
              <w:rPr>
                <w:rFonts w:ascii="Times New Roman" w:hAnsi="Times New Roman"/>
                <w:color w:val="000000" w:themeColor="text1"/>
              </w:rPr>
              <w:t>Исполнителя</w:t>
            </w:r>
            <w:r w:rsidRPr="00AC7155">
              <w:rPr>
                <w:rFonts w:ascii="Times New Roman" w:hAnsi="Times New Roman"/>
                <w:color w:val="000000" w:themeColor="text1"/>
              </w:rPr>
              <w:t xml:space="preserve"> штраф в размере </w:t>
            </w:r>
            <w:r w:rsidR="00085D7C" w:rsidRPr="00AC7155">
              <w:rPr>
                <w:rFonts w:ascii="Times New Roman" w:hAnsi="Times New Roman"/>
                <w:color w:val="000000" w:themeColor="text1"/>
              </w:rPr>
              <w:t>20</w:t>
            </w:r>
            <w:r w:rsidRPr="00AC7155">
              <w:rPr>
                <w:rFonts w:ascii="Times New Roman" w:hAnsi="Times New Roman"/>
                <w:color w:val="000000" w:themeColor="text1"/>
              </w:rPr>
              <w:t>% стоимости Товар ненадлежащего качества.</w:t>
            </w:r>
          </w:p>
          <w:p w14:paraId="3792666A" w14:textId="77777777" w:rsidR="008869F5" w:rsidRPr="00AC7155" w:rsidRDefault="008869F5" w:rsidP="001E314C">
            <w:pPr>
              <w:jc w:val="both"/>
              <w:rPr>
                <w:rFonts w:ascii="Times New Roman" w:hAnsi="Times New Roman"/>
                <w:color w:val="000000" w:themeColor="text1"/>
              </w:rPr>
            </w:pPr>
          </w:p>
          <w:p w14:paraId="066FBC57" w14:textId="77777777" w:rsidR="008869F5" w:rsidRPr="00AC7155" w:rsidRDefault="008869F5" w:rsidP="001E314C">
            <w:pPr>
              <w:jc w:val="both"/>
              <w:rPr>
                <w:rFonts w:ascii="Times New Roman" w:hAnsi="Times New Roman"/>
                <w:b/>
                <w:color w:val="000000" w:themeColor="text1"/>
              </w:rPr>
            </w:pPr>
            <w:r w:rsidRPr="00AC7155">
              <w:rPr>
                <w:rFonts w:ascii="Times New Roman" w:hAnsi="Times New Roman"/>
                <w:b/>
                <w:color w:val="000000" w:themeColor="text1"/>
              </w:rPr>
              <w:t>8.  Качества Товар и гарантия.</w:t>
            </w:r>
          </w:p>
          <w:p w14:paraId="07990231" w14:textId="43AEB624" w:rsidR="008869F5" w:rsidRPr="00AC7155" w:rsidRDefault="00A77FEF" w:rsidP="001E314C">
            <w:pPr>
              <w:jc w:val="both"/>
              <w:rPr>
                <w:rFonts w:ascii="Times New Roman" w:hAnsi="Times New Roman"/>
                <w:color w:val="000000" w:themeColor="text1"/>
              </w:rPr>
            </w:pPr>
            <w:r w:rsidRPr="00AC7155">
              <w:rPr>
                <w:rFonts w:ascii="Times New Roman" w:hAnsi="Times New Roman"/>
                <w:color w:val="000000" w:themeColor="text1"/>
              </w:rPr>
              <w:t>Исполнитель</w:t>
            </w:r>
            <w:r w:rsidR="008869F5" w:rsidRPr="00AC7155">
              <w:rPr>
                <w:rFonts w:ascii="Times New Roman" w:hAnsi="Times New Roman"/>
                <w:color w:val="000000" w:themeColor="text1"/>
              </w:rPr>
              <w:t xml:space="preserve"> гарантирует:</w:t>
            </w:r>
          </w:p>
          <w:p w14:paraId="13F5C834" w14:textId="77777777" w:rsidR="008869F5" w:rsidRPr="00AC7155" w:rsidRDefault="008869F5" w:rsidP="001E314C">
            <w:pPr>
              <w:jc w:val="both"/>
              <w:rPr>
                <w:rFonts w:ascii="Times New Roman" w:hAnsi="Times New Roman"/>
                <w:color w:val="000000" w:themeColor="text1"/>
              </w:rPr>
            </w:pPr>
            <w:r w:rsidRPr="00AC7155">
              <w:rPr>
                <w:rFonts w:ascii="Times New Roman" w:hAnsi="Times New Roman"/>
                <w:color w:val="000000" w:themeColor="text1"/>
              </w:rPr>
              <w:t xml:space="preserve">8.1. Что поставленный согласно Приложению №1   настоящего Контракта Товар новый и изготовлен с высоким качеством в полном соответствии со стандартами, спецификациями и техническими условиями. </w:t>
            </w:r>
          </w:p>
          <w:p w14:paraId="570E216C" w14:textId="77777777" w:rsidR="008869F5" w:rsidRPr="00AC7155" w:rsidRDefault="008869F5" w:rsidP="001E314C">
            <w:pPr>
              <w:jc w:val="both"/>
              <w:rPr>
                <w:rFonts w:ascii="Times New Roman" w:hAnsi="Times New Roman"/>
                <w:color w:val="000000" w:themeColor="text1"/>
              </w:rPr>
            </w:pPr>
            <w:r w:rsidRPr="00AC7155">
              <w:rPr>
                <w:rFonts w:ascii="Times New Roman" w:hAnsi="Times New Roman"/>
                <w:color w:val="000000" w:themeColor="text1"/>
              </w:rPr>
              <w:t>Гарантия производителя действует в течение 36 месяцев после приемочной проверки на заводе Заказчика или 39 месяцев с даты поставки, в зависимости от того, что наступит раньше.</w:t>
            </w:r>
          </w:p>
          <w:p w14:paraId="5424FE5B" w14:textId="77777777" w:rsidR="008869F5" w:rsidRPr="00AC7155" w:rsidRDefault="008869F5" w:rsidP="001E314C">
            <w:pPr>
              <w:jc w:val="both"/>
              <w:rPr>
                <w:rFonts w:ascii="Times New Roman" w:hAnsi="Times New Roman"/>
                <w:color w:val="000000" w:themeColor="text1"/>
              </w:rPr>
            </w:pPr>
            <w:r w:rsidRPr="00AC7155">
              <w:rPr>
                <w:rFonts w:ascii="Times New Roman" w:hAnsi="Times New Roman"/>
                <w:color w:val="000000" w:themeColor="text1"/>
              </w:rPr>
              <w:t>В течение этого периода неисправности товара или поврежденные детали в результате дефектов производства будут отремонтированы или заменены бесплатно.</w:t>
            </w:r>
          </w:p>
          <w:p w14:paraId="2A3EC5E5" w14:textId="13FFF1E0" w:rsidR="008869F5" w:rsidRPr="00AC7155" w:rsidRDefault="008869F5" w:rsidP="001E314C">
            <w:pPr>
              <w:jc w:val="both"/>
              <w:rPr>
                <w:rFonts w:ascii="Times New Roman" w:hAnsi="Times New Roman"/>
                <w:color w:val="000000" w:themeColor="text1"/>
              </w:rPr>
            </w:pPr>
            <w:r w:rsidRPr="00AC7155">
              <w:rPr>
                <w:rFonts w:ascii="Times New Roman" w:hAnsi="Times New Roman"/>
                <w:color w:val="000000" w:themeColor="text1"/>
              </w:rPr>
              <w:t xml:space="preserve">Объем гарантии распространяется только между </w:t>
            </w:r>
            <w:r w:rsidR="00AE2F09" w:rsidRPr="00AC7155">
              <w:rPr>
                <w:rFonts w:ascii="Times New Roman" w:hAnsi="Times New Roman"/>
              </w:rPr>
              <w:t>Заказчиком</w:t>
            </w:r>
            <w:r w:rsidRPr="00AC7155">
              <w:rPr>
                <w:rFonts w:ascii="Times New Roman" w:hAnsi="Times New Roman"/>
                <w:color w:val="000000" w:themeColor="text1"/>
              </w:rPr>
              <w:t xml:space="preserve"> и </w:t>
            </w:r>
            <w:r w:rsidR="00A77FEF" w:rsidRPr="00AC7155">
              <w:rPr>
                <w:rFonts w:ascii="Times New Roman" w:hAnsi="Times New Roman"/>
                <w:color w:val="000000" w:themeColor="text1"/>
              </w:rPr>
              <w:t>Исполнителем</w:t>
            </w:r>
            <w:r w:rsidRPr="00AC7155">
              <w:rPr>
                <w:rFonts w:ascii="Times New Roman" w:hAnsi="Times New Roman"/>
                <w:color w:val="000000" w:themeColor="text1"/>
              </w:rPr>
              <w:t xml:space="preserve">, а гарантия между </w:t>
            </w:r>
            <w:r w:rsidR="00AE2F09" w:rsidRPr="00AC7155">
              <w:rPr>
                <w:rFonts w:ascii="Times New Roman" w:hAnsi="Times New Roman"/>
              </w:rPr>
              <w:t>Заказчиком</w:t>
            </w:r>
            <w:r w:rsidRPr="00AC7155">
              <w:rPr>
                <w:rFonts w:ascii="Times New Roman" w:hAnsi="Times New Roman"/>
                <w:color w:val="000000" w:themeColor="text1"/>
              </w:rPr>
              <w:t xml:space="preserve"> и Конечным пользователем покрывается </w:t>
            </w:r>
            <w:r w:rsidR="00AE2F09" w:rsidRPr="00AC7155">
              <w:rPr>
                <w:rFonts w:ascii="Times New Roman" w:hAnsi="Times New Roman"/>
              </w:rPr>
              <w:t>Заказчиком</w:t>
            </w:r>
            <w:r w:rsidRPr="00AC7155">
              <w:rPr>
                <w:rFonts w:ascii="Times New Roman" w:hAnsi="Times New Roman"/>
                <w:color w:val="000000" w:themeColor="text1"/>
              </w:rPr>
              <w:t>.</w:t>
            </w:r>
          </w:p>
          <w:p w14:paraId="453ABE0E" w14:textId="77777777" w:rsidR="008869F5" w:rsidRPr="00AC7155" w:rsidRDefault="008869F5" w:rsidP="001E314C">
            <w:pPr>
              <w:jc w:val="both"/>
              <w:rPr>
                <w:rFonts w:ascii="Times New Roman" w:hAnsi="Times New Roman"/>
                <w:color w:val="000000" w:themeColor="text1"/>
              </w:rPr>
            </w:pPr>
            <w:r w:rsidRPr="00AC7155">
              <w:rPr>
                <w:rFonts w:ascii="Times New Roman" w:hAnsi="Times New Roman"/>
                <w:color w:val="000000" w:themeColor="text1"/>
              </w:rPr>
              <w:t>Следующее не распространяется на гарантию в любом случае;</w:t>
            </w:r>
          </w:p>
          <w:p w14:paraId="7999ED15" w14:textId="77777777" w:rsidR="008869F5" w:rsidRPr="00AC7155" w:rsidRDefault="008869F5" w:rsidP="001E314C">
            <w:pPr>
              <w:jc w:val="both"/>
              <w:rPr>
                <w:rFonts w:ascii="Times New Roman" w:hAnsi="Times New Roman"/>
                <w:color w:val="000000" w:themeColor="text1"/>
              </w:rPr>
            </w:pPr>
            <w:r w:rsidRPr="00AC7155">
              <w:rPr>
                <w:rFonts w:ascii="Times New Roman" w:hAnsi="Times New Roman"/>
                <w:color w:val="000000" w:themeColor="text1"/>
              </w:rPr>
              <w:t>A. Для расходных деталей и приобретенных деталей гарантия 12 месяцев (включая основные расходные компоненты привода, систему быстрой смены штампа, автоматизацию, периферийные устройства)</w:t>
            </w:r>
          </w:p>
          <w:p w14:paraId="21294235" w14:textId="77777777" w:rsidR="008869F5" w:rsidRPr="00AC7155" w:rsidRDefault="008869F5" w:rsidP="001E314C">
            <w:pPr>
              <w:jc w:val="both"/>
              <w:rPr>
                <w:rFonts w:ascii="Times New Roman" w:hAnsi="Times New Roman"/>
                <w:color w:val="000000" w:themeColor="text1"/>
              </w:rPr>
            </w:pPr>
            <w:r w:rsidRPr="00AC7155">
              <w:rPr>
                <w:rFonts w:ascii="Times New Roman" w:hAnsi="Times New Roman"/>
                <w:color w:val="000000" w:themeColor="text1"/>
              </w:rPr>
              <w:t>B. Эксплуатация сверх указанной мощности машины (перегрузка или другие моменты, указанные в руководстве)</w:t>
            </w:r>
          </w:p>
          <w:p w14:paraId="46DD9D3B" w14:textId="77777777" w:rsidR="008869F5" w:rsidRPr="00AC7155" w:rsidRDefault="008869F5" w:rsidP="001E314C">
            <w:pPr>
              <w:jc w:val="both"/>
              <w:rPr>
                <w:rFonts w:ascii="Times New Roman" w:hAnsi="Times New Roman"/>
                <w:color w:val="000000" w:themeColor="text1"/>
              </w:rPr>
            </w:pPr>
            <w:r w:rsidRPr="00AC7155">
              <w:rPr>
                <w:rFonts w:ascii="Times New Roman" w:hAnsi="Times New Roman"/>
                <w:color w:val="000000" w:themeColor="text1"/>
              </w:rPr>
              <w:t>C. Проблемы, возникшие в результате неправильной работы.</w:t>
            </w:r>
          </w:p>
          <w:p w14:paraId="3EE5C031" w14:textId="77777777" w:rsidR="008869F5" w:rsidRPr="00AC7155" w:rsidRDefault="008869F5" w:rsidP="001E314C">
            <w:pPr>
              <w:jc w:val="both"/>
              <w:rPr>
                <w:rFonts w:ascii="Times New Roman" w:hAnsi="Times New Roman"/>
                <w:color w:val="000000" w:themeColor="text1"/>
              </w:rPr>
            </w:pPr>
            <w:r w:rsidRPr="00AC7155">
              <w:rPr>
                <w:rFonts w:ascii="Times New Roman" w:hAnsi="Times New Roman"/>
                <w:color w:val="000000" w:themeColor="text1"/>
              </w:rPr>
              <w:t>D. Проблемы, возникшие в результате сбоев в обслуживании.</w:t>
            </w:r>
          </w:p>
          <w:p w14:paraId="0F0AF6E3" w14:textId="77777777" w:rsidR="008869F5" w:rsidRPr="00AC7155" w:rsidRDefault="008869F5" w:rsidP="001E314C">
            <w:pPr>
              <w:jc w:val="both"/>
              <w:rPr>
                <w:rFonts w:ascii="Times New Roman" w:hAnsi="Times New Roman"/>
                <w:color w:val="000000" w:themeColor="text1"/>
              </w:rPr>
            </w:pPr>
            <w:r w:rsidRPr="00AC7155">
              <w:rPr>
                <w:rFonts w:ascii="Times New Roman" w:hAnsi="Times New Roman"/>
                <w:color w:val="000000" w:themeColor="text1"/>
              </w:rPr>
              <w:t>E. Неисправности или повреждения в результате пожара или стихийного бедствия.</w:t>
            </w:r>
          </w:p>
          <w:p w14:paraId="32AE2933" w14:textId="77777777" w:rsidR="008869F5" w:rsidRPr="00AC7155" w:rsidRDefault="008869F5" w:rsidP="001E314C">
            <w:pPr>
              <w:jc w:val="both"/>
              <w:rPr>
                <w:rFonts w:ascii="Times New Roman" w:hAnsi="Times New Roman"/>
                <w:color w:val="000000" w:themeColor="text1"/>
              </w:rPr>
            </w:pPr>
          </w:p>
          <w:p w14:paraId="5E6F4EFC" w14:textId="03F935D5" w:rsidR="008869F5" w:rsidRPr="00AC7155" w:rsidRDefault="008869F5" w:rsidP="001E314C">
            <w:pPr>
              <w:jc w:val="both"/>
              <w:rPr>
                <w:rFonts w:ascii="Times New Roman" w:hAnsi="Times New Roman"/>
                <w:color w:val="000000" w:themeColor="text1"/>
              </w:rPr>
            </w:pPr>
            <w:r w:rsidRPr="00AC7155">
              <w:rPr>
                <w:rFonts w:ascii="Times New Roman" w:hAnsi="Times New Roman"/>
                <w:color w:val="000000" w:themeColor="text1"/>
              </w:rPr>
              <w:t xml:space="preserve">8.2. Товар считается поставленным </w:t>
            </w:r>
            <w:r w:rsidR="00A77FEF" w:rsidRPr="00AC7155">
              <w:rPr>
                <w:rFonts w:ascii="Times New Roman" w:hAnsi="Times New Roman"/>
                <w:color w:val="000000" w:themeColor="text1"/>
              </w:rPr>
              <w:t>Исполнителем</w:t>
            </w:r>
            <w:r w:rsidRPr="00AC7155">
              <w:rPr>
                <w:rFonts w:ascii="Times New Roman" w:hAnsi="Times New Roman"/>
                <w:color w:val="000000" w:themeColor="text1"/>
              </w:rPr>
              <w:t xml:space="preserve"> и принятыми </w:t>
            </w:r>
            <w:r w:rsidR="00AE2F09" w:rsidRPr="00AC7155">
              <w:rPr>
                <w:rFonts w:ascii="Times New Roman" w:hAnsi="Times New Roman"/>
              </w:rPr>
              <w:t>Заказчиком</w:t>
            </w:r>
            <w:r w:rsidRPr="00AC7155">
              <w:rPr>
                <w:rFonts w:ascii="Times New Roman" w:hAnsi="Times New Roman"/>
                <w:color w:val="000000" w:themeColor="text1"/>
              </w:rPr>
              <w:t>:</w:t>
            </w:r>
          </w:p>
          <w:p w14:paraId="6F3601FF" w14:textId="77777777" w:rsidR="008869F5" w:rsidRPr="00AC7155" w:rsidRDefault="008869F5" w:rsidP="001E314C">
            <w:pPr>
              <w:ind w:leftChars="17" w:left="41"/>
              <w:jc w:val="both"/>
              <w:rPr>
                <w:rFonts w:ascii="Times New Roman" w:hAnsi="Times New Roman"/>
                <w:color w:val="000000" w:themeColor="text1"/>
              </w:rPr>
            </w:pPr>
            <w:r w:rsidRPr="00AC7155">
              <w:rPr>
                <w:rFonts w:ascii="Times New Roman" w:hAnsi="Times New Roman"/>
                <w:color w:val="000000" w:themeColor="text1"/>
              </w:rPr>
              <w:lastRenderedPageBreak/>
              <w:t xml:space="preserve">а) после того, как удостоверено, что качество Товар соответствует условиям, указанным в Статье 8.1. настоящего Контракта; </w:t>
            </w:r>
          </w:p>
          <w:p w14:paraId="05F7756C" w14:textId="4AAC8A1C" w:rsidR="008869F5" w:rsidRPr="00AC7155" w:rsidRDefault="008869F5" w:rsidP="001E314C">
            <w:pPr>
              <w:jc w:val="both"/>
              <w:rPr>
                <w:rFonts w:ascii="Times New Roman" w:hAnsi="Times New Roman"/>
                <w:color w:val="000000" w:themeColor="text1"/>
              </w:rPr>
            </w:pPr>
            <w:r w:rsidRPr="00AC7155">
              <w:rPr>
                <w:rFonts w:ascii="Times New Roman" w:hAnsi="Times New Roman"/>
                <w:color w:val="000000" w:themeColor="text1"/>
                <w:lang w:val="en-US"/>
              </w:rPr>
              <w:t>b</w:t>
            </w:r>
            <w:r w:rsidRPr="00AC7155">
              <w:rPr>
                <w:rFonts w:ascii="Times New Roman" w:hAnsi="Times New Roman"/>
                <w:color w:val="000000" w:themeColor="text1"/>
              </w:rPr>
              <w:t xml:space="preserve">) после того, как удостоверено, что количество Товар, указанное в отгрузочных документах, соответствует фактическому количеству Товар, прибывшему в адрес </w:t>
            </w:r>
            <w:r w:rsidR="00AE2F09" w:rsidRPr="00AC7155">
              <w:rPr>
                <w:rFonts w:ascii="Times New Roman" w:hAnsi="Times New Roman"/>
              </w:rPr>
              <w:t>Заказчика</w:t>
            </w:r>
            <w:r w:rsidRPr="00AC7155">
              <w:rPr>
                <w:rFonts w:ascii="Times New Roman" w:hAnsi="Times New Roman"/>
                <w:color w:val="000000" w:themeColor="text1"/>
              </w:rPr>
              <w:t>.</w:t>
            </w:r>
          </w:p>
          <w:p w14:paraId="0160655D" w14:textId="45D13526" w:rsidR="008869F5" w:rsidRPr="00AC7155" w:rsidRDefault="008869F5" w:rsidP="001E314C">
            <w:pPr>
              <w:tabs>
                <w:tab w:val="num" w:pos="34"/>
              </w:tabs>
              <w:jc w:val="both"/>
              <w:rPr>
                <w:rFonts w:ascii="Times New Roman" w:hAnsi="Times New Roman"/>
                <w:color w:val="000000" w:themeColor="text1"/>
              </w:rPr>
            </w:pPr>
            <w:r w:rsidRPr="00AC7155">
              <w:rPr>
                <w:rFonts w:ascii="Times New Roman" w:hAnsi="Times New Roman"/>
                <w:color w:val="000000" w:themeColor="text1"/>
              </w:rPr>
              <w:t xml:space="preserve">8.3. В случае выявления </w:t>
            </w:r>
            <w:r w:rsidR="00AE2F09" w:rsidRPr="00AC7155">
              <w:rPr>
                <w:rFonts w:ascii="Times New Roman" w:hAnsi="Times New Roman"/>
              </w:rPr>
              <w:t>Заказчиком</w:t>
            </w:r>
            <w:r w:rsidRPr="00AC7155">
              <w:rPr>
                <w:rFonts w:ascii="Times New Roman" w:hAnsi="Times New Roman"/>
                <w:color w:val="000000" w:themeColor="text1"/>
              </w:rPr>
              <w:t xml:space="preserve"> каких-либо дефектов, несоответствий, недостачи или излишек в поставленном </w:t>
            </w:r>
            <w:r w:rsidR="00A77FEF" w:rsidRPr="00AC7155">
              <w:rPr>
                <w:rFonts w:ascii="Times New Roman" w:hAnsi="Times New Roman"/>
                <w:color w:val="000000" w:themeColor="text1"/>
              </w:rPr>
              <w:t>Исполнителем</w:t>
            </w:r>
            <w:r w:rsidRPr="00AC7155">
              <w:rPr>
                <w:rFonts w:ascii="Times New Roman" w:hAnsi="Times New Roman"/>
                <w:color w:val="000000" w:themeColor="text1"/>
              </w:rPr>
              <w:t xml:space="preserve"> Товар в процессе распаковки и/или приема на склад, </w:t>
            </w:r>
            <w:r w:rsidR="00AE2F09" w:rsidRPr="00AC7155">
              <w:rPr>
                <w:rFonts w:ascii="Times New Roman" w:hAnsi="Times New Roman"/>
              </w:rPr>
              <w:t>Заказчик</w:t>
            </w:r>
            <w:r w:rsidRPr="00AC7155">
              <w:rPr>
                <w:rFonts w:ascii="Times New Roman" w:hAnsi="Times New Roman"/>
                <w:color w:val="000000" w:themeColor="text1"/>
              </w:rPr>
              <w:t xml:space="preserve"> имеет право подготовить претензию и предъявить рекламацию </w:t>
            </w:r>
            <w:r w:rsidR="00A77FEF" w:rsidRPr="00AC7155">
              <w:rPr>
                <w:rFonts w:ascii="Times New Roman" w:hAnsi="Times New Roman"/>
                <w:color w:val="000000" w:themeColor="text1"/>
              </w:rPr>
              <w:t>Исполнителя</w:t>
            </w:r>
            <w:r w:rsidRPr="00AC7155">
              <w:rPr>
                <w:rFonts w:ascii="Times New Roman" w:hAnsi="Times New Roman"/>
                <w:color w:val="000000" w:themeColor="text1"/>
              </w:rPr>
              <w:t>, если таковые имеются, на основании следующего порядка;</w:t>
            </w:r>
          </w:p>
          <w:p w14:paraId="6A1D4BF1" w14:textId="4510E87E" w:rsidR="008869F5" w:rsidRPr="00AC7155" w:rsidRDefault="008869F5" w:rsidP="001E314C">
            <w:pPr>
              <w:jc w:val="both"/>
              <w:rPr>
                <w:rFonts w:ascii="Times New Roman" w:hAnsi="Times New Roman"/>
                <w:color w:val="000000" w:themeColor="text1"/>
              </w:rPr>
            </w:pPr>
            <w:r w:rsidRPr="00AC7155">
              <w:rPr>
                <w:rFonts w:ascii="Times New Roman" w:hAnsi="Times New Roman"/>
                <w:color w:val="000000" w:themeColor="text1"/>
              </w:rPr>
              <w:t xml:space="preserve">а) Рекламации по количеству и качеству должны быть подготовлены </w:t>
            </w:r>
            <w:r w:rsidR="00AE2F09" w:rsidRPr="00AC7155">
              <w:rPr>
                <w:rFonts w:ascii="Times New Roman" w:hAnsi="Times New Roman"/>
              </w:rPr>
              <w:t>Заказчиком</w:t>
            </w:r>
            <w:r w:rsidRPr="00AC7155">
              <w:rPr>
                <w:rFonts w:ascii="Times New Roman" w:hAnsi="Times New Roman"/>
                <w:color w:val="000000" w:themeColor="text1"/>
              </w:rPr>
              <w:t xml:space="preserve"> и направлены в адрес </w:t>
            </w:r>
            <w:r w:rsidR="00A77FEF" w:rsidRPr="00AC7155">
              <w:rPr>
                <w:rFonts w:ascii="Times New Roman" w:hAnsi="Times New Roman"/>
                <w:color w:val="000000" w:themeColor="text1"/>
              </w:rPr>
              <w:t>Исполнителя</w:t>
            </w:r>
            <w:r w:rsidRPr="00AC7155">
              <w:rPr>
                <w:rFonts w:ascii="Times New Roman" w:hAnsi="Times New Roman"/>
                <w:color w:val="000000" w:themeColor="text1"/>
              </w:rPr>
              <w:t xml:space="preserve"> в течение тридцати (30) календарных дней после даты прибытия Товар в пункт назначения.</w:t>
            </w:r>
          </w:p>
          <w:p w14:paraId="00F74E5F" w14:textId="6AA7F904" w:rsidR="008869F5" w:rsidRPr="00AC7155" w:rsidRDefault="008869F5" w:rsidP="001E314C">
            <w:pPr>
              <w:tabs>
                <w:tab w:val="num" w:pos="318"/>
              </w:tabs>
              <w:jc w:val="both"/>
              <w:rPr>
                <w:rFonts w:ascii="Times New Roman" w:hAnsi="Times New Roman"/>
                <w:color w:val="000000" w:themeColor="text1"/>
              </w:rPr>
            </w:pPr>
            <w:r w:rsidRPr="00AC7155">
              <w:rPr>
                <w:rFonts w:ascii="Times New Roman" w:hAnsi="Times New Roman"/>
                <w:color w:val="000000" w:themeColor="text1"/>
                <w:lang w:val="en-US"/>
              </w:rPr>
              <w:t>b</w:t>
            </w:r>
            <w:r w:rsidRPr="00AC7155">
              <w:rPr>
                <w:rFonts w:ascii="Times New Roman" w:hAnsi="Times New Roman"/>
                <w:color w:val="000000" w:themeColor="text1"/>
              </w:rPr>
              <w:t xml:space="preserve">) Подготовленные </w:t>
            </w:r>
            <w:r w:rsidR="00AE2F09" w:rsidRPr="00AC7155">
              <w:rPr>
                <w:rFonts w:ascii="Times New Roman" w:hAnsi="Times New Roman"/>
              </w:rPr>
              <w:t>Заказчиком</w:t>
            </w:r>
            <w:r w:rsidRPr="00AC7155">
              <w:rPr>
                <w:rFonts w:ascii="Times New Roman" w:hAnsi="Times New Roman"/>
                <w:color w:val="000000" w:themeColor="text1"/>
              </w:rPr>
              <w:t xml:space="preserve"> рекламации направляются в адрес </w:t>
            </w:r>
            <w:r w:rsidR="00A77FEF" w:rsidRPr="00AC7155">
              <w:rPr>
                <w:rFonts w:ascii="Times New Roman" w:hAnsi="Times New Roman"/>
                <w:color w:val="000000" w:themeColor="text1"/>
              </w:rPr>
              <w:t>Исполнителя</w:t>
            </w:r>
            <w:r w:rsidRPr="00AC7155">
              <w:rPr>
                <w:rFonts w:ascii="Times New Roman" w:hAnsi="Times New Roman"/>
                <w:color w:val="000000" w:themeColor="text1"/>
              </w:rPr>
              <w:t xml:space="preserve"> посредством авиапочты, телефакса или электронной почты.</w:t>
            </w:r>
          </w:p>
          <w:p w14:paraId="2A864E15" w14:textId="7ACC6657" w:rsidR="008869F5" w:rsidRPr="00AC7155" w:rsidRDefault="008869F5" w:rsidP="001E314C">
            <w:pPr>
              <w:tabs>
                <w:tab w:val="num" w:pos="318"/>
              </w:tabs>
              <w:jc w:val="both"/>
              <w:rPr>
                <w:rFonts w:ascii="Times New Roman" w:hAnsi="Times New Roman"/>
                <w:color w:val="000000" w:themeColor="text1"/>
              </w:rPr>
            </w:pPr>
            <w:r w:rsidRPr="00AC7155">
              <w:rPr>
                <w:rFonts w:ascii="Times New Roman" w:hAnsi="Times New Roman"/>
                <w:color w:val="000000" w:themeColor="text1"/>
                <w:lang w:val="en-US"/>
              </w:rPr>
              <w:t>c</w:t>
            </w:r>
            <w:r w:rsidRPr="00AC7155">
              <w:rPr>
                <w:rFonts w:ascii="Times New Roman" w:hAnsi="Times New Roman"/>
                <w:color w:val="000000" w:themeColor="text1"/>
              </w:rPr>
              <w:t xml:space="preserve">) В случае когда </w:t>
            </w:r>
            <w:r w:rsidR="00A77FEF" w:rsidRPr="00AC7155">
              <w:rPr>
                <w:rFonts w:ascii="Times New Roman" w:hAnsi="Times New Roman"/>
                <w:color w:val="000000" w:themeColor="text1"/>
              </w:rPr>
              <w:t>Исполнитель</w:t>
            </w:r>
            <w:r w:rsidRPr="00AC7155">
              <w:rPr>
                <w:rFonts w:ascii="Times New Roman" w:hAnsi="Times New Roman"/>
                <w:color w:val="000000" w:themeColor="text1"/>
              </w:rPr>
              <w:t xml:space="preserve"> получает рекламации от </w:t>
            </w:r>
            <w:r w:rsidR="00AE2F09" w:rsidRPr="00AC7155">
              <w:rPr>
                <w:rFonts w:ascii="Times New Roman" w:hAnsi="Times New Roman"/>
              </w:rPr>
              <w:t>Заказчика</w:t>
            </w:r>
            <w:r w:rsidRPr="00AC7155">
              <w:rPr>
                <w:rFonts w:ascii="Times New Roman" w:hAnsi="Times New Roman"/>
                <w:color w:val="000000" w:themeColor="text1"/>
              </w:rPr>
              <w:t xml:space="preserve">, </w:t>
            </w:r>
            <w:r w:rsidR="00A77FEF" w:rsidRPr="00AC7155">
              <w:rPr>
                <w:rFonts w:ascii="Times New Roman" w:hAnsi="Times New Roman"/>
                <w:color w:val="000000" w:themeColor="text1"/>
              </w:rPr>
              <w:t>Исполнитель</w:t>
            </w:r>
            <w:r w:rsidRPr="00AC7155">
              <w:rPr>
                <w:rFonts w:ascii="Times New Roman" w:hAnsi="Times New Roman"/>
                <w:color w:val="000000" w:themeColor="text1"/>
              </w:rPr>
              <w:t xml:space="preserve"> обязан подтвердить получение рекламации от </w:t>
            </w:r>
            <w:r w:rsidR="00AE2F09" w:rsidRPr="00AC7155">
              <w:rPr>
                <w:rFonts w:ascii="Times New Roman" w:hAnsi="Times New Roman"/>
              </w:rPr>
              <w:t>Заказчика</w:t>
            </w:r>
            <w:r w:rsidRPr="00AC7155">
              <w:rPr>
                <w:rFonts w:ascii="Times New Roman" w:hAnsi="Times New Roman"/>
                <w:color w:val="000000" w:themeColor="text1"/>
              </w:rPr>
              <w:t xml:space="preserve"> в течение 10 (десяти) календарных дней со дня ее получения.</w:t>
            </w:r>
          </w:p>
          <w:p w14:paraId="7D6E3E9D" w14:textId="62A95B84" w:rsidR="008869F5" w:rsidRPr="00AC7155" w:rsidRDefault="008869F5" w:rsidP="001E314C">
            <w:pPr>
              <w:tabs>
                <w:tab w:val="num" w:pos="318"/>
              </w:tabs>
              <w:jc w:val="both"/>
              <w:rPr>
                <w:rFonts w:ascii="Times New Roman" w:hAnsi="Times New Roman"/>
                <w:color w:val="000000" w:themeColor="text1"/>
              </w:rPr>
            </w:pPr>
            <w:r w:rsidRPr="00AC7155">
              <w:rPr>
                <w:rFonts w:ascii="Times New Roman" w:hAnsi="Times New Roman"/>
                <w:color w:val="000000" w:themeColor="text1"/>
                <w:lang w:val="en-US"/>
              </w:rPr>
              <w:t>d</w:t>
            </w:r>
            <w:r w:rsidRPr="00AC7155">
              <w:rPr>
                <w:rFonts w:ascii="Times New Roman" w:hAnsi="Times New Roman"/>
                <w:color w:val="000000" w:themeColor="text1"/>
              </w:rPr>
              <w:t xml:space="preserve">) После оценки рекламации на поставленные Товар, </w:t>
            </w:r>
            <w:r w:rsidR="00A77FEF" w:rsidRPr="00AC7155">
              <w:rPr>
                <w:rFonts w:ascii="Times New Roman" w:hAnsi="Times New Roman"/>
                <w:color w:val="000000" w:themeColor="text1"/>
              </w:rPr>
              <w:t>Исполнитель</w:t>
            </w:r>
            <w:r w:rsidRPr="00AC7155">
              <w:rPr>
                <w:rFonts w:ascii="Times New Roman" w:hAnsi="Times New Roman"/>
                <w:color w:val="000000" w:themeColor="text1"/>
              </w:rPr>
              <w:t xml:space="preserve"> обязан представить свое решение и инструкции в течение тридцати (30) календарных дней со дня получения рекламации.</w:t>
            </w:r>
          </w:p>
          <w:p w14:paraId="09650137" w14:textId="37253C86" w:rsidR="008869F5" w:rsidRPr="00AC7155" w:rsidRDefault="008869F5" w:rsidP="001E314C">
            <w:pPr>
              <w:tabs>
                <w:tab w:val="num" w:pos="318"/>
              </w:tabs>
              <w:jc w:val="both"/>
              <w:rPr>
                <w:rFonts w:ascii="Times New Roman" w:hAnsi="Times New Roman"/>
                <w:color w:val="000000" w:themeColor="text1"/>
              </w:rPr>
            </w:pPr>
            <w:r w:rsidRPr="00AC7155">
              <w:rPr>
                <w:rFonts w:ascii="Times New Roman" w:hAnsi="Times New Roman"/>
                <w:color w:val="000000" w:themeColor="text1"/>
                <w:lang w:val="en-US"/>
              </w:rPr>
              <w:t>e</w:t>
            </w:r>
            <w:r w:rsidRPr="00AC7155">
              <w:rPr>
                <w:rFonts w:ascii="Times New Roman" w:hAnsi="Times New Roman"/>
                <w:color w:val="000000" w:themeColor="text1"/>
              </w:rPr>
              <w:t xml:space="preserve">) Если </w:t>
            </w:r>
            <w:r w:rsidR="00A77FEF" w:rsidRPr="00AC7155">
              <w:rPr>
                <w:rFonts w:ascii="Times New Roman" w:hAnsi="Times New Roman"/>
                <w:color w:val="000000" w:themeColor="text1"/>
              </w:rPr>
              <w:t>Исполнитель</w:t>
            </w:r>
            <w:r w:rsidRPr="00AC7155">
              <w:rPr>
                <w:rFonts w:ascii="Times New Roman" w:hAnsi="Times New Roman"/>
                <w:color w:val="000000" w:themeColor="text1"/>
              </w:rPr>
              <w:t xml:space="preserve"> не отвечает в течение тридцати (30) календарных дней после получения рекламации, направленной </w:t>
            </w:r>
            <w:r w:rsidR="00AE2F09" w:rsidRPr="00AC7155">
              <w:rPr>
                <w:rFonts w:ascii="Times New Roman" w:hAnsi="Times New Roman"/>
              </w:rPr>
              <w:t>Заказчиком</w:t>
            </w:r>
            <w:r w:rsidRPr="00AC7155">
              <w:rPr>
                <w:rFonts w:ascii="Times New Roman" w:hAnsi="Times New Roman"/>
                <w:color w:val="000000" w:themeColor="text1"/>
              </w:rPr>
              <w:t xml:space="preserve">, то будет принято, что </w:t>
            </w:r>
            <w:r w:rsidR="00A77FEF" w:rsidRPr="00AC7155">
              <w:rPr>
                <w:rFonts w:ascii="Times New Roman" w:hAnsi="Times New Roman"/>
                <w:color w:val="000000" w:themeColor="text1"/>
              </w:rPr>
              <w:t>Исполнитель</w:t>
            </w:r>
            <w:r w:rsidRPr="00AC7155">
              <w:rPr>
                <w:rFonts w:ascii="Times New Roman" w:hAnsi="Times New Roman"/>
                <w:color w:val="000000" w:themeColor="text1"/>
              </w:rPr>
              <w:t xml:space="preserve"> признал ответственность за вопросы, сформулированные в требовании.</w:t>
            </w:r>
          </w:p>
          <w:p w14:paraId="02EC53B5" w14:textId="77777777" w:rsidR="008869F5" w:rsidRPr="00AC7155" w:rsidRDefault="008869F5" w:rsidP="001E314C">
            <w:pPr>
              <w:tabs>
                <w:tab w:val="num" w:pos="318"/>
              </w:tabs>
              <w:jc w:val="both"/>
              <w:rPr>
                <w:rFonts w:ascii="Times New Roman" w:hAnsi="Times New Roman"/>
                <w:color w:val="000000"/>
              </w:rPr>
            </w:pPr>
            <w:r w:rsidRPr="00AC7155">
              <w:rPr>
                <w:rFonts w:ascii="Times New Roman" w:hAnsi="Times New Roman"/>
                <w:color w:val="000000" w:themeColor="text1"/>
              </w:rPr>
              <w:t xml:space="preserve">8.4. </w:t>
            </w:r>
            <w:r w:rsidRPr="00AC7155">
              <w:rPr>
                <w:rFonts w:ascii="Times New Roman" w:hAnsi="Times New Roman"/>
                <w:color w:val="000000"/>
              </w:rPr>
              <w:t>Товар, поставляемые в качестве замены, должны быть поставлены на условиях DDP, если иное не оговорено.</w:t>
            </w:r>
          </w:p>
          <w:p w14:paraId="3F53E720" w14:textId="22F79F49" w:rsidR="008869F5" w:rsidRPr="00AC7155" w:rsidRDefault="008869F5" w:rsidP="001E314C">
            <w:pPr>
              <w:tabs>
                <w:tab w:val="num" w:pos="34"/>
                <w:tab w:val="num" w:pos="318"/>
              </w:tabs>
              <w:jc w:val="both"/>
              <w:rPr>
                <w:rFonts w:ascii="Times New Roman" w:hAnsi="Times New Roman"/>
                <w:color w:val="000000" w:themeColor="text1"/>
              </w:rPr>
            </w:pPr>
            <w:r w:rsidRPr="00AC7155">
              <w:rPr>
                <w:rFonts w:ascii="Times New Roman" w:hAnsi="Times New Roman"/>
                <w:color w:val="000000"/>
              </w:rPr>
              <w:t xml:space="preserve">8.5. Дефектные Товар должны быть возвращены </w:t>
            </w:r>
            <w:del w:id="17" w:author="Islombek Zokirov" w:date="2024-08-26T13:40:00Z">
              <w:r w:rsidR="00AE2F09" w:rsidRPr="00AC7155" w:rsidDel="00CF186C">
                <w:rPr>
                  <w:rFonts w:ascii="Times New Roman" w:hAnsi="Times New Roman"/>
                </w:rPr>
                <w:delText>Заказчикрм</w:delText>
              </w:r>
            </w:del>
            <w:ins w:id="18" w:author="Islombek Zokirov" w:date="2024-08-26T13:40:00Z">
              <w:r w:rsidR="00CF186C" w:rsidRPr="00AC7155">
                <w:rPr>
                  <w:rFonts w:ascii="Times New Roman" w:hAnsi="Times New Roman"/>
                </w:rPr>
                <w:t>Заказчиком</w:t>
              </w:r>
            </w:ins>
            <w:r w:rsidRPr="00AC7155">
              <w:rPr>
                <w:rFonts w:ascii="Times New Roman" w:hAnsi="Times New Roman"/>
                <w:color w:val="000000"/>
              </w:rPr>
              <w:t xml:space="preserve"> </w:t>
            </w:r>
            <w:r w:rsidR="00A77FEF" w:rsidRPr="00AC7155">
              <w:rPr>
                <w:rFonts w:ascii="Times New Roman" w:hAnsi="Times New Roman"/>
                <w:color w:val="000000"/>
              </w:rPr>
              <w:t>Исполнителю</w:t>
            </w:r>
            <w:r w:rsidRPr="00AC7155">
              <w:rPr>
                <w:rFonts w:ascii="Times New Roman" w:hAnsi="Times New Roman"/>
                <w:color w:val="000000"/>
              </w:rPr>
              <w:t xml:space="preserve"> на условиях </w:t>
            </w:r>
            <w:r w:rsidRPr="00AC7155">
              <w:rPr>
                <w:rFonts w:ascii="Times New Roman" w:hAnsi="Times New Roman"/>
                <w:color w:val="000000"/>
                <w:lang w:val="en-US"/>
              </w:rPr>
              <w:t>EXW</w:t>
            </w:r>
            <w:r w:rsidRPr="00AC7155">
              <w:rPr>
                <w:rFonts w:ascii="Times New Roman" w:hAnsi="Times New Roman"/>
                <w:color w:val="000000"/>
              </w:rPr>
              <w:t xml:space="preserve">, если иное не оговорено (Инкотермс 2020).  </w:t>
            </w:r>
            <w:r w:rsidRPr="00AC7155">
              <w:rPr>
                <w:rFonts w:ascii="Times New Roman" w:hAnsi="Times New Roman"/>
              </w:rPr>
              <w:t xml:space="preserve">Таможенные формальности, связанные с экспортом дефектных Товар из </w:t>
            </w:r>
            <w:del w:id="19" w:author="7Я" w:date="2026-01-03T10:51:00Z">
              <w:r w:rsidRPr="00AC7155" w:rsidDel="00104E41">
                <w:rPr>
                  <w:rFonts w:ascii="Times New Roman" w:hAnsi="Times New Roman"/>
                </w:rPr>
                <w:delText>Республики Узбекистан</w:delText>
              </w:r>
            </w:del>
            <w:ins w:id="20" w:author="7Я" w:date="2026-01-03T10:51:00Z">
              <w:r w:rsidR="00104E41">
                <w:rPr>
                  <w:rFonts w:ascii="Times New Roman" w:hAnsi="Times New Roman"/>
                </w:rPr>
                <w:t>Российской Федерации</w:t>
              </w:r>
            </w:ins>
            <w:r w:rsidRPr="00AC7155">
              <w:rPr>
                <w:rFonts w:ascii="Times New Roman" w:hAnsi="Times New Roman"/>
              </w:rPr>
              <w:t xml:space="preserve">, должны быть выполнены экспедитором </w:t>
            </w:r>
            <w:r w:rsidR="00A77FEF" w:rsidRPr="00AC7155">
              <w:rPr>
                <w:rFonts w:ascii="Times New Roman" w:hAnsi="Times New Roman"/>
                <w:color w:val="000000"/>
              </w:rPr>
              <w:t>Исполнителя</w:t>
            </w:r>
            <w:r w:rsidRPr="00AC7155">
              <w:rPr>
                <w:rFonts w:ascii="Times New Roman" w:hAnsi="Times New Roman"/>
              </w:rPr>
              <w:t xml:space="preserve">, и </w:t>
            </w:r>
            <w:r w:rsidR="00A77FEF" w:rsidRPr="00AC7155">
              <w:rPr>
                <w:rFonts w:ascii="Times New Roman" w:hAnsi="Times New Roman"/>
                <w:color w:val="000000"/>
              </w:rPr>
              <w:t>Исполнитель</w:t>
            </w:r>
            <w:r w:rsidRPr="00AC7155">
              <w:rPr>
                <w:rFonts w:ascii="Times New Roman" w:hAnsi="Times New Roman"/>
              </w:rPr>
              <w:t xml:space="preserve"> должен покрыть все соответствующие расходы, </w:t>
            </w:r>
            <w:r w:rsidRPr="00AC7155">
              <w:rPr>
                <w:rFonts w:ascii="Times New Roman" w:hAnsi="Times New Roman"/>
              </w:rPr>
              <w:lastRenderedPageBreak/>
              <w:t xml:space="preserve">связанные с экспортом дефектных Товар из </w:t>
            </w:r>
            <w:del w:id="21" w:author="7Я" w:date="2026-01-03T10:51:00Z">
              <w:r w:rsidRPr="00AC7155" w:rsidDel="00104E41">
                <w:rPr>
                  <w:rFonts w:ascii="Times New Roman" w:hAnsi="Times New Roman"/>
                </w:rPr>
                <w:delText>Республики Узбекистан</w:delText>
              </w:r>
            </w:del>
            <w:ins w:id="22" w:author="7Я" w:date="2026-01-03T10:51:00Z">
              <w:r w:rsidR="00104E41">
                <w:rPr>
                  <w:rFonts w:ascii="Times New Roman" w:hAnsi="Times New Roman"/>
                </w:rPr>
                <w:t>Российской Федерации</w:t>
              </w:r>
            </w:ins>
            <w:r w:rsidRPr="00AC7155">
              <w:rPr>
                <w:rFonts w:ascii="Times New Roman" w:hAnsi="Times New Roman"/>
              </w:rPr>
              <w:t>.</w:t>
            </w:r>
          </w:p>
          <w:p w14:paraId="10D67C17" w14:textId="77777777" w:rsidR="008869F5" w:rsidRPr="00AC7155" w:rsidRDefault="008869F5" w:rsidP="001E314C">
            <w:pPr>
              <w:tabs>
                <w:tab w:val="num" w:pos="34"/>
                <w:tab w:val="num" w:pos="318"/>
              </w:tabs>
              <w:jc w:val="both"/>
              <w:rPr>
                <w:rFonts w:ascii="Times New Roman" w:hAnsi="Times New Roman"/>
                <w:color w:val="000000" w:themeColor="text1"/>
              </w:rPr>
            </w:pPr>
          </w:p>
          <w:p w14:paraId="0F633116" w14:textId="77777777" w:rsidR="008869F5" w:rsidRPr="00AC7155" w:rsidRDefault="008869F5" w:rsidP="001E314C">
            <w:pPr>
              <w:pStyle w:val="aff"/>
              <w:jc w:val="both"/>
              <w:rPr>
                <w:b/>
                <w:color w:val="000000" w:themeColor="text1"/>
                <w:lang w:val="ru-RU" w:eastAsia="tr-TR"/>
              </w:rPr>
            </w:pPr>
            <w:r w:rsidRPr="00AC7155">
              <w:rPr>
                <w:b/>
                <w:color w:val="000000" w:themeColor="text1"/>
                <w:lang w:val="ru-RU" w:eastAsia="tr-TR"/>
              </w:rPr>
              <w:t>9.  Упаковка и маркировка.</w:t>
            </w:r>
          </w:p>
          <w:p w14:paraId="6B5ECB57" w14:textId="77777777" w:rsidR="008869F5" w:rsidRPr="00AC7155" w:rsidRDefault="008869F5" w:rsidP="001E314C">
            <w:pPr>
              <w:pStyle w:val="aff"/>
              <w:jc w:val="both"/>
              <w:rPr>
                <w:b/>
                <w:color w:val="000000" w:themeColor="text1"/>
                <w:lang w:val="ru-RU" w:eastAsia="tr-TR"/>
              </w:rPr>
            </w:pPr>
          </w:p>
          <w:p w14:paraId="2EABCB35" w14:textId="77777777" w:rsidR="008869F5" w:rsidRPr="00AC7155" w:rsidRDefault="008869F5" w:rsidP="001E314C">
            <w:pPr>
              <w:pStyle w:val="aff"/>
              <w:jc w:val="both"/>
              <w:rPr>
                <w:color w:val="000000" w:themeColor="text1"/>
                <w:lang w:val="ru-RU"/>
              </w:rPr>
            </w:pPr>
            <w:r w:rsidRPr="00AC7155">
              <w:rPr>
                <w:color w:val="000000" w:themeColor="text1"/>
                <w:lang w:val="ru-RU" w:eastAsia="tr-TR"/>
              </w:rPr>
              <w:t>9.1. Товар</w:t>
            </w:r>
            <w:r w:rsidRPr="00AC7155">
              <w:rPr>
                <w:color w:val="000000" w:themeColor="text1"/>
                <w:lang w:val="ru-RU"/>
              </w:rPr>
              <w:t xml:space="preserve"> должен отгружаться в экспортной стандартной упаковке,</w:t>
            </w:r>
            <w:r w:rsidRPr="00AC7155">
              <w:rPr>
                <w:color w:val="000000" w:themeColor="text1"/>
                <w:lang w:val="ru-RU" w:eastAsia="tr-TR"/>
              </w:rPr>
              <w:t xml:space="preserve"> </w:t>
            </w:r>
            <w:r w:rsidRPr="00AC7155">
              <w:rPr>
                <w:color w:val="000000" w:themeColor="text1"/>
                <w:lang w:val="ru-RU"/>
              </w:rPr>
              <w:t>соответствующей характеру поставляемого Товар.</w:t>
            </w:r>
            <w:r w:rsidRPr="00AC7155">
              <w:rPr>
                <w:color w:val="000000" w:themeColor="text1"/>
                <w:lang w:val="ru-RU" w:eastAsia="tr-TR"/>
              </w:rPr>
              <w:t xml:space="preserve"> </w:t>
            </w:r>
            <w:r w:rsidRPr="00AC7155">
              <w:rPr>
                <w:color w:val="000000" w:themeColor="text1"/>
                <w:lang w:val="ru-RU"/>
              </w:rPr>
              <w:t xml:space="preserve">На каждое место наносится несмываемой краской следующая </w:t>
            </w:r>
            <w:r w:rsidRPr="00AC7155">
              <w:rPr>
                <w:color w:val="000000" w:themeColor="text1"/>
                <w:lang w:val="ru-RU" w:eastAsia="tr-TR"/>
              </w:rPr>
              <w:t>м</w:t>
            </w:r>
            <w:r w:rsidRPr="00AC7155">
              <w:rPr>
                <w:color w:val="000000" w:themeColor="text1"/>
                <w:lang w:val="ru-RU"/>
              </w:rPr>
              <w:t>аркировка:</w:t>
            </w:r>
          </w:p>
          <w:p w14:paraId="0F9F7AD0" w14:textId="77777777" w:rsidR="008869F5" w:rsidRPr="00AC7155" w:rsidRDefault="008869F5" w:rsidP="001E314C">
            <w:pPr>
              <w:pStyle w:val="aff"/>
              <w:jc w:val="both"/>
              <w:rPr>
                <w:color w:val="000000" w:themeColor="text1"/>
                <w:lang w:val="ru-RU"/>
              </w:rPr>
            </w:pPr>
          </w:p>
          <w:p w14:paraId="743726C5" w14:textId="77777777" w:rsidR="008869F5" w:rsidRPr="00AC7155" w:rsidRDefault="008869F5" w:rsidP="001E314C">
            <w:pPr>
              <w:rPr>
                <w:rFonts w:ascii="Times New Roman" w:hAnsi="Times New Roman"/>
                <w:b/>
                <w:color w:val="000000" w:themeColor="text1"/>
              </w:rPr>
            </w:pPr>
            <w:r w:rsidRPr="00AC7155">
              <w:rPr>
                <w:rFonts w:ascii="Times New Roman" w:hAnsi="Times New Roman"/>
                <w:b/>
                <w:color w:val="000000" w:themeColor="text1"/>
              </w:rPr>
              <w:t>Грузоотправитель</w:t>
            </w:r>
          </w:p>
          <w:p w14:paraId="02D75007" w14:textId="77777777" w:rsidR="008869F5" w:rsidRPr="00AC7155" w:rsidRDefault="008869F5" w:rsidP="001E314C">
            <w:pPr>
              <w:pStyle w:val="aff"/>
              <w:rPr>
                <w:b/>
                <w:color w:val="000000" w:themeColor="text1"/>
                <w:lang w:val="ru-RU"/>
              </w:rPr>
            </w:pPr>
            <w:r w:rsidRPr="00AC7155">
              <w:rPr>
                <w:b/>
                <w:color w:val="000000" w:themeColor="text1"/>
                <w:lang w:val="ru-RU"/>
              </w:rPr>
              <w:t>Грузополучатель</w:t>
            </w:r>
          </w:p>
          <w:p w14:paraId="1925C4C8" w14:textId="77777777" w:rsidR="008869F5" w:rsidRPr="00AC7155" w:rsidRDefault="008869F5" w:rsidP="001E314C">
            <w:pPr>
              <w:pStyle w:val="aff"/>
              <w:rPr>
                <w:b/>
                <w:color w:val="000000" w:themeColor="text1"/>
                <w:lang w:val="ru-RU"/>
              </w:rPr>
            </w:pPr>
            <w:r w:rsidRPr="00AC7155">
              <w:rPr>
                <w:b/>
                <w:color w:val="000000" w:themeColor="text1"/>
                <w:lang w:val="ru-RU"/>
              </w:rPr>
              <w:t>Место №</w:t>
            </w:r>
          </w:p>
          <w:p w14:paraId="58FAF4E3" w14:textId="77777777" w:rsidR="008869F5" w:rsidRPr="00AC7155" w:rsidRDefault="008869F5" w:rsidP="001E314C">
            <w:pPr>
              <w:pStyle w:val="aff"/>
              <w:rPr>
                <w:b/>
                <w:color w:val="000000" w:themeColor="text1"/>
                <w:lang w:val="ru-RU"/>
              </w:rPr>
            </w:pPr>
            <w:r w:rsidRPr="00AC7155">
              <w:rPr>
                <w:b/>
                <w:color w:val="000000" w:themeColor="text1"/>
                <w:lang w:val="ru-RU"/>
              </w:rPr>
              <w:t>Вес брутто</w:t>
            </w:r>
          </w:p>
          <w:p w14:paraId="2E919D34" w14:textId="77777777" w:rsidR="008869F5" w:rsidRPr="00AC7155" w:rsidRDefault="008869F5" w:rsidP="001E314C">
            <w:pPr>
              <w:pStyle w:val="aff"/>
              <w:rPr>
                <w:b/>
                <w:color w:val="000000" w:themeColor="text1"/>
                <w:lang w:val="ru-RU"/>
              </w:rPr>
            </w:pPr>
            <w:r w:rsidRPr="00AC7155">
              <w:rPr>
                <w:b/>
                <w:color w:val="000000" w:themeColor="text1"/>
                <w:lang w:val="ru-RU"/>
              </w:rPr>
              <w:t>Вес нетто</w:t>
            </w:r>
          </w:p>
          <w:p w14:paraId="2348AD95" w14:textId="77777777" w:rsidR="008869F5" w:rsidRPr="00AC7155" w:rsidRDefault="008869F5" w:rsidP="001E314C">
            <w:pPr>
              <w:pStyle w:val="aff"/>
              <w:rPr>
                <w:b/>
                <w:color w:val="000000" w:themeColor="text1"/>
                <w:lang w:val="ru-RU"/>
              </w:rPr>
            </w:pPr>
            <w:r w:rsidRPr="00AC7155">
              <w:rPr>
                <w:b/>
                <w:color w:val="000000" w:themeColor="text1"/>
                <w:lang w:val="ru-RU"/>
              </w:rPr>
              <w:t>Габаритные размеры.</w:t>
            </w:r>
          </w:p>
          <w:p w14:paraId="3637F0DD" w14:textId="77777777" w:rsidR="008869F5" w:rsidRPr="00AC7155" w:rsidRDefault="008869F5" w:rsidP="001E314C">
            <w:pPr>
              <w:pStyle w:val="aff"/>
              <w:rPr>
                <w:b/>
                <w:color w:val="000000" w:themeColor="text1"/>
                <w:lang w:val="ru-RU" w:eastAsia="tr-TR"/>
              </w:rPr>
            </w:pPr>
          </w:p>
          <w:p w14:paraId="1B202FEB" w14:textId="77777777" w:rsidR="008869F5" w:rsidRPr="00AC7155" w:rsidRDefault="008869F5" w:rsidP="001E314C">
            <w:pPr>
              <w:pStyle w:val="aff"/>
              <w:rPr>
                <w:b/>
                <w:color w:val="000000" w:themeColor="text1"/>
                <w:lang w:val="ru-RU" w:eastAsia="tr-TR"/>
              </w:rPr>
            </w:pPr>
            <w:r w:rsidRPr="00AC7155">
              <w:rPr>
                <w:b/>
                <w:color w:val="000000" w:themeColor="text1"/>
                <w:lang w:val="ru-RU" w:eastAsia="tr-TR"/>
              </w:rPr>
              <w:t>10.  Сдача и приёмка Товар.</w:t>
            </w:r>
          </w:p>
          <w:p w14:paraId="3CDB17D9" w14:textId="77777777" w:rsidR="008869F5" w:rsidRPr="00AC7155" w:rsidRDefault="008869F5" w:rsidP="001E314C">
            <w:pPr>
              <w:pStyle w:val="aff"/>
              <w:rPr>
                <w:b/>
                <w:color w:val="000000" w:themeColor="text1"/>
                <w:lang w:val="ru-RU" w:eastAsia="tr-TR"/>
              </w:rPr>
            </w:pPr>
          </w:p>
          <w:p w14:paraId="3C2EB2A1" w14:textId="1064C474" w:rsidR="008869F5" w:rsidRPr="00AC7155" w:rsidRDefault="008869F5" w:rsidP="001E314C">
            <w:pPr>
              <w:pStyle w:val="NormalWeb6"/>
              <w:spacing w:before="0" w:after="0"/>
              <w:jc w:val="both"/>
              <w:rPr>
                <w:rFonts w:ascii="Times New Roman" w:hAnsi="Times New Roman"/>
                <w:color w:val="000000" w:themeColor="text1"/>
                <w:szCs w:val="24"/>
                <w:lang w:val="ru-RU"/>
              </w:rPr>
            </w:pPr>
            <w:r w:rsidRPr="00AC7155">
              <w:rPr>
                <w:rFonts w:ascii="Times New Roman" w:hAnsi="Times New Roman"/>
                <w:color w:val="000000" w:themeColor="text1"/>
                <w:szCs w:val="24"/>
                <w:lang w:val="ru-RU"/>
              </w:rPr>
              <w:t xml:space="preserve">10.1. Товар считается сданным </w:t>
            </w:r>
            <w:r w:rsidR="00A77FEF" w:rsidRPr="00AC7155">
              <w:rPr>
                <w:rFonts w:ascii="Times New Roman" w:hAnsi="Times New Roman"/>
                <w:color w:val="000000" w:themeColor="text1"/>
                <w:szCs w:val="24"/>
              </w:rPr>
              <w:t>Исполнителем</w:t>
            </w:r>
            <w:r w:rsidRPr="00AC7155">
              <w:rPr>
                <w:rFonts w:ascii="Times New Roman" w:hAnsi="Times New Roman"/>
                <w:color w:val="000000" w:themeColor="text1"/>
                <w:szCs w:val="24"/>
                <w:lang w:val="ru-RU"/>
              </w:rPr>
              <w:t xml:space="preserve"> и принятым </w:t>
            </w:r>
            <w:r w:rsidR="00AE2F09" w:rsidRPr="00AC7155">
              <w:rPr>
                <w:rFonts w:ascii="Times New Roman" w:hAnsi="Times New Roman"/>
                <w:szCs w:val="24"/>
              </w:rPr>
              <w:t>Заказчик</w:t>
            </w:r>
            <w:r w:rsidR="00AE2F09" w:rsidRPr="00AC7155">
              <w:rPr>
                <w:rFonts w:ascii="Times New Roman" w:hAnsi="Times New Roman"/>
                <w:szCs w:val="24"/>
                <w:lang w:val="ru-RU"/>
              </w:rPr>
              <w:t>ом</w:t>
            </w:r>
            <w:r w:rsidRPr="00AC7155">
              <w:rPr>
                <w:rFonts w:ascii="Times New Roman" w:hAnsi="Times New Roman"/>
                <w:color w:val="000000" w:themeColor="text1"/>
                <w:szCs w:val="24"/>
                <w:lang w:val="ru-RU"/>
              </w:rPr>
              <w:t xml:space="preserve"> по количеству – после того как удостоверено, что спецификация Товар, указанная в отгрузочных документах, соответствует фактически поставленной спецификации Товар.  </w:t>
            </w:r>
          </w:p>
          <w:p w14:paraId="66879950" w14:textId="20678F4F" w:rsidR="008869F5" w:rsidRPr="00AC7155" w:rsidRDefault="008869F5" w:rsidP="001E314C">
            <w:pPr>
              <w:pStyle w:val="NormalWeb6"/>
              <w:spacing w:before="0" w:after="0"/>
              <w:jc w:val="both"/>
              <w:rPr>
                <w:rFonts w:ascii="Times New Roman" w:hAnsi="Times New Roman"/>
                <w:noProof w:val="0"/>
                <w:color w:val="000000" w:themeColor="text1"/>
                <w:szCs w:val="24"/>
                <w:lang w:val="ru-RU"/>
              </w:rPr>
            </w:pPr>
            <w:r w:rsidRPr="00AC7155">
              <w:rPr>
                <w:rFonts w:ascii="Times New Roman" w:hAnsi="Times New Roman"/>
                <w:noProof w:val="0"/>
                <w:color w:val="000000" w:themeColor="text1"/>
                <w:szCs w:val="24"/>
                <w:lang w:val="ru-RU"/>
              </w:rPr>
              <w:t xml:space="preserve">10.2. Товар считается сданным </w:t>
            </w:r>
            <w:r w:rsidR="00AE2F09" w:rsidRPr="00AC7155">
              <w:rPr>
                <w:rFonts w:ascii="Times New Roman" w:hAnsi="Times New Roman"/>
                <w:color w:val="000000" w:themeColor="text1"/>
                <w:szCs w:val="24"/>
              </w:rPr>
              <w:t>Исполнителем</w:t>
            </w:r>
            <w:r w:rsidRPr="00AC7155">
              <w:rPr>
                <w:rFonts w:ascii="Times New Roman" w:hAnsi="Times New Roman"/>
                <w:noProof w:val="0"/>
                <w:color w:val="000000" w:themeColor="text1"/>
                <w:szCs w:val="24"/>
                <w:lang w:val="ru-RU"/>
              </w:rPr>
              <w:t xml:space="preserve"> и принятым </w:t>
            </w:r>
            <w:r w:rsidR="00AE2F09" w:rsidRPr="00AC7155">
              <w:rPr>
                <w:rFonts w:ascii="Times New Roman" w:hAnsi="Times New Roman"/>
                <w:szCs w:val="24"/>
              </w:rPr>
              <w:t>Заказчик</w:t>
            </w:r>
            <w:r w:rsidR="00AE2F09" w:rsidRPr="00AC7155">
              <w:rPr>
                <w:rFonts w:ascii="Times New Roman" w:hAnsi="Times New Roman"/>
                <w:szCs w:val="24"/>
                <w:lang w:val="ru-RU"/>
              </w:rPr>
              <w:t>ом</w:t>
            </w:r>
            <w:r w:rsidRPr="00AC7155">
              <w:rPr>
                <w:rFonts w:ascii="Times New Roman" w:hAnsi="Times New Roman"/>
                <w:noProof w:val="0"/>
                <w:color w:val="000000" w:themeColor="text1"/>
                <w:szCs w:val="24"/>
                <w:lang w:val="ru-RU"/>
              </w:rPr>
              <w:t xml:space="preserve"> по качеству – после того как удостоверено, что качество Товар соответствует условиям, которые взаимно согласованы сторонами. </w:t>
            </w:r>
          </w:p>
          <w:p w14:paraId="7B116F32" w14:textId="77777777" w:rsidR="008869F5" w:rsidRPr="00AC7155" w:rsidRDefault="008869F5" w:rsidP="001E314C">
            <w:pPr>
              <w:pStyle w:val="aff"/>
              <w:rPr>
                <w:b/>
                <w:color w:val="000000" w:themeColor="text1"/>
                <w:lang w:val="ru-RU" w:eastAsia="tr-TR"/>
              </w:rPr>
            </w:pPr>
          </w:p>
          <w:p w14:paraId="66E3C8E6" w14:textId="77777777" w:rsidR="008869F5" w:rsidRPr="00AC7155" w:rsidRDefault="008869F5" w:rsidP="001E314C">
            <w:pPr>
              <w:pStyle w:val="aff"/>
              <w:rPr>
                <w:b/>
                <w:color w:val="000000" w:themeColor="text1"/>
                <w:lang w:val="ru-RU" w:eastAsia="tr-TR"/>
              </w:rPr>
            </w:pPr>
          </w:p>
          <w:p w14:paraId="4B9F0395" w14:textId="77777777" w:rsidR="008869F5" w:rsidRPr="00AC7155" w:rsidRDefault="008869F5" w:rsidP="001E314C">
            <w:pPr>
              <w:pStyle w:val="aff"/>
              <w:rPr>
                <w:color w:val="000000" w:themeColor="text1"/>
                <w:lang w:val="ru-RU" w:eastAsia="tr-TR"/>
              </w:rPr>
            </w:pPr>
            <w:r w:rsidRPr="00AC7155">
              <w:rPr>
                <w:b/>
                <w:color w:val="000000" w:themeColor="text1"/>
                <w:lang w:val="ru-RU" w:eastAsia="tr-TR"/>
              </w:rPr>
              <w:t>11. Арбитраж</w:t>
            </w:r>
            <w:r w:rsidRPr="00AC7155">
              <w:rPr>
                <w:color w:val="000000" w:themeColor="text1"/>
                <w:lang w:val="ru-RU" w:eastAsia="tr-TR"/>
              </w:rPr>
              <w:t>.</w:t>
            </w:r>
          </w:p>
          <w:p w14:paraId="2E5957C7" w14:textId="77777777" w:rsidR="008869F5" w:rsidRPr="00AC7155" w:rsidRDefault="008869F5" w:rsidP="001E314C">
            <w:pPr>
              <w:pStyle w:val="aff"/>
              <w:rPr>
                <w:color w:val="000000" w:themeColor="text1"/>
                <w:lang w:val="ru-RU" w:eastAsia="tr-TR"/>
              </w:rPr>
            </w:pPr>
          </w:p>
          <w:p w14:paraId="34892F4E" w14:textId="10A6838C" w:rsidR="008869F5" w:rsidRPr="00AC7155" w:rsidRDefault="008869F5" w:rsidP="001E314C">
            <w:pPr>
              <w:numPr>
                <w:ilvl w:val="12"/>
                <w:numId w:val="0"/>
              </w:numPr>
              <w:jc w:val="both"/>
              <w:rPr>
                <w:rFonts w:ascii="Times New Roman" w:hAnsi="Times New Roman"/>
                <w:color w:val="000000" w:themeColor="text1"/>
              </w:rPr>
            </w:pPr>
            <w:r w:rsidRPr="00AC7155">
              <w:rPr>
                <w:rFonts w:ascii="Times New Roman" w:hAnsi="Times New Roman"/>
                <w:color w:val="000000" w:themeColor="text1"/>
              </w:rPr>
              <w:t xml:space="preserve">11.1. Настоящий Контракт включая, но не ограничиваясь его действительностью, толкованием, исполнением, воздействием, производными и последствиями, регулируется </w:t>
            </w:r>
            <w:ins w:id="23" w:author="YE_Legal_UzAuto Motors" w:date="2024-08-26T11:26:00Z">
              <w:r w:rsidR="001171B7">
                <w:rPr>
                  <w:rFonts w:ascii="Times New Roman" w:hAnsi="Times New Roman"/>
                  <w:color w:val="000000" w:themeColor="text1"/>
                </w:rPr>
                <w:t xml:space="preserve">законодательством </w:t>
              </w:r>
              <w:del w:id="24" w:author="7Я" w:date="2026-01-03T10:51:00Z">
                <w:r w:rsidR="001171B7" w:rsidDel="00104E41">
                  <w:rPr>
                    <w:rFonts w:ascii="Times New Roman" w:hAnsi="Times New Roman"/>
                    <w:color w:val="000000" w:themeColor="text1"/>
                  </w:rPr>
                  <w:delText>Республики Узбекистан</w:delText>
                </w:r>
              </w:del>
            </w:ins>
            <w:ins w:id="25" w:author="7Я" w:date="2026-01-03T10:51:00Z">
              <w:r w:rsidR="00104E41">
                <w:rPr>
                  <w:rFonts w:ascii="Times New Roman" w:hAnsi="Times New Roman"/>
                  <w:color w:val="000000" w:themeColor="text1"/>
                </w:rPr>
                <w:t>Российской Федерации</w:t>
              </w:r>
            </w:ins>
            <w:ins w:id="26" w:author="YE_Legal_UzAuto Motors" w:date="2024-08-26T11:26:00Z">
              <w:r w:rsidR="001171B7">
                <w:rPr>
                  <w:rFonts w:ascii="Times New Roman" w:hAnsi="Times New Roman"/>
                  <w:color w:val="000000" w:themeColor="text1"/>
                </w:rPr>
                <w:t xml:space="preserve">, </w:t>
              </w:r>
            </w:ins>
            <w:del w:id="27" w:author="YE_Legal_UzAuto Motors" w:date="2024-08-26T11:26:00Z">
              <w:r w:rsidRPr="00AC7155" w:rsidDel="001171B7">
                <w:rPr>
                  <w:rFonts w:ascii="Times New Roman" w:hAnsi="Times New Roman"/>
                  <w:color w:val="000000" w:themeColor="text1"/>
                  <w:lang w:eastAsia="ko-KR"/>
                </w:rPr>
                <w:delText>Конвенцией ООН о договорах международной купли-продажи товаров</w:delText>
              </w:r>
              <w:r w:rsidRPr="00AC7155" w:rsidDel="001171B7">
                <w:rPr>
                  <w:rFonts w:ascii="Times New Roman" w:hAnsi="Times New Roman"/>
                  <w:color w:val="000000" w:themeColor="text1"/>
                </w:rPr>
                <w:delText xml:space="preserve">, язык английский, арбитр 1 чел,. </w:delText>
              </w:r>
            </w:del>
            <w:r w:rsidRPr="00AC7155">
              <w:rPr>
                <w:rFonts w:ascii="Times New Roman" w:hAnsi="Times New Roman"/>
                <w:color w:val="000000" w:themeColor="text1"/>
              </w:rPr>
              <w:t>независимо от принципов коллизионного права настоящего Контракта.</w:t>
            </w:r>
          </w:p>
          <w:p w14:paraId="0DE89E27" w14:textId="5F114509" w:rsidR="008869F5" w:rsidRPr="00AC7155" w:rsidRDefault="008869F5" w:rsidP="001E314C">
            <w:pPr>
              <w:jc w:val="both"/>
              <w:rPr>
                <w:rFonts w:ascii="Times New Roman" w:hAnsi="Times New Roman"/>
              </w:rPr>
            </w:pPr>
            <w:r w:rsidRPr="00AC7155">
              <w:rPr>
                <w:rFonts w:ascii="Times New Roman" w:hAnsi="Times New Roman"/>
                <w:color w:val="000000" w:themeColor="text1"/>
              </w:rPr>
              <w:t xml:space="preserve">11.2. Любые претензии, споры и разногласия, возникающие в связи с исполнением настоящего Контракта, либо его нарушением, должны урегулироваться между Сторонами, если любые разногласия, которые не могут быть удовлетворительно решены путем переписки, либо переговоров Сторон в течение тридцати  (30) календарных дней, то окончательное решение будет приниматься </w:t>
            </w:r>
            <w:r w:rsidRPr="00AC7155">
              <w:rPr>
                <w:rFonts w:ascii="Times New Roman" w:hAnsi="Times New Roman"/>
              </w:rPr>
              <w:t xml:space="preserve">в </w:t>
            </w:r>
            <w:ins w:id="28" w:author="YE_Legal_UzAuto Motors" w:date="2024-08-26T11:26:00Z">
              <w:r w:rsidR="001171B7">
                <w:rPr>
                  <w:rFonts w:ascii="Times New Roman" w:hAnsi="Times New Roman"/>
                </w:rPr>
                <w:t>Ташкентским городском суде</w:t>
              </w:r>
            </w:ins>
            <w:del w:id="29" w:author="YE_Legal_UzAuto Motors" w:date="2024-08-26T11:26:00Z">
              <w:r w:rsidRPr="00AC7155" w:rsidDel="001171B7">
                <w:rPr>
                  <w:rFonts w:ascii="Times New Roman" w:hAnsi="Times New Roman"/>
                </w:rPr>
                <w:delText>Экономическом суде города Ташкента,</w:delText>
              </w:r>
            </w:del>
            <w:r w:rsidRPr="00AC7155">
              <w:rPr>
                <w:rFonts w:ascii="Times New Roman" w:hAnsi="Times New Roman"/>
              </w:rPr>
              <w:t xml:space="preserve"> </w:t>
            </w:r>
            <w:del w:id="30" w:author="7Я" w:date="2026-01-03T10:51:00Z">
              <w:r w:rsidRPr="00AC7155" w:rsidDel="00104E41">
                <w:rPr>
                  <w:rFonts w:ascii="Times New Roman" w:hAnsi="Times New Roman"/>
                </w:rPr>
                <w:delText>Республики Узбекистан</w:delText>
              </w:r>
            </w:del>
            <w:ins w:id="31" w:author="7Я" w:date="2026-01-03T10:51:00Z">
              <w:r w:rsidR="00104E41">
                <w:rPr>
                  <w:rFonts w:ascii="Times New Roman" w:hAnsi="Times New Roman"/>
                </w:rPr>
                <w:t>Российской Федерации</w:t>
              </w:r>
            </w:ins>
            <w:r w:rsidRPr="00AC7155">
              <w:rPr>
                <w:rFonts w:ascii="Times New Roman" w:hAnsi="Times New Roman"/>
              </w:rPr>
              <w:t>.</w:t>
            </w:r>
          </w:p>
          <w:p w14:paraId="3007F757" w14:textId="56D7A687" w:rsidR="008869F5" w:rsidRPr="00AC7155" w:rsidDel="001171B7" w:rsidRDefault="008869F5" w:rsidP="001E314C">
            <w:pPr>
              <w:numPr>
                <w:ilvl w:val="12"/>
                <w:numId w:val="0"/>
              </w:numPr>
              <w:jc w:val="both"/>
              <w:rPr>
                <w:del w:id="32" w:author="YE_Legal_UzAuto Motors" w:date="2024-08-26T11:27:00Z"/>
                <w:rFonts w:ascii="Times New Roman" w:hAnsi="Times New Roman"/>
                <w:color w:val="000000" w:themeColor="text1"/>
              </w:rPr>
            </w:pPr>
          </w:p>
          <w:p w14:paraId="3CA88EC9" w14:textId="77777777" w:rsidR="008869F5" w:rsidRPr="00AC7155" w:rsidRDefault="008869F5" w:rsidP="001E314C">
            <w:pPr>
              <w:rPr>
                <w:rFonts w:ascii="Times New Roman" w:hAnsi="Times New Roman"/>
                <w:b/>
                <w:color w:val="000000" w:themeColor="text1"/>
              </w:rPr>
            </w:pPr>
            <w:r w:rsidRPr="00AC7155">
              <w:rPr>
                <w:rFonts w:ascii="Times New Roman" w:hAnsi="Times New Roman"/>
                <w:b/>
                <w:color w:val="000000" w:themeColor="text1"/>
              </w:rPr>
              <w:t>12. Форс-мажор.</w:t>
            </w:r>
          </w:p>
          <w:p w14:paraId="297A881E" w14:textId="77777777" w:rsidR="008869F5" w:rsidRPr="00AC7155" w:rsidRDefault="008869F5" w:rsidP="001E314C">
            <w:pPr>
              <w:rPr>
                <w:rFonts w:ascii="Times New Roman" w:hAnsi="Times New Roman"/>
                <w:b/>
                <w:color w:val="000000" w:themeColor="text1"/>
              </w:rPr>
            </w:pPr>
          </w:p>
          <w:p w14:paraId="5CC4AB3B" w14:textId="77777777" w:rsidR="008869F5" w:rsidRPr="00AC7155" w:rsidRDefault="008869F5" w:rsidP="001E314C">
            <w:pPr>
              <w:jc w:val="both"/>
              <w:rPr>
                <w:rFonts w:ascii="Times New Roman" w:hAnsi="Times New Roman"/>
                <w:color w:val="000000" w:themeColor="text1"/>
                <w:lang w:eastAsia="tr-TR"/>
              </w:rPr>
            </w:pPr>
            <w:r w:rsidRPr="00AC7155">
              <w:rPr>
                <w:rFonts w:ascii="Times New Roman" w:hAnsi="Times New Roman"/>
                <w:color w:val="000000" w:themeColor="text1"/>
              </w:rPr>
              <w:t>12.1. Стороны не несут ответственности за неисполнение или задержку в исполнении своих обязательств по настоящему Контракту, если это неисполнение явилось следствием обстоятельств непреодолимой силы,</w:t>
            </w:r>
            <w:r w:rsidRPr="00AC7155">
              <w:rPr>
                <w:rFonts w:ascii="Times New Roman" w:hAnsi="Times New Roman"/>
                <w:color w:val="000000" w:themeColor="text1"/>
                <w:lang w:eastAsia="tr-TR"/>
              </w:rPr>
              <w:t xml:space="preserve"> </w:t>
            </w:r>
            <w:r w:rsidRPr="00AC7155">
              <w:rPr>
                <w:rFonts w:ascii="Times New Roman" w:hAnsi="Times New Roman"/>
                <w:color w:val="000000" w:themeColor="text1"/>
              </w:rPr>
              <w:t>таких как война,</w:t>
            </w:r>
            <w:r w:rsidRPr="00AC7155">
              <w:rPr>
                <w:rFonts w:ascii="Times New Roman" w:hAnsi="Times New Roman"/>
                <w:color w:val="000000" w:themeColor="text1"/>
                <w:lang w:eastAsia="tr-TR"/>
              </w:rPr>
              <w:t xml:space="preserve"> </w:t>
            </w:r>
            <w:r w:rsidRPr="00AC7155">
              <w:rPr>
                <w:rFonts w:ascii="Times New Roman" w:hAnsi="Times New Roman"/>
                <w:color w:val="000000" w:themeColor="text1"/>
              </w:rPr>
              <w:t>терроризм,</w:t>
            </w:r>
            <w:r w:rsidRPr="00AC7155">
              <w:rPr>
                <w:rFonts w:ascii="Times New Roman" w:hAnsi="Times New Roman"/>
                <w:color w:val="000000" w:themeColor="text1"/>
                <w:lang w:eastAsia="tr-TR"/>
              </w:rPr>
              <w:t xml:space="preserve"> </w:t>
            </w:r>
            <w:r w:rsidRPr="00AC7155">
              <w:rPr>
                <w:rFonts w:ascii="Times New Roman" w:hAnsi="Times New Roman"/>
                <w:color w:val="000000" w:themeColor="text1"/>
              </w:rPr>
              <w:t>пожар,</w:t>
            </w:r>
            <w:r w:rsidRPr="00AC7155">
              <w:rPr>
                <w:rFonts w:ascii="Times New Roman" w:hAnsi="Times New Roman"/>
                <w:color w:val="000000" w:themeColor="text1"/>
                <w:lang w:eastAsia="tr-TR"/>
              </w:rPr>
              <w:t xml:space="preserve"> </w:t>
            </w:r>
            <w:r w:rsidRPr="00AC7155">
              <w:rPr>
                <w:rFonts w:ascii="Times New Roman" w:hAnsi="Times New Roman"/>
                <w:color w:val="000000" w:themeColor="text1"/>
              </w:rPr>
              <w:t>наводнение,</w:t>
            </w:r>
            <w:r w:rsidRPr="00AC7155">
              <w:rPr>
                <w:rFonts w:ascii="Times New Roman" w:hAnsi="Times New Roman"/>
                <w:color w:val="000000" w:themeColor="text1"/>
                <w:lang w:eastAsia="tr-TR"/>
              </w:rPr>
              <w:t xml:space="preserve"> </w:t>
            </w:r>
            <w:r w:rsidRPr="00AC7155">
              <w:rPr>
                <w:rFonts w:ascii="Times New Roman" w:hAnsi="Times New Roman"/>
                <w:color w:val="000000" w:themeColor="text1"/>
              </w:rPr>
              <w:t>взрыв,</w:t>
            </w:r>
            <w:r w:rsidRPr="00AC7155">
              <w:rPr>
                <w:rFonts w:ascii="Times New Roman" w:hAnsi="Times New Roman"/>
                <w:color w:val="000000" w:themeColor="text1"/>
                <w:lang w:eastAsia="tr-TR"/>
              </w:rPr>
              <w:t xml:space="preserve"> </w:t>
            </w:r>
            <w:r w:rsidRPr="00AC7155">
              <w:rPr>
                <w:rFonts w:ascii="Times New Roman" w:hAnsi="Times New Roman"/>
                <w:color w:val="000000" w:themeColor="text1"/>
              </w:rPr>
              <w:t>эпидемии,</w:t>
            </w:r>
            <w:r w:rsidRPr="00AC7155">
              <w:rPr>
                <w:rFonts w:ascii="Times New Roman" w:hAnsi="Times New Roman"/>
                <w:color w:val="000000" w:themeColor="text1"/>
                <w:lang w:eastAsia="tr-TR"/>
              </w:rPr>
              <w:t xml:space="preserve"> </w:t>
            </w:r>
            <w:r w:rsidRPr="00AC7155">
              <w:rPr>
                <w:rFonts w:ascii="Times New Roman" w:hAnsi="Times New Roman"/>
                <w:color w:val="000000" w:themeColor="text1"/>
              </w:rPr>
              <w:t>карантин,</w:t>
            </w:r>
            <w:r w:rsidRPr="00AC7155">
              <w:rPr>
                <w:rFonts w:ascii="Times New Roman" w:hAnsi="Times New Roman"/>
                <w:color w:val="000000" w:themeColor="text1"/>
                <w:lang w:eastAsia="tr-TR"/>
              </w:rPr>
              <w:t xml:space="preserve"> </w:t>
            </w:r>
            <w:r w:rsidRPr="00AC7155">
              <w:rPr>
                <w:rFonts w:ascii="Times New Roman" w:hAnsi="Times New Roman"/>
                <w:color w:val="000000" w:themeColor="text1"/>
              </w:rPr>
              <w:t>восстания,</w:t>
            </w:r>
            <w:r w:rsidRPr="00AC7155">
              <w:rPr>
                <w:rFonts w:ascii="Times New Roman" w:hAnsi="Times New Roman"/>
                <w:color w:val="000000" w:themeColor="text1"/>
                <w:lang w:eastAsia="tr-TR"/>
              </w:rPr>
              <w:t xml:space="preserve"> </w:t>
            </w:r>
            <w:r w:rsidRPr="00AC7155">
              <w:rPr>
                <w:rFonts w:ascii="Times New Roman" w:hAnsi="Times New Roman"/>
                <w:color w:val="000000" w:themeColor="text1"/>
              </w:rPr>
              <w:t>атомные происшествия, а также другие события чрезвычайного характера,</w:t>
            </w:r>
            <w:r w:rsidRPr="00AC7155">
              <w:rPr>
                <w:rFonts w:ascii="Times New Roman" w:hAnsi="Times New Roman"/>
                <w:color w:val="000000" w:themeColor="text1"/>
                <w:lang w:eastAsia="tr-TR"/>
              </w:rPr>
              <w:t xml:space="preserve"> </w:t>
            </w:r>
            <w:r w:rsidRPr="00AC7155">
              <w:rPr>
                <w:rFonts w:ascii="Times New Roman" w:hAnsi="Times New Roman"/>
                <w:color w:val="000000" w:themeColor="text1"/>
              </w:rPr>
              <w:t>которые</w:t>
            </w:r>
            <w:r w:rsidRPr="00AC7155">
              <w:rPr>
                <w:rFonts w:ascii="Times New Roman" w:hAnsi="Times New Roman"/>
                <w:color w:val="000000" w:themeColor="text1"/>
                <w:lang w:eastAsia="tr-TR"/>
              </w:rPr>
              <w:t xml:space="preserve"> </w:t>
            </w:r>
            <w:r w:rsidRPr="00AC7155">
              <w:rPr>
                <w:rFonts w:ascii="Times New Roman" w:hAnsi="Times New Roman"/>
                <w:color w:val="000000" w:themeColor="text1"/>
              </w:rPr>
              <w:t>Сто</w:t>
            </w:r>
            <w:r w:rsidRPr="00AC7155">
              <w:rPr>
                <w:rFonts w:ascii="Times New Roman" w:hAnsi="Times New Roman"/>
                <w:color w:val="000000" w:themeColor="text1"/>
                <w:lang w:eastAsia="tr-TR"/>
              </w:rPr>
              <w:t>р</w:t>
            </w:r>
            <w:r w:rsidRPr="00AC7155">
              <w:rPr>
                <w:rFonts w:ascii="Times New Roman" w:hAnsi="Times New Roman"/>
                <w:color w:val="000000" w:themeColor="text1"/>
              </w:rPr>
              <w:t>оны не могли ни предвидеть,</w:t>
            </w:r>
            <w:r w:rsidRPr="00AC7155">
              <w:rPr>
                <w:rFonts w:ascii="Times New Roman" w:hAnsi="Times New Roman"/>
                <w:color w:val="000000" w:themeColor="text1"/>
                <w:lang w:eastAsia="tr-TR"/>
              </w:rPr>
              <w:t xml:space="preserve"> </w:t>
            </w:r>
            <w:r w:rsidRPr="00AC7155">
              <w:rPr>
                <w:rFonts w:ascii="Times New Roman" w:hAnsi="Times New Roman"/>
                <w:color w:val="000000" w:themeColor="text1"/>
              </w:rPr>
              <w:t xml:space="preserve">ни предотвратить и за возникновение которых не несут ответственности. </w:t>
            </w:r>
            <w:r w:rsidRPr="00AC7155">
              <w:rPr>
                <w:rFonts w:ascii="Times New Roman" w:hAnsi="Times New Roman"/>
                <w:color w:val="000000" w:themeColor="text1"/>
                <w:lang w:eastAsia="tr-TR"/>
              </w:rPr>
              <w:t>Надлежащим подтверждением наступления обстоятельств форс-мажор является справка, выданная уполномоченным органом страны, где имели место данные обстоятельства.</w:t>
            </w:r>
          </w:p>
          <w:p w14:paraId="7FE9E972" w14:textId="77777777" w:rsidR="008869F5" w:rsidRPr="00AC7155" w:rsidRDefault="008869F5" w:rsidP="001E314C">
            <w:pPr>
              <w:pStyle w:val="aff"/>
              <w:rPr>
                <w:b/>
                <w:color w:val="000000" w:themeColor="text1"/>
                <w:lang w:val="ru-RU" w:eastAsia="tr-TR"/>
              </w:rPr>
            </w:pPr>
          </w:p>
          <w:p w14:paraId="4BADB3A6" w14:textId="77777777" w:rsidR="008869F5" w:rsidRPr="00AC7155" w:rsidRDefault="008869F5" w:rsidP="001E314C">
            <w:pPr>
              <w:pStyle w:val="aff"/>
              <w:rPr>
                <w:b/>
                <w:color w:val="000000" w:themeColor="text1"/>
                <w:lang w:val="ru-RU" w:eastAsia="tr-TR"/>
              </w:rPr>
            </w:pPr>
            <w:r w:rsidRPr="00AC7155">
              <w:rPr>
                <w:b/>
                <w:color w:val="000000" w:themeColor="text1"/>
                <w:lang w:val="ru-RU" w:eastAsia="tr-TR"/>
              </w:rPr>
              <w:t>13. Прочие условия.</w:t>
            </w:r>
          </w:p>
          <w:p w14:paraId="61D1BD3F" w14:textId="56CB2125" w:rsidR="008869F5" w:rsidRPr="00AC7155" w:rsidRDefault="008869F5" w:rsidP="001E314C">
            <w:pPr>
              <w:jc w:val="both"/>
              <w:rPr>
                <w:rFonts w:ascii="Times New Roman" w:hAnsi="Times New Roman"/>
                <w:color w:val="000000" w:themeColor="text1"/>
              </w:rPr>
            </w:pPr>
            <w:r w:rsidRPr="00AC7155">
              <w:rPr>
                <w:rFonts w:ascii="Times New Roman" w:hAnsi="Times New Roman"/>
                <w:color w:val="000000" w:themeColor="text1"/>
              </w:rPr>
              <w:t xml:space="preserve">13.1. Все сборы, налоги и таможенные расходы на территории страны </w:t>
            </w:r>
            <w:r w:rsidR="00AE2F09" w:rsidRPr="00AC7155">
              <w:rPr>
                <w:rFonts w:ascii="Times New Roman" w:hAnsi="Times New Roman"/>
                <w:color w:val="000000" w:themeColor="text1"/>
              </w:rPr>
              <w:t>Исполнителя</w:t>
            </w:r>
            <w:r w:rsidRPr="00AC7155">
              <w:rPr>
                <w:rFonts w:ascii="Times New Roman" w:hAnsi="Times New Roman"/>
                <w:color w:val="000000" w:themeColor="text1"/>
              </w:rPr>
              <w:t xml:space="preserve">, связанные с заключением и выполнением настоящего Контракта, оплачиваются </w:t>
            </w:r>
            <w:r w:rsidR="00AE2F09" w:rsidRPr="00AC7155">
              <w:rPr>
                <w:rFonts w:ascii="Times New Roman" w:hAnsi="Times New Roman"/>
                <w:color w:val="000000" w:themeColor="text1"/>
              </w:rPr>
              <w:t>Исполнителем</w:t>
            </w:r>
            <w:r w:rsidRPr="00AC7155">
              <w:rPr>
                <w:rFonts w:ascii="Times New Roman" w:hAnsi="Times New Roman"/>
                <w:color w:val="000000" w:themeColor="text1"/>
              </w:rPr>
              <w:t xml:space="preserve">, а на территории страны </w:t>
            </w:r>
            <w:r w:rsidR="00AE2F09" w:rsidRPr="00AC7155">
              <w:rPr>
                <w:rFonts w:ascii="Times New Roman" w:hAnsi="Times New Roman"/>
              </w:rPr>
              <w:t>Заказчика</w:t>
            </w:r>
            <w:r w:rsidRPr="00AC7155">
              <w:rPr>
                <w:rFonts w:ascii="Times New Roman" w:hAnsi="Times New Roman"/>
                <w:color w:val="000000" w:themeColor="text1"/>
              </w:rPr>
              <w:t xml:space="preserve"> оплачиваются </w:t>
            </w:r>
            <w:r w:rsidR="00AE2F09" w:rsidRPr="00AC7155">
              <w:rPr>
                <w:rFonts w:ascii="Times New Roman" w:hAnsi="Times New Roman"/>
              </w:rPr>
              <w:t>Заказчиком</w:t>
            </w:r>
            <w:r w:rsidRPr="00AC7155">
              <w:rPr>
                <w:rFonts w:ascii="Times New Roman" w:hAnsi="Times New Roman"/>
                <w:color w:val="000000" w:themeColor="text1"/>
              </w:rPr>
              <w:t>.</w:t>
            </w:r>
          </w:p>
          <w:p w14:paraId="465600D7" w14:textId="70425AF5" w:rsidR="008869F5" w:rsidRPr="00AC7155" w:rsidRDefault="008869F5" w:rsidP="001E314C">
            <w:pPr>
              <w:pStyle w:val="aff"/>
              <w:jc w:val="both"/>
              <w:rPr>
                <w:color w:val="000000" w:themeColor="text1"/>
                <w:lang w:val="ru-RU" w:eastAsia="tr-TR"/>
              </w:rPr>
            </w:pPr>
            <w:r w:rsidRPr="00AC7155">
              <w:rPr>
                <w:color w:val="000000" w:themeColor="text1"/>
                <w:lang w:val="ru-RU"/>
              </w:rPr>
              <w:t xml:space="preserve">13.2. </w:t>
            </w:r>
            <w:r w:rsidR="00AE2F09" w:rsidRPr="00AC7155">
              <w:rPr>
                <w:color w:val="000000" w:themeColor="text1"/>
                <w:lang w:val="ru-RU"/>
              </w:rPr>
              <w:t>Исполнитель</w:t>
            </w:r>
            <w:r w:rsidRPr="00AC7155">
              <w:rPr>
                <w:color w:val="000000" w:themeColor="text1"/>
                <w:lang w:val="ru-RU"/>
              </w:rPr>
              <w:t xml:space="preserve"> обязан </w:t>
            </w:r>
            <w:r w:rsidRPr="00AC7155">
              <w:rPr>
                <w:color w:val="000000" w:themeColor="text1"/>
                <w:lang w:val="ru-RU" w:eastAsia="tr-TR"/>
              </w:rPr>
              <w:t xml:space="preserve">направить при отгрузке Товар </w:t>
            </w:r>
            <w:r w:rsidR="00AE2F09" w:rsidRPr="00AC7155">
              <w:rPr>
                <w:lang w:val="ru-RU"/>
              </w:rPr>
              <w:t>Заказчику</w:t>
            </w:r>
            <w:r w:rsidRPr="00AC7155">
              <w:rPr>
                <w:color w:val="000000" w:themeColor="text1"/>
                <w:lang w:val="ru-RU"/>
              </w:rPr>
              <w:t xml:space="preserve"> следующий пакет документов</w:t>
            </w:r>
            <w:r w:rsidRPr="00AC7155">
              <w:rPr>
                <w:color w:val="000000" w:themeColor="text1"/>
                <w:lang w:val="ru-RU" w:eastAsia="tr-TR"/>
              </w:rPr>
              <w:t xml:space="preserve"> в 2-х экземплярах электронным сообщением:</w:t>
            </w:r>
          </w:p>
          <w:p w14:paraId="6C6B019C" w14:textId="77777777" w:rsidR="008869F5" w:rsidRPr="00AC7155" w:rsidRDefault="008869F5" w:rsidP="001E314C">
            <w:pPr>
              <w:pStyle w:val="aff"/>
              <w:jc w:val="both"/>
              <w:rPr>
                <w:color w:val="000000" w:themeColor="text1"/>
                <w:lang w:val="ru-RU" w:eastAsia="tr-TR"/>
              </w:rPr>
            </w:pPr>
          </w:p>
          <w:p w14:paraId="60299EC7" w14:textId="77777777" w:rsidR="008869F5" w:rsidRPr="00AC7155" w:rsidRDefault="008869F5" w:rsidP="001E314C">
            <w:pPr>
              <w:pStyle w:val="3f1"/>
              <w:spacing w:before="0" w:after="0"/>
              <w:jc w:val="both"/>
              <w:rPr>
                <w:rFonts w:ascii="Times New Roman" w:hAnsi="Times New Roman"/>
                <w:noProof w:val="0"/>
                <w:color w:val="000000" w:themeColor="text1"/>
                <w:szCs w:val="24"/>
              </w:rPr>
            </w:pPr>
            <w:r w:rsidRPr="00AC7155">
              <w:rPr>
                <w:rFonts w:ascii="Times New Roman" w:hAnsi="Times New Roman"/>
                <w:noProof w:val="0"/>
                <w:color w:val="000000" w:themeColor="text1"/>
                <w:szCs w:val="24"/>
              </w:rPr>
              <w:t xml:space="preserve">а) Коммерческий инвойс – оригинал;                                   </w:t>
            </w:r>
          </w:p>
          <w:p w14:paraId="37BD21B8" w14:textId="77777777" w:rsidR="008869F5" w:rsidRPr="00AC7155" w:rsidRDefault="008869F5" w:rsidP="001E314C">
            <w:pPr>
              <w:pStyle w:val="aff"/>
              <w:jc w:val="both"/>
              <w:rPr>
                <w:color w:val="000000" w:themeColor="text1"/>
                <w:lang w:val="ru-RU"/>
              </w:rPr>
            </w:pPr>
            <w:r w:rsidRPr="00AC7155">
              <w:rPr>
                <w:color w:val="000000" w:themeColor="text1"/>
                <w:lang w:val="ru-RU"/>
              </w:rPr>
              <w:t>б) Коносамент – оригинал;</w:t>
            </w:r>
          </w:p>
          <w:p w14:paraId="6DC3591F" w14:textId="77777777" w:rsidR="008869F5" w:rsidRPr="00AC7155" w:rsidRDefault="008869F5" w:rsidP="001E314C">
            <w:pPr>
              <w:pStyle w:val="3f1"/>
              <w:spacing w:before="0" w:after="0"/>
              <w:jc w:val="both"/>
              <w:rPr>
                <w:rFonts w:ascii="Times New Roman" w:hAnsi="Times New Roman"/>
                <w:noProof w:val="0"/>
                <w:color w:val="000000" w:themeColor="text1"/>
                <w:szCs w:val="24"/>
              </w:rPr>
            </w:pPr>
            <w:r w:rsidRPr="00AC7155">
              <w:rPr>
                <w:rFonts w:ascii="Times New Roman" w:hAnsi="Times New Roman"/>
                <w:noProof w:val="0"/>
                <w:color w:val="000000" w:themeColor="text1"/>
                <w:szCs w:val="24"/>
              </w:rPr>
              <w:t>с) Упаковочный лист – оригинал;</w:t>
            </w:r>
          </w:p>
          <w:p w14:paraId="7A3EECD3" w14:textId="77777777" w:rsidR="008869F5" w:rsidRPr="00AC7155" w:rsidRDefault="008869F5" w:rsidP="001E314C">
            <w:pPr>
              <w:jc w:val="both"/>
              <w:rPr>
                <w:rFonts w:ascii="Times New Roman" w:hAnsi="Times New Roman"/>
                <w:color w:val="000000" w:themeColor="text1"/>
              </w:rPr>
            </w:pPr>
            <w:r w:rsidRPr="00AC7155">
              <w:rPr>
                <w:rFonts w:ascii="Times New Roman" w:hAnsi="Times New Roman"/>
                <w:color w:val="000000" w:themeColor="text1"/>
              </w:rPr>
              <w:t>д) Сертификат происхождения товара, выданный Торговой палатой страны происхождения - оригинал;</w:t>
            </w:r>
          </w:p>
          <w:p w14:paraId="5B105083" w14:textId="77777777" w:rsidR="008869F5" w:rsidRPr="00AC7155" w:rsidRDefault="008869F5" w:rsidP="001E314C">
            <w:pPr>
              <w:jc w:val="both"/>
              <w:rPr>
                <w:rFonts w:ascii="Times New Roman" w:hAnsi="Times New Roman"/>
                <w:color w:val="000000" w:themeColor="text1"/>
              </w:rPr>
            </w:pPr>
          </w:p>
          <w:p w14:paraId="1BEDA728" w14:textId="77777777" w:rsidR="008869F5" w:rsidRPr="00AC7155" w:rsidRDefault="008869F5" w:rsidP="001E314C">
            <w:pPr>
              <w:pStyle w:val="aff"/>
              <w:jc w:val="both"/>
              <w:rPr>
                <w:color w:val="000000" w:themeColor="text1"/>
                <w:lang w:val="ru-RU"/>
              </w:rPr>
            </w:pPr>
            <w:r w:rsidRPr="00AC7155">
              <w:rPr>
                <w:color w:val="000000" w:themeColor="text1"/>
                <w:lang w:val="ru-RU"/>
              </w:rPr>
              <w:t>13.3. Ни одна из сторон не вправе передавать свои права и обязательства по настоящему Контракту без письменного на то согласия другой стороны.</w:t>
            </w:r>
          </w:p>
          <w:p w14:paraId="07325CC9" w14:textId="77777777" w:rsidR="008869F5" w:rsidRPr="00AC7155" w:rsidRDefault="008869F5" w:rsidP="001E314C">
            <w:pPr>
              <w:pStyle w:val="aff"/>
              <w:jc w:val="both"/>
              <w:rPr>
                <w:color w:val="000000" w:themeColor="text1"/>
                <w:lang w:val="ru-RU"/>
              </w:rPr>
            </w:pPr>
            <w:r w:rsidRPr="00AC7155">
              <w:rPr>
                <w:color w:val="000000" w:themeColor="text1"/>
                <w:lang w:val="ru-RU"/>
              </w:rPr>
              <w:t xml:space="preserve">13.4 Оба стороны должны участвовать в изучение сборка товаров или подготовке товаров, тестировании, упаковке и окончательном процессе всех товаров согласно Приложению №1   настоящего Контракта.  </w:t>
            </w:r>
          </w:p>
          <w:p w14:paraId="321E47CA" w14:textId="3861C0ED" w:rsidR="008869F5" w:rsidRPr="00AC7155" w:rsidRDefault="008869F5" w:rsidP="001E314C">
            <w:pPr>
              <w:pStyle w:val="aff"/>
              <w:jc w:val="both"/>
              <w:rPr>
                <w:color w:val="000000" w:themeColor="text1"/>
                <w:lang w:val="ru-RU"/>
              </w:rPr>
            </w:pPr>
            <w:r w:rsidRPr="00AC7155">
              <w:rPr>
                <w:color w:val="000000" w:themeColor="text1"/>
                <w:lang w:val="ru-RU"/>
              </w:rPr>
              <w:t xml:space="preserve">а. </w:t>
            </w:r>
            <w:r w:rsidR="00AE2F09" w:rsidRPr="00AC7155">
              <w:rPr>
                <w:color w:val="000000" w:themeColor="text1"/>
                <w:lang w:val="ru-RU"/>
              </w:rPr>
              <w:t>Исполнитель</w:t>
            </w:r>
            <w:r w:rsidRPr="00AC7155">
              <w:rPr>
                <w:color w:val="000000" w:themeColor="text1"/>
                <w:lang w:val="ru-RU"/>
              </w:rPr>
              <w:t>: инженер и ответственный исполнитель по контракту.</w:t>
            </w:r>
          </w:p>
          <w:p w14:paraId="4EB4CFC6" w14:textId="4EFA16B2" w:rsidR="008869F5" w:rsidRPr="00AC7155" w:rsidRDefault="008869F5" w:rsidP="001E314C">
            <w:pPr>
              <w:pStyle w:val="aff"/>
              <w:jc w:val="both"/>
              <w:rPr>
                <w:color w:val="000000" w:themeColor="text1"/>
                <w:lang w:val="ru-RU"/>
              </w:rPr>
            </w:pPr>
            <w:r w:rsidRPr="00AC7155">
              <w:rPr>
                <w:color w:val="000000" w:themeColor="text1"/>
                <w:lang w:val="ru-RU"/>
              </w:rPr>
              <w:t xml:space="preserve">б. </w:t>
            </w:r>
            <w:r w:rsidR="00AE2F09" w:rsidRPr="00AC7155">
              <w:rPr>
                <w:lang w:val="ru-RU"/>
              </w:rPr>
              <w:t>Заказчик</w:t>
            </w:r>
            <w:r w:rsidRPr="00AC7155">
              <w:rPr>
                <w:color w:val="000000" w:themeColor="text1"/>
                <w:lang w:val="ru-RU"/>
              </w:rPr>
              <w:t>: специалисты по заказу и исполнитель по контракту.</w:t>
            </w:r>
          </w:p>
          <w:p w14:paraId="0993AC09" w14:textId="3D1AC6E8" w:rsidR="008869F5" w:rsidRPr="00AC7155" w:rsidRDefault="00AE2F09" w:rsidP="001E314C">
            <w:pPr>
              <w:pStyle w:val="aff"/>
              <w:jc w:val="both"/>
              <w:rPr>
                <w:color w:val="000000" w:themeColor="text1"/>
                <w:lang w:val="ru-RU"/>
              </w:rPr>
            </w:pPr>
            <w:r w:rsidRPr="00AC7155">
              <w:rPr>
                <w:color w:val="000000" w:themeColor="text1"/>
                <w:lang w:val="ru-RU"/>
              </w:rPr>
              <w:lastRenderedPageBreak/>
              <w:t>Исполнитель</w:t>
            </w:r>
            <w:r w:rsidR="008869F5" w:rsidRPr="00AC7155">
              <w:rPr>
                <w:color w:val="000000" w:themeColor="text1"/>
                <w:lang w:val="ru-RU"/>
              </w:rPr>
              <w:t xml:space="preserve"> обеспечивает сопровождающими (переводчиками) и предоставит заказчику все соответствующие документы </w:t>
            </w:r>
            <w:r w:rsidR="00AC7155" w:rsidRPr="00AC7155">
              <w:rPr>
                <w:color w:val="000000" w:themeColor="text1"/>
                <w:lang w:val="ru-RU"/>
              </w:rPr>
              <w:t>для поступления</w:t>
            </w:r>
            <w:r w:rsidR="008869F5" w:rsidRPr="00AC7155">
              <w:rPr>
                <w:color w:val="000000" w:themeColor="text1"/>
                <w:lang w:val="ru-RU"/>
              </w:rPr>
              <w:t xml:space="preserve"> территории </w:t>
            </w:r>
            <w:r w:rsidRPr="00AC7155">
              <w:rPr>
                <w:color w:val="000000" w:themeColor="text1"/>
                <w:lang w:val="ru-RU"/>
              </w:rPr>
              <w:t>Исполнителя</w:t>
            </w:r>
            <w:r w:rsidR="008869F5" w:rsidRPr="00AC7155">
              <w:rPr>
                <w:color w:val="000000" w:themeColor="text1"/>
                <w:lang w:val="ru-RU"/>
              </w:rPr>
              <w:t>.</w:t>
            </w:r>
          </w:p>
          <w:p w14:paraId="013B853A" w14:textId="036A456E" w:rsidR="008869F5" w:rsidRPr="00AC7155" w:rsidRDefault="00AE2F09" w:rsidP="001E314C">
            <w:pPr>
              <w:pStyle w:val="aff"/>
              <w:jc w:val="both"/>
              <w:rPr>
                <w:color w:val="000000" w:themeColor="text1"/>
                <w:lang w:val="ru-RU"/>
              </w:rPr>
            </w:pPr>
            <w:r w:rsidRPr="00AC7155">
              <w:rPr>
                <w:lang w:val="ru-RU"/>
              </w:rPr>
              <w:t>Заказчик</w:t>
            </w:r>
            <w:r w:rsidR="008869F5" w:rsidRPr="00AC7155">
              <w:rPr>
                <w:color w:val="000000" w:themeColor="text1"/>
                <w:lang w:val="ru-RU"/>
              </w:rPr>
              <w:t xml:space="preserve"> предоставит данные про Специалиста по заказу и Исполнителя по контракту </w:t>
            </w:r>
            <w:r w:rsidR="00AC7155" w:rsidRPr="00AC7155">
              <w:rPr>
                <w:color w:val="000000" w:themeColor="text1"/>
                <w:lang w:val="ru-RU"/>
              </w:rPr>
              <w:t>для поступления</w:t>
            </w:r>
            <w:r w:rsidR="008869F5" w:rsidRPr="00AC7155">
              <w:rPr>
                <w:color w:val="000000" w:themeColor="text1"/>
                <w:lang w:val="ru-RU"/>
              </w:rPr>
              <w:t xml:space="preserve"> территории </w:t>
            </w:r>
            <w:r w:rsidRPr="00AC7155">
              <w:rPr>
                <w:color w:val="000000" w:themeColor="text1"/>
                <w:lang w:val="ru-RU"/>
              </w:rPr>
              <w:t>Исполнителя</w:t>
            </w:r>
            <w:r w:rsidR="008869F5" w:rsidRPr="00AC7155">
              <w:rPr>
                <w:color w:val="000000" w:themeColor="text1"/>
                <w:lang w:val="ru-RU"/>
              </w:rPr>
              <w:t>.</w:t>
            </w:r>
          </w:p>
          <w:p w14:paraId="6372BF23" w14:textId="77777777" w:rsidR="008869F5" w:rsidRPr="00AC7155" w:rsidRDefault="008869F5" w:rsidP="001E314C">
            <w:pPr>
              <w:pStyle w:val="aff"/>
              <w:jc w:val="both"/>
              <w:rPr>
                <w:color w:val="000000" w:themeColor="text1"/>
                <w:lang w:val="ru-RU"/>
              </w:rPr>
            </w:pPr>
            <w:r w:rsidRPr="00AC7155">
              <w:rPr>
                <w:color w:val="000000" w:themeColor="text1"/>
                <w:lang w:val="ru-RU"/>
              </w:rPr>
              <w:t>Затраты на этот процесс оплачиваются самими предприятиями</w:t>
            </w:r>
          </w:p>
          <w:p w14:paraId="441B7CFB" w14:textId="77777777" w:rsidR="008869F5" w:rsidRPr="00AC7155" w:rsidRDefault="008869F5" w:rsidP="001E314C">
            <w:pPr>
              <w:pStyle w:val="aff"/>
              <w:jc w:val="both"/>
              <w:rPr>
                <w:color w:val="000000" w:themeColor="text1"/>
                <w:lang w:val="ru-RU"/>
              </w:rPr>
            </w:pPr>
            <w:r w:rsidRPr="00AC7155">
              <w:rPr>
                <w:color w:val="000000" w:themeColor="text1"/>
                <w:lang w:val="ru-RU"/>
              </w:rPr>
              <w:t>13.5. Все изменения и дополнения к настоящему Контракту действительны лишь при условии,</w:t>
            </w:r>
            <w:r w:rsidRPr="00AC7155">
              <w:rPr>
                <w:color w:val="000000" w:themeColor="text1"/>
                <w:lang w:val="ru-RU" w:eastAsia="tr-TR"/>
              </w:rPr>
              <w:t xml:space="preserve"> </w:t>
            </w:r>
            <w:r w:rsidRPr="00AC7155">
              <w:rPr>
                <w:color w:val="000000" w:themeColor="text1"/>
                <w:lang w:val="ru-RU"/>
              </w:rPr>
              <w:t>что они совершены в письменной форме и подписаны обеими сторонами.</w:t>
            </w:r>
          </w:p>
          <w:p w14:paraId="6D967143" w14:textId="77777777" w:rsidR="008869F5" w:rsidRPr="00AC7155" w:rsidRDefault="008869F5" w:rsidP="001E314C">
            <w:pPr>
              <w:pStyle w:val="aff"/>
              <w:jc w:val="both"/>
              <w:rPr>
                <w:color w:val="000000" w:themeColor="text1"/>
                <w:lang w:val="ru-RU"/>
              </w:rPr>
            </w:pPr>
            <w:r w:rsidRPr="00AC7155">
              <w:rPr>
                <w:color w:val="000000" w:themeColor="text1"/>
                <w:lang w:val="ru-RU"/>
              </w:rPr>
              <w:t xml:space="preserve">13.6. Приложения №1 являются неотъемлемой частью настоящего Контракта. Данный Контракт </w:t>
            </w:r>
            <w:r w:rsidRPr="00AC7155">
              <w:rPr>
                <w:color w:val="000000" w:themeColor="text1"/>
                <w:lang w:val="ru-RU" w:eastAsia="tr-TR"/>
              </w:rPr>
              <w:t>с</w:t>
            </w:r>
            <w:r w:rsidRPr="00AC7155">
              <w:rPr>
                <w:color w:val="000000" w:themeColor="text1"/>
                <w:lang w:val="ru-RU"/>
              </w:rPr>
              <w:t>оставлен на двух языках (Русском и Английском) в двух экземплярах, имеющих одинаковую юридическую силу.</w:t>
            </w:r>
          </w:p>
          <w:p w14:paraId="3F840D81" w14:textId="77777777" w:rsidR="008869F5" w:rsidRPr="00AC7155" w:rsidRDefault="008869F5" w:rsidP="001E314C">
            <w:pPr>
              <w:pStyle w:val="3f1"/>
              <w:spacing w:before="0" w:after="0"/>
              <w:jc w:val="both"/>
              <w:rPr>
                <w:rFonts w:ascii="Times New Roman" w:hAnsi="Times New Roman"/>
                <w:color w:val="000000" w:themeColor="text1"/>
                <w:szCs w:val="24"/>
                <w:lang w:eastAsia="ru-RU"/>
              </w:rPr>
            </w:pPr>
            <w:r w:rsidRPr="00AC7155">
              <w:rPr>
                <w:rFonts w:ascii="Times New Roman" w:hAnsi="Times New Roman"/>
                <w:color w:val="000000" w:themeColor="text1"/>
                <w:szCs w:val="24"/>
              </w:rPr>
              <w:t>13.7</w:t>
            </w:r>
            <w:r w:rsidRPr="00AC7155">
              <w:rPr>
                <w:rFonts w:ascii="Times New Roman" w:hAnsi="Times New Roman"/>
                <w:color w:val="000000" w:themeColor="text1"/>
                <w:szCs w:val="24"/>
                <w:lang w:eastAsia="ru-RU"/>
              </w:rPr>
              <w:t>. Настоящий Контракт и его Приложения составлены на двух языках (Русском и Английском) в двух экземплярах, имеющих одинаковую юридическую силу. Однако в случае конфликта, английский текст Контракта  является превалирую</w:t>
            </w:r>
          </w:p>
          <w:p w14:paraId="4806D293" w14:textId="77777777" w:rsidR="008869F5" w:rsidRPr="00AC7155" w:rsidRDefault="008869F5" w:rsidP="001E314C">
            <w:pPr>
              <w:pStyle w:val="3f1"/>
              <w:spacing w:before="0" w:after="0"/>
              <w:jc w:val="both"/>
              <w:rPr>
                <w:rFonts w:ascii="Times New Roman" w:hAnsi="Times New Roman"/>
                <w:color w:val="000000" w:themeColor="text1"/>
                <w:szCs w:val="24"/>
                <w:lang w:eastAsia="ru-RU"/>
              </w:rPr>
            </w:pPr>
            <w:r w:rsidRPr="00AC7155">
              <w:rPr>
                <w:rFonts w:ascii="Times New Roman" w:hAnsi="Times New Roman"/>
                <w:color w:val="000000" w:themeColor="text1"/>
                <w:szCs w:val="24"/>
                <w:lang w:eastAsia="ru-RU"/>
              </w:rPr>
              <w:t>щим.</w:t>
            </w:r>
          </w:p>
          <w:p w14:paraId="48C91A88" w14:textId="77777777" w:rsidR="008869F5" w:rsidRPr="00AC7155" w:rsidRDefault="008869F5" w:rsidP="001E314C">
            <w:pPr>
              <w:pStyle w:val="3f1"/>
              <w:spacing w:before="0" w:after="0"/>
              <w:jc w:val="both"/>
              <w:rPr>
                <w:rFonts w:ascii="Times New Roman" w:hAnsi="Times New Roman"/>
                <w:color w:val="000000" w:themeColor="text1"/>
                <w:szCs w:val="24"/>
                <w:lang w:eastAsia="ru-RU"/>
              </w:rPr>
            </w:pPr>
          </w:p>
          <w:p w14:paraId="660BB808" w14:textId="77777777" w:rsidR="008869F5" w:rsidRPr="00AC7155" w:rsidRDefault="008869F5" w:rsidP="001E314C">
            <w:pPr>
              <w:tabs>
                <w:tab w:val="left" w:pos="0"/>
              </w:tabs>
              <w:rPr>
                <w:rFonts w:ascii="Times New Roman" w:hAnsi="Times New Roman"/>
                <w:b/>
              </w:rPr>
            </w:pPr>
            <w:r w:rsidRPr="00AC7155">
              <w:rPr>
                <w:rFonts w:ascii="Times New Roman" w:hAnsi="Times New Roman"/>
                <w:b/>
              </w:rPr>
              <w:t>14. ПОЛОЖЕНИЯ ПО КОМПЛАЕНСУ</w:t>
            </w:r>
          </w:p>
          <w:p w14:paraId="6AA008EF" w14:textId="77777777" w:rsidR="008869F5" w:rsidRPr="00AC7155" w:rsidRDefault="008869F5" w:rsidP="001E314C">
            <w:pPr>
              <w:tabs>
                <w:tab w:val="left" w:pos="0"/>
              </w:tabs>
              <w:jc w:val="both"/>
              <w:rPr>
                <w:rFonts w:ascii="Times New Roman" w:hAnsi="Times New Roman"/>
              </w:rPr>
            </w:pPr>
            <w:r w:rsidRPr="00AC7155">
              <w:rPr>
                <w:rFonts w:ascii="Times New Roman" w:hAnsi="Times New Roman"/>
              </w:rPr>
              <w:t>14.1. Термины и Определения:</w:t>
            </w:r>
          </w:p>
          <w:p w14:paraId="1883A699" w14:textId="3492466F" w:rsidR="008869F5" w:rsidRPr="00AC7155" w:rsidRDefault="008869F5" w:rsidP="001E314C">
            <w:pPr>
              <w:tabs>
                <w:tab w:val="left" w:pos="0"/>
              </w:tabs>
              <w:jc w:val="both"/>
              <w:rPr>
                <w:rFonts w:ascii="Times New Roman" w:hAnsi="Times New Roman"/>
              </w:rPr>
            </w:pPr>
            <w:r w:rsidRPr="00AC7155">
              <w:rPr>
                <w:rFonts w:ascii="Times New Roman" w:hAnsi="Times New Roman"/>
              </w:rPr>
              <w:t xml:space="preserve">14.1.1 Применимое право означает любые законы, положения или другие законодательные и иные нормативно-правовые акты </w:t>
            </w:r>
            <w:del w:id="33" w:author="7Я" w:date="2026-01-03T10:51:00Z">
              <w:r w:rsidRPr="00AC7155" w:rsidDel="00104E41">
                <w:rPr>
                  <w:rFonts w:ascii="Times New Roman" w:hAnsi="Times New Roman"/>
                </w:rPr>
                <w:delText>Республики Узбекистан</w:delText>
              </w:r>
            </w:del>
            <w:ins w:id="34" w:author="7Я" w:date="2026-01-03T10:51:00Z">
              <w:r w:rsidR="00104E41">
                <w:rPr>
                  <w:rFonts w:ascii="Times New Roman" w:hAnsi="Times New Roman"/>
                </w:rPr>
                <w:t>Российской Федерации</w:t>
              </w:r>
            </w:ins>
            <w:r w:rsidRPr="00AC7155">
              <w:rPr>
                <w:rFonts w:ascii="Times New Roman" w:hAnsi="Times New Roman"/>
              </w:rPr>
              <w:t xml:space="preserve"> или любой другой страны, которые регулируют вопросы противодействия взяточничеству или коррупции, противодействия легализации доходов, полученных преступным путём, вопросы санкций, контроля за импортом или экспортом или вопросы, связанные с торговым эмбарго и которые являются применимыми к любой из Сторон.</w:t>
            </w:r>
          </w:p>
          <w:p w14:paraId="0D9AF308" w14:textId="77777777" w:rsidR="008869F5" w:rsidRPr="00AC7155" w:rsidRDefault="008869F5" w:rsidP="001E314C">
            <w:pPr>
              <w:tabs>
                <w:tab w:val="left" w:pos="0"/>
              </w:tabs>
              <w:jc w:val="both"/>
              <w:rPr>
                <w:rFonts w:ascii="Times New Roman" w:hAnsi="Times New Roman"/>
              </w:rPr>
            </w:pPr>
            <w:r w:rsidRPr="00AC7155">
              <w:rPr>
                <w:rFonts w:ascii="Times New Roman" w:hAnsi="Times New Roman"/>
              </w:rPr>
              <w:t>14.1.2. Санкции означают любые экономические или финансовые санкции или всеобъемлющее экспортное, импортное, финансовое или инвестиционное эмбарго, введенное Республикой Узбекистан, США, Европейским союзом, ООН или любым другим применимым правительством или международным органом в отношении любой страны, региона, физического лица, компании, организации или судна.</w:t>
            </w:r>
          </w:p>
          <w:p w14:paraId="0C6A3D45" w14:textId="77777777" w:rsidR="008869F5" w:rsidRPr="00AC7155" w:rsidRDefault="008869F5" w:rsidP="001E314C">
            <w:pPr>
              <w:tabs>
                <w:tab w:val="left" w:pos="0"/>
              </w:tabs>
              <w:jc w:val="both"/>
              <w:rPr>
                <w:rFonts w:ascii="Times New Roman" w:hAnsi="Times New Roman"/>
                <w:b/>
              </w:rPr>
            </w:pPr>
            <w:r w:rsidRPr="00AC7155">
              <w:rPr>
                <w:rFonts w:ascii="Times New Roman" w:hAnsi="Times New Roman"/>
              </w:rPr>
              <w:t xml:space="preserve">14.1.3. Компания означает </w:t>
            </w:r>
            <w:r w:rsidRPr="00AC7155">
              <w:rPr>
                <w:rFonts w:ascii="Times New Roman" w:hAnsi="Times New Roman"/>
                <w:b/>
                <w:bCs/>
              </w:rPr>
              <w:t>А</w:t>
            </w:r>
            <w:r w:rsidRPr="00AC7155">
              <w:rPr>
                <w:rFonts w:ascii="Times New Roman" w:hAnsi="Times New Roman"/>
                <w:b/>
              </w:rPr>
              <w:t xml:space="preserve">О </w:t>
            </w:r>
            <w:r w:rsidRPr="00AC7155">
              <w:rPr>
                <w:rFonts w:ascii="Times New Roman" w:hAnsi="Times New Roman"/>
                <w:b/>
                <w:bCs/>
              </w:rPr>
              <w:t>«</w:t>
            </w:r>
            <w:proofErr w:type="spellStart"/>
            <w:r w:rsidRPr="00AC7155">
              <w:rPr>
                <w:rFonts w:ascii="Times New Roman" w:hAnsi="Times New Roman"/>
                <w:b/>
                <w:bCs/>
                <w:lang w:val="en-US"/>
              </w:rPr>
              <w:t>UzAuto</w:t>
            </w:r>
            <w:proofErr w:type="spellEnd"/>
            <w:r w:rsidRPr="00AC7155">
              <w:rPr>
                <w:rFonts w:ascii="Times New Roman" w:hAnsi="Times New Roman"/>
                <w:b/>
                <w:bCs/>
              </w:rPr>
              <w:t xml:space="preserve"> </w:t>
            </w:r>
            <w:r w:rsidRPr="00AC7155">
              <w:rPr>
                <w:rFonts w:ascii="Times New Roman" w:hAnsi="Times New Roman"/>
                <w:b/>
                <w:bCs/>
                <w:lang w:val="en-US"/>
              </w:rPr>
              <w:t>Motors</w:t>
            </w:r>
            <w:r w:rsidRPr="00AC7155">
              <w:rPr>
                <w:rFonts w:ascii="Times New Roman" w:hAnsi="Times New Roman"/>
                <w:b/>
                <w:bCs/>
              </w:rPr>
              <w:t>»</w:t>
            </w:r>
          </w:p>
          <w:p w14:paraId="62BD3EDB" w14:textId="77777777" w:rsidR="008869F5" w:rsidRPr="00AC7155" w:rsidRDefault="008869F5" w:rsidP="001E314C">
            <w:pPr>
              <w:tabs>
                <w:tab w:val="left" w:pos="0"/>
              </w:tabs>
              <w:jc w:val="both"/>
              <w:rPr>
                <w:rFonts w:ascii="Times New Roman" w:hAnsi="Times New Roman"/>
              </w:rPr>
            </w:pPr>
          </w:p>
          <w:p w14:paraId="112139A5" w14:textId="29F25149" w:rsidR="008869F5" w:rsidRPr="00AC7155" w:rsidRDefault="008869F5" w:rsidP="001E314C">
            <w:pPr>
              <w:tabs>
                <w:tab w:val="left" w:pos="0"/>
              </w:tabs>
              <w:jc w:val="both"/>
              <w:rPr>
                <w:rFonts w:ascii="Times New Roman" w:hAnsi="Times New Roman"/>
              </w:rPr>
            </w:pPr>
            <w:r w:rsidRPr="00AC7155">
              <w:rPr>
                <w:rFonts w:ascii="Times New Roman" w:hAnsi="Times New Roman"/>
              </w:rPr>
              <w:t xml:space="preserve">14.1.4. Контрагент означает </w:t>
            </w:r>
            <w:r w:rsidR="00A77FEF" w:rsidRPr="00AC7155">
              <w:rPr>
                <w:rFonts w:ascii="Times New Roman" w:hAnsi="Times New Roman"/>
                <w:color w:val="000000"/>
              </w:rPr>
              <w:t>Исполнителя</w:t>
            </w:r>
            <w:r w:rsidRPr="00AC7155">
              <w:rPr>
                <w:rFonts w:ascii="Times New Roman" w:hAnsi="Times New Roman"/>
              </w:rPr>
              <w:t>, указанного в преамбуле настоящего Контракта.</w:t>
            </w:r>
          </w:p>
          <w:p w14:paraId="42AD1980" w14:textId="77777777" w:rsidR="008869F5" w:rsidRPr="00AC7155" w:rsidRDefault="008869F5" w:rsidP="001E314C">
            <w:pPr>
              <w:tabs>
                <w:tab w:val="left" w:pos="0"/>
              </w:tabs>
              <w:jc w:val="both"/>
              <w:rPr>
                <w:rFonts w:ascii="Times New Roman" w:hAnsi="Times New Roman"/>
              </w:rPr>
            </w:pPr>
            <w:r w:rsidRPr="00AC7155">
              <w:rPr>
                <w:rFonts w:ascii="Times New Roman" w:hAnsi="Times New Roman"/>
              </w:rPr>
              <w:t>14.2. Комплаенс:</w:t>
            </w:r>
          </w:p>
          <w:p w14:paraId="05B823F0" w14:textId="77777777" w:rsidR="008869F5" w:rsidRPr="00AC7155" w:rsidRDefault="008869F5" w:rsidP="001E314C">
            <w:pPr>
              <w:tabs>
                <w:tab w:val="left" w:pos="0"/>
              </w:tabs>
              <w:jc w:val="both"/>
              <w:rPr>
                <w:rFonts w:ascii="Times New Roman" w:hAnsi="Times New Roman"/>
              </w:rPr>
            </w:pPr>
            <w:r w:rsidRPr="00AC7155">
              <w:rPr>
                <w:rFonts w:ascii="Times New Roman" w:hAnsi="Times New Roman"/>
              </w:rPr>
              <w:t xml:space="preserve">14.2.1 Контрагент должен соблюдать Кодекс этики и Комплаенса Компании («Кодекс»), Руководство по Комплаенсу Компании («Руководство») и любые применимые требования к обучению персонала Компании. Доступ к Кодексу и Руководству можно получить по следующей ссылке: </w:t>
            </w:r>
          </w:p>
          <w:p w14:paraId="044758E7" w14:textId="77777777" w:rsidR="008869F5" w:rsidRPr="00AC7155" w:rsidRDefault="008869F5" w:rsidP="001E314C">
            <w:pPr>
              <w:tabs>
                <w:tab w:val="left" w:pos="0"/>
              </w:tabs>
              <w:jc w:val="both"/>
              <w:rPr>
                <w:rFonts w:ascii="Times New Roman" w:hAnsi="Times New Roman"/>
              </w:rPr>
            </w:pPr>
          </w:p>
          <w:p w14:paraId="402A3790" w14:textId="77777777" w:rsidR="008869F5" w:rsidRPr="00AC7155" w:rsidRDefault="008869F5" w:rsidP="001E314C">
            <w:pPr>
              <w:tabs>
                <w:tab w:val="left" w:pos="0"/>
              </w:tabs>
              <w:jc w:val="both"/>
              <w:rPr>
                <w:rFonts w:ascii="Times New Roman" w:hAnsi="Times New Roman"/>
              </w:rPr>
            </w:pPr>
            <w:r w:rsidRPr="00AC7155">
              <w:rPr>
                <w:rFonts w:ascii="Times New Roman" w:hAnsi="Times New Roman"/>
              </w:rPr>
              <w:t>14.2.2. Контрагент настоящим подтверждает, гарантирует и соглашается с тем, что ни сам Контрагент, ни его директора, должностные лица, сотрудники или субподрядчики в связи с исполнением настоящего Контракта: (i) не осуществляли, не осуществляют и не будут осуществлять в течение всего срока действия настоящего Контракта деятельность, которая бы нарушала Применимое право; (</w:t>
            </w:r>
            <w:proofErr w:type="spellStart"/>
            <w:r w:rsidRPr="00AC7155">
              <w:rPr>
                <w:rFonts w:ascii="Times New Roman" w:hAnsi="Times New Roman"/>
              </w:rPr>
              <w:t>ii</w:t>
            </w:r>
            <w:proofErr w:type="spellEnd"/>
            <w:r w:rsidRPr="00AC7155">
              <w:rPr>
                <w:rFonts w:ascii="Times New Roman" w:hAnsi="Times New Roman"/>
              </w:rPr>
              <w:t>) не были субъектами расследования или обвинения за любое преступление, связанное с мошенничеством или нарушением Применимого права; (</w:t>
            </w:r>
            <w:proofErr w:type="spellStart"/>
            <w:r w:rsidRPr="00AC7155">
              <w:rPr>
                <w:rFonts w:ascii="Times New Roman" w:hAnsi="Times New Roman"/>
              </w:rPr>
              <w:t>iii</w:t>
            </w:r>
            <w:proofErr w:type="spellEnd"/>
            <w:r w:rsidRPr="00AC7155">
              <w:rPr>
                <w:rFonts w:ascii="Times New Roman" w:hAnsi="Times New Roman"/>
              </w:rPr>
              <w:t>) не были отстранены, временно или постоянно или</w:t>
            </w:r>
          </w:p>
          <w:p w14:paraId="2EA25825" w14:textId="77777777" w:rsidR="008869F5" w:rsidRPr="00AC7155" w:rsidRDefault="008869F5" w:rsidP="001E314C">
            <w:pPr>
              <w:tabs>
                <w:tab w:val="left" w:pos="0"/>
              </w:tabs>
              <w:jc w:val="both"/>
              <w:rPr>
                <w:rFonts w:ascii="Times New Roman" w:hAnsi="Times New Roman"/>
              </w:rPr>
            </w:pPr>
            <w:r w:rsidRPr="00AC7155">
              <w:rPr>
                <w:rFonts w:ascii="Times New Roman" w:hAnsi="Times New Roman"/>
              </w:rPr>
              <w:t xml:space="preserve"> иным образом лишены права на участие в государственных программах закупок, а равно в отношении них не рассматривается такая мера в настоящее время.</w:t>
            </w:r>
          </w:p>
          <w:p w14:paraId="251C4C33" w14:textId="77777777" w:rsidR="008869F5" w:rsidRPr="00AC7155" w:rsidRDefault="008869F5" w:rsidP="001E314C">
            <w:pPr>
              <w:tabs>
                <w:tab w:val="left" w:pos="0"/>
              </w:tabs>
              <w:jc w:val="both"/>
              <w:rPr>
                <w:rFonts w:ascii="Times New Roman" w:hAnsi="Times New Roman"/>
              </w:rPr>
            </w:pPr>
            <w:r w:rsidRPr="00AC7155">
              <w:rPr>
                <w:rFonts w:ascii="Times New Roman" w:hAnsi="Times New Roman"/>
              </w:rPr>
              <w:t>14.2.3. Контрагент настоящим подтверждает, гарантирует и соглашается с тем, в связи с исполнением настоящего Контракта: (i) он не участвует в любой сделке, связанной с прямым или косвенным предоставлением товаров, услуг и / или технологий, закупками или транзитом через Крым, Кубу, Иран, Северную Корею, Судан или Сирию; и (</w:t>
            </w:r>
            <w:proofErr w:type="spellStart"/>
            <w:r w:rsidRPr="00AC7155">
              <w:rPr>
                <w:rFonts w:ascii="Times New Roman" w:hAnsi="Times New Roman"/>
              </w:rPr>
              <w:t>ii</w:t>
            </w:r>
            <w:proofErr w:type="spellEnd"/>
            <w:r w:rsidRPr="00AC7155">
              <w:rPr>
                <w:rFonts w:ascii="Times New Roman" w:hAnsi="Times New Roman"/>
              </w:rPr>
              <w:t>) не участвует в любой сделке, связанной с любым лицом или организацией, которая является объектом Санкций, или в любой другой сделке в интересах или с участием какого-либо имущества любого лица или организации, которые являются объектом Санкций</w:t>
            </w:r>
          </w:p>
          <w:p w14:paraId="49A40250" w14:textId="77777777" w:rsidR="008869F5" w:rsidRPr="00AC7155" w:rsidRDefault="008869F5" w:rsidP="001E314C">
            <w:pPr>
              <w:tabs>
                <w:tab w:val="left" w:pos="0"/>
              </w:tabs>
              <w:jc w:val="both"/>
              <w:rPr>
                <w:rFonts w:ascii="Times New Roman" w:hAnsi="Times New Roman"/>
              </w:rPr>
            </w:pPr>
            <w:r w:rsidRPr="00AC7155">
              <w:rPr>
                <w:rFonts w:ascii="Times New Roman" w:hAnsi="Times New Roman"/>
              </w:rPr>
              <w:t>14.2.4. Ни контрагент, ни кто-либо из его директоров, должностных лиц или сотрудников не являются объектом Санкций, не принадлежит или не контролируются или не действует от имени любого другого лица или организации, которые являются объектом Санкций.</w:t>
            </w:r>
          </w:p>
          <w:p w14:paraId="33F9A356" w14:textId="77777777" w:rsidR="008869F5" w:rsidRPr="00AC7155" w:rsidRDefault="008869F5" w:rsidP="001E314C">
            <w:pPr>
              <w:tabs>
                <w:tab w:val="left" w:pos="0"/>
              </w:tabs>
              <w:jc w:val="both"/>
              <w:rPr>
                <w:rFonts w:ascii="Times New Roman" w:hAnsi="Times New Roman"/>
              </w:rPr>
            </w:pPr>
            <w:r w:rsidRPr="00AC7155">
              <w:rPr>
                <w:rFonts w:ascii="Times New Roman" w:hAnsi="Times New Roman"/>
              </w:rPr>
              <w:lastRenderedPageBreak/>
              <w:t>14.2.5. Контрагент обязуется напрямую сообщать руководителю Службы по Комплаенсу Компании  в случае, если: (i) существует какое-либо фактическое или предполагаемое нарушение или какое-либо расследование или обвинение по предполагаемому нарушению Применимого права Контрагентом или любым из его директоров, должностных лиц или сотрудников; или (</w:t>
            </w:r>
            <w:proofErr w:type="spellStart"/>
            <w:r w:rsidRPr="00AC7155">
              <w:rPr>
                <w:rFonts w:ascii="Times New Roman" w:hAnsi="Times New Roman"/>
              </w:rPr>
              <w:t>ii</w:t>
            </w:r>
            <w:proofErr w:type="spellEnd"/>
            <w:r w:rsidRPr="00AC7155">
              <w:rPr>
                <w:rFonts w:ascii="Times New Roman" w:hAnsi="Times New Roman"/>
              </w:rPr>
              <w:t>) любое подтверждение или гарантия, данные Контрагентом в настоящем Контракте, более не являются верными, полными или точными.</w:t>
            </w:r>
          </w:p>
          <w:p w14:paraId="0AFBDFC7" w14:textId="77777777" w:rsidR="008869F5" w:rsidRPr="00AC7155" w:rsidRDefault="008869F5" w:rsidP="001E314C">
            <w:pPr>
              <w:tabs>
                <w:tab w:val="left" w:pos="0"/>
              </w:tabs>
              <w:jc w:val="both"/>
              <w:rPr>
                <w:rFonts w:ascii="Times New Roman" w:hAnsi="Times New Roman"/>
              </w:rPr>
            </w:pPr>
            <w:r w:rsidRPr="00AC7155">
              <w:rPr>
                <w:rFonts w:ascii="Times New Roman" w:hAnsi="Times New Roman"/>
              </w:rPr>
              <w:t>14.2.6. Контрагент настоящим соглашается, подтверждает и гарантирует, что все ответы на вопросы экспертизу, заданные Компанией при заключении настоящего Контракта являются верными, полными и точными.</w:t>
            </w:r>
          </w:p>
          <w:p w14:paraId="7BC49E58" w14:textId="77777777" w:rsidR="008869F5" w:rsidRPr="00AC7155" w:rsidRDefault="008869F5" w:rsidP="001E314C">
            <w:pPr>
              <w:tabs>
                <w:tab w:val="left" w:pos="0"/>
              </w:tabs>
              <w:jc w:val="both"/>
              <w:rPr>
                <w:rFonts w:ascii="Times New Roman" w:hAnsi="Times New Roman"/>
              </w:rPr>
            </w:pPr>
            <w:r w:rsidRPr="00AC7155">
              <w:rPr>
                <w:rFonts w:ascii="Times New Roman" w:hAnsi="Times New Roman"/>
              </w:rPr>
              <w:t>14.2.7. Контрагент обеспечит, чтобы любой Контрагент или дилер, привлекаемый с целью исполнения настоящего Контракта, привлекается на основании письменного соглашения, содержащего гарантии и заверения по комплаенсу, которые существенно схожи с положениями настоящего раздела. Копия такого соглашения должна быть представлена руководителю Службы по комплаенсу Компании в течение 10 дней с даты заключения.</w:t>
            </w:r>
          </w:p>
          <w:p w14:paraId="40FB99FE" w14:textId="77777777" w:rsidR="008869F5" w:rsidRPr="00AC7155" w:rsidRDefault="008869F5" w:rsidP="001E314C">
            <w:pPr>
              <w:tabs>
                <w:tab w:val="left" w:pos="0"/>
              </w:tabs>
              <w:jc w:val="both"/>
              <w:rPr>
                <w:rFonts w:ascii="Times New Roman" w:hAnsi="Times New Roman"/>
              </w:rPr>
            </w:pPr>
            <w:r w:rsidRPr="00AC7155">
              <w:rPr>
                <w:rFonts w:ascii="Times New Roman" w:hAnsi="Times New Roman"/>
              </w:rPr>
              <w:t>14.3 Книги записи и права на аудит:</w:t>
            </w:r>
          </w:p>
          <w:p w14:paraId="0F4F8137" w14:textId="6AA4D3D5" w:rsidR="008869F5" w:rsidRPr="00AC7155" w:rsidRDefault="008869F5" w:rsidP="001E314C">
            <w:pPr>
              <w:tabs>
                <w:tab w:val="left" w:pos="0"/>
              </w:tabs>
              <w:jc w:val="both"/>
              <w:rPr>
                <w:rFonts w:ascii="Times New Roman" w:hAnsi="Times New Roman"/>
              </w:rPr>
            </w:pPr>
            <w:r w:rsidRPr="00AC7155">
              <w:rPr>
                <w:rFonts w:ascii="Times New Roman" w:hAnsi="Times New Roman"/>
              </w:rPr>
              <w:t xml:space="preserve">На протяжении всего срока действия настоящего Контракта, а также в течение пяти (5) лет после расторжения настоящего Контракта, Контрагент обязуется сохранять книги и записи связанные с настоящим Контрактом, а также обеспечить доступ к ним Компании для проверки и аудита (при условии письменного уведомления Контрагента) со стороны Компании или любого третьего лица - представителя в течение рабочего дня, согласно трудовому законодательству </w:t>
            </w:r>
            <w:del w:id="35" w:author="7Я" w:date="2026-01-03T10:51:00Z">
              <w:r w:rsidRPr="00AC7155" w:rsidDel="00104E41">
                <w:rPr>
                  <w:rFonts w:ascii="Times New Roman" w:hAnsi="Times New Roman"/>
                </w:rPr>
                <w:delText>Республики Узбекистан</w:delText>
              </w:r>
            </w:del>
            <w:ins w:id="36" w:author="7Я" w:date="2026-01-03T10:51:00Z">
              <w:r w:rsidR="00104E41">
                <w:rPr>
                  <w:rFonts w:ascii="Times New Roman" w:hAnsi="Times New Roman"/>
                </w:rPr>
                <w:t>Российской Федерации</w:t>
              </w:r>
            </w:ins>
            <w:r w:rsidRPr="00AC7155">
              <w:rPr>
                <w:rFonts w:ascii="Times New Roman" w:hAnsi="Times New Roman"/>
              </w:rPr>
              <w:t>.</w:t>
            </w:r>
          </w:p>
          <w:p w14:paraId="781CC995" w14:textId="77777777" w:rsidR="008869F5" w:rsidRPr="00AC7155" w:rsidRDefault="008869F5" w:rsidP="001E314C">
            <w:pPr>
              <w:tabs>
                <w:tab w:val="left" w:pos="0"/>
              </w:tabs>
              <w:jc w:val="both"/>
              <w:rPr>
                <w:rFonts w:ascii="Times New Roman" w:hAnsi="Times New Roman"/>
              </w:rPr>
            </w:pPr>
          </w:p>
          <w:p w14:paraId="036E5896" w14:textId="77777777" w:rsidR="008869F5" w:rsidRPr="00AC7155" w:rsidRDefault="008869F5" w:rsidP="001E314C">
            <w:pPr>
              <w:tabs>
                <w:tab w:val="left" w:pos="0"/>
              </w:tabs>
              <w:jc w:val="both"/>
              <w:rPr>
                <w:rFonts w:ascii="Times New Roman" w:hAnsi="Times New Roman"/>
              </w:rPr>
            </w:pPr>
            <w:r w:rsidRPr="00AC7155">
              <w:rPr>
                <w:rFonts w:ascii="Times New Roman" w:hAnsi="Times New Roman"/>
              </w:rPr>
              <w:t>14.4. Расторжение в связи с нарушением настоящего раздела комплаенс.</w:t>
            </w:r>
          </w:p>
          <w:p w14:paraId="3B4924EB" w14:textId="77777777" w:rsidR="008869F5" w:rsidRPr="00AC7155" w:rsidRDefault="008869F5" w:rsidP="001E314C">
            <w:pPr>
              <w:tabs>
                <w:tab w:val="left" w:pos="0"/>
              </w:tabs>
              <w:jc w:val="both"/>
              <w:rPr>
                <w:rFonts w:ascii="Times New Roman" w:hAnsi="Times New Roman"/>
              </w:rPr>
            </w:pPr>
            <w:r w:rsidRPr="00AC7155">
              <w:rPr>
                <w:rFonts w:ascii="Times New Roman" w:hAnsi="Times New Roman"/>
              </w:rPr>
              <w:t xml:space="preserve">14.4.1 Компания может немедленно расторгнуть настоящий Контракт, если она по своему собственному усмотрению определит, что Контрагент нарушил свои обязательства, предусмотренные настоящим Разделом. В случае такого расторжения, Контрагент не имеет права требовать компенсацию или любое дополнительное вознаграждение, независимо от </w:t>
            </w:r>
            <w:r w:rsidRPr="00AC7155">
              <w:rPr>
                <w:rFonts w:ascii="Times New Roman" w:hAnsi="Times New Roman"/>
              </w:rPr>
              <w:lastRenderedPageBreak/>
              <w:t>каких-либо действий или соглашений с дополнительными третьими лицами, заключенными до такого расторжения.</w:t>
            </w:r>
          </w:p>
          <w:p w14:paraId="001A2E95" w14:textId="77777777" w:rsidR="008869F5" w:rsidRPr="00AC7155" w:rsidRDefault="008869F5" w:rsidP="001E314C">
            <w:pPr>
              <w:tabs>
                <w:tab w:val="left" w:pos="0"/>
              </w:tabs>
              <w:jc w:val="both"/>
              <w:rPr>
                <w:rFonts w:ascii="Times New Roman" w:hAnsi="Times New Roman"/>
              </w:rPr>
            </w:pPr>
            <w:r w:rsidRPr="00AC7155">
              <w:rPr>
                <w:rFonts w:ascii="Times New Roman" w:hAnsi="Times New Roman"/>
              </w:rPr>
              <w:t>14.4.2. Независимо от каких-либо других положений настоящего Контракта, Контрагент полностью возмещает Компании убытки, ущерб, а равно иные потери и расходы (включая, но не ограничиваясь, судебные издержки) и расходы, понесенные Компанией или присужденные ей в результате любого нарушения настоящего раздела Контрагентом или любого нарушения положений, эквивалентных положениям настоящего Раздела, в любом Контракте с любым субподрядчиком или дилером, если это применимо.</w:t>
            </w:r>
          </w:p>
          <w:p w14:paraId="0779AA21" w14:textId="77777777" w:rsidR="008869F5" w:rsidRPr="00AC7155" w:rsidRDefault="008869F5" w:rsidP="001E314C">
            <w:pPr>
              <w:tabs>
                <w:tab w:val="left" w:pos="0"/>
              </w:tabs>
              <w:jc w:val="both"/>
              <w:rPr>
                <w:rFonts w:ascii="Times New Roman" w:hAnsi="Times New Roman"/>
              </w:rPr>
            </w:pPr>
            <w:r w:rsidRPr="00AC7155">
              <w:rPr>
                <w:rFonts w:ascii="Times New Roman" w:hAnsi="Times New Roman"/>
              </w:rPr>
              <w:t>14.5. Соблюдение настоящего раздела субподрядчиками, дилерами и конфликт интересов.</w:t>
            </w:r>
          </w:p>
          <w:p w14:paraId="6180569B" w14:textId="77777777" w:rsidR="008869F5" w:rsidRPr="00AC7155" w:rsidRDefault="008869F5" w:rsidP="001E314C">
            <w:pPr>
              <w:tabs>
                <w:tab w:val="left" w:pos="0"/>
              </w:tabs>
              <w:jc w:val="both"/>
              <w:rPr>
                <w:rFonts w:ascii="Times New Roman" w:hAnsi="Times New Roman"/>
              </w:rPr>
            </w:pPr>
          </w:p>
          <w:p w14:paraId="13875D61" w14:textId="77777777" w:rsidR="008869F5" w:rsidRPr="00AC7155" w:rsidRDefault="008869F5" w:rsidP="001E314C">
            <w:pPr>
              <w:tabs>
                <w:tab w:val="left" w:pos="0"/>
              </w:tabs>
              <w:jc w:val="both"/>
              <w:rPr>
                <w:rFonts w:ascii="Times New Roman" w:hAnsi="Times New Roman"/>
              </w:rPr>
            </w:pPr>
            <w:r w:rsidRPr="00AC7155">
              <w:rPr>
                <w:rFonts w:ascii="Times New Roman" w:hAnsi="Times New Roman"/>
              </w:rPr>
              <w:t>Если Контрагент привлекает дилера, субпоставщика, субподрядчика, он должен потребовать от дилера, субпоставщика, субподрядчика: (i) заполнить анкету для Юридическая экспертиза в форме, предоставленной Компанией, и предоставить заполненную анкету Компании для рассмотрения; (</w:t>
            </w:r>
            <w:proofErr w:type="spellStart"/>
            <w:r w:rsidRPr="00AC7155">
              <w:rPr>
                <w:rFonts w:ascii="Times New Roman" w:hAnsi="Times New Roman"/>
              </w:rPr>
              <w:t>ii</w:t>
            </w:r>
            <w:proofErr w:type="spellEnd"/>
            <w:r w:rsidRPr="00AC7155">
              <w:rPr>
                <w:rFonts w:ascii="Times New Roman" w:hAnsi="Times New Roman"/>
              </w:rPr>
              <w:t>) обеспечить, соблюдение дилером, субпоставщиком, субподрядчиком положений пункта настоящего Контракта.</w:t>
            </w:r>
          </w:p>
          <w:p w14:paraId="4B161E11" w14:textId="77777777" w:rsidR="008869F5" w:rsidRPr="00AC7155" w:rsidRDefault="008869F5" w:rsidP="001E314C">
            <w:pPr>
              <w:pStyle w:val="3f1"/>
              <w:spacing w:before="0" w:after="0"/>
              <w:jc w:val="both"/>
              <w:rPr>
                <w:rFonts w:ascii="Times New Roman" w:hAnsi="Times New Roman"/>
                <w:color w:val="000000" w:themeColor="text1"/>
                <w:szCs w:val="24"/>
                <w:lang w:eastAsia="ru-RU"/>
              </w:rPr>
            </w:pPr>
          </w:p>
          <w:p w14:paraId="2A8C451F" w14:textId="77777777" w:rsidR="008869F5" w:rsidRPr="00AC7155" w:rsidRDefault="008869F5" w:rsidP="001E314C">
            <w:pPr>
              <w:pStyle w:val="aff"/>
              <w:rPr>
                <w:b/>
                <w:color w:val="000000" w:themeColor="text1"/>
                <w:lang w:val="ru-RU" w:eastAsia="tr-TR"/>
              </w:rPr>
            </w:pPr>
            <w:r w:rsidRPr="00AC7155">
              <w:rPr>
                <w:b/>
                <w:color w:val="000000" w:themeColor="text1"/>
                <w:lang w:val="ru-RU" w:eastAsia="tr-TR"/>
              </w:rPr>
              <w:t>15. Срок действия Контракта.</w:t>
            </w:r>
          </w:p>
          <w:p w14:paraId="62449305" w14:textId="77777777" w:rsidR="008869F5" w:rsidRPr="00AC7155" w:rsidRDefault="008869F5" w:rsidP="001E314C">
            <w:pPr>
              <w:pStyle w:val="aff"/>
              <w:jc w:val="both"/>
              <w:rPr>
                <w:color w:val="000000" w:themeColor="text1"/>
                <w:lang w:val="ru-RU" w:eastAsia="tr-TR"/>
              </w:rPr>
            </w:pPr>
          </w:p>
          <w:p w14:paraId="7BC92212" w14:textId="505F8578" w:rsidR="008869F5" w:rsidRPr="00AC7155" w:rsidRDefault="008869F5" w:rsidP="001E314C">
            <w:pPr>
              <w:pStyle w:val="aff"/>
              <w:jc w:val="both"/>
              <w:rPr>
                <w:rFonts w:eastAsia="SimSun"/>
                <w:color w:val="000000" w:themeColor="text1"/>
                <w:lang w:val="ru-RU"/>
              </w:rPr>
            </w:pPr>
            <w:r w:rsidRPr="00AC7155">
              <w:rPr>
                <w:color w:val="000000" w:themeColor="text1"/>
                <w:lang w:val="ru-RU" w:eastAsia="tr-TR"/>
              </w:rPr>
              <w:t>15.1</w:t>
            </w:r>
            <w:r w:rsidRPr="00AC7155">
              <w:rPr>
                <w:rFonts w:eastAsia="SimSun"/>
                <w:color w:val="000000" w:themeColor="text1"/>
                <w:lang w:val="ru-RU"/>
              </w:rPr>
              <w:t xml:space="preserve"> </w:t>
            </w:r>
            <w:r w:rsidRPr="00AC7155">
              <w:rPr>
                <w:color w:val="000000" w:themeColor="text1"/>
                <w:lang w:val="ru-RU"/>
              </w:rPr>
              <w:t xml:space="preserve">Настоящий Контракт вступает в силу с даты его регистрации в установленном законодательством </w:t>
            </w:r>
            <w:del w:id="37" w:author="7Я" w:date="2026-01-03T10:51:00Z">
              <w:r w:rsidRPr="00AC7155" w:rsidDel="00104E41">
                <w:rPr>
                  <w:color w:val="000000" w:themeColor="text1"/>
                  <w:lang w:val="ru-RU"/>
                </w:rPr>
                <w:delText>Республики Узбекистан</w:delText>
              </w:r>
            </w:del>
            <w:ins w:id="38" w:author="7Я" w:date="2026-01-03T10:51:00Z">
              <w:r w:rsidR="00104E41">
                <w:rPr>
                  <w:color w:val="000000" w:themeColor="text1"/>
                  <w:lang w:val="ru-RU"/>
                </w:rPr>
                <w:t>Российской Федерации</w:t>
              </w:r>
            </w:ins>
            <w:r w:rsidRPr="00AC7155">
              <w:rPr>
                <w:color w:val="000000" w:themeColor="text1"/>
                <w:lang w:val="ru-RU"/>
              </w:rPr>
              <w:t xml:space="preserve"> порядке и действует до полного исполнения Сторонами своих обязательств.</w:t>
            </w:r>
            <w:r w:rsidRPr="00AC7155">
              <w:rPr>
                <w:rFonts w:eastAsia="SimSun"/>
                <w:color w:val="000000" w:themeColor="text1"/>
                <w:lang w:val="ru-RU"/>
              </w:rPr>
              <w:t xml:space="preserve">  </w:t>
            </w:r>
          </w:p>
          <w:p w14:paraId="6E2D0505" w14:textId="77777777" w:rsidR="008869F5" w:rsidRPr="00AC7155" w:rsidRDefault="008869F5" w:rsidP="001E314C">
            <w:pPr>
              <w:pStyle w:val="aff"/>
              <w:jc w:val="both"/>
              <w:rPr>
                <w:rFonts w:eastAsia="SimSun"/>
                <w:color w:val="000000" w:themeColor="text1"/>
                <w:lang w:val="ru-RU"/>
              </w:rPr>
            </w:pPr>
          </w:p>
          <w:p w14:paraId="50269404" w14:textId="410E83B9" w:rsidR="008869F5" w:rsidRPr="00AC7155" w:rsidRDefault="008869F5" w:rsidP="001E314C">
            <w:pPr>
              <w:pStyle w:val="aff"/>
              <w:rPr>
                <w:b/>
                <w:color w:val="000000" w:themeColor="text1"/>
                <w:lang w:val="ru-RU"/>
              </w:rPr>
            </w:pPr>
            <w:r w:rsidRPr="00AC7155">
              <w:rPr>
                <w:b/>
                <w:color w:val="000000" w:themeColor="text1"/>
                <w:lang w:val="ru-RU"/>
              </w:rPr>
              <w:t xml:space="preserve">16. Банковские реквизиты </w:t>
            </w:r>
            <w:r w:rsidR="00A77FEF" w:rsidRPr="00AC7155">
              <w:rPr>
                <w:b/>
                <w:color w:val="000000"/>
                <w:lang w:val="ru-RU"/>
              </w:rPr>
              <w:t>Исполнителя</w:t>
            </w:r>
            <w:r w:rsidRPr="00AC7155">
              <w:rPr>
                <w:b/>
                <w:color w:val="000000" w:themeColor="text1"/>
                <w:lang w:val="ru-RU"/>
              </w:rPr>
              <w:t>.</w:t>
            </w:r>
          </w:p>
          <w:p w14:paraId="73093963" w14:textId="77777777" w:rsidR="008869F5" w:rsidRPr="00AC7155" w:rsidRDefault="008869F5" w:rsidP="001E314C">
            <w:pPr>
              <w:pStyle w:val="aff"/>
              <w:rPr>
                <w:b/>
                <w:color w:val="000000" w:themeColor="text1"/>
                <w:lang w:val="ru-RU"/>
              </w:rPr>
            </w:pPr>
          </w:p>
          <w:p w14:paraId="43EB864C" w14:textId="77777777" w:rsidR="008869F5" w:rsidRPr="00AC7155" w:rsidRDefault="008869F5" w:rsidP="001E314C">
            <w:pPr>
              <w:pStyle w:val="1fff1"/>
              <w:spacing w:before="0" w:after="0"/>
              <w:jc w:val="both"/>
              <w:rPr>
                <w:rFonts w:ascii="Times New Roman" w:hAnsi="Times New Roman"/>
                <w:szCs w:val="24"/>
              </w:rPr>
            </w:pPr>
            <w:r w:rsidRPr="00AC7155">
              <w:rPr>
                <w:rFonts w:ascii="Times New Roman" w:hAnsi="Times New Roman"/>
                <w:szCs w:val="24"/>
              </w:rPr>
              <w:t xml:space="preserve">Название Банка: </w:t>
            </w:r>
          </w:p>
          <w:p w14:paraId="3D8BEAD9" w14:textId="77777777" w:rsidR="008869F5" w:rsidRPr="00AC7155" w:rsidRDefault="008869F5" w:rsidP="001E314C">
            <w:pPr>
              <w:autoSpaceDE w:val="0"/>
              <w:autoSpaceDN w:val="0"/>
              <w:adjustRightInd w:val="0"/>
              <w:rPr>
                <w:rFonts w:ascii="Times New Roman" w:hAnsi="Times New Roman"/>
              </w:rPr>
            </w:pPr>
            <w:r w:rsidRPr="00AC7155">
              <w:rPr>
                <w:rFonts w:ascii="Times New Roman" w:hAnsi="Times New Roman"/>
              </w:rPr>
              <w:t>Адрес Банка:</w:t>
            </w:r>
          </w:p>
          <w:p w14:paraId="3BBD6D7C" w14:textId="77777777" w:rsidR="008869F5" w:rsidRPr="00AC7155" w:rsidRDefault="008869F5" w:rsidP="001E314C">
            <w:pPr>
              <w:pStyle w:val="1fff1"/>
              <w:spacing w:before="0" w:after="0"/>
              <w:jc w:val="both"/>
              <w:rPr>
                <w:rFonts w:ascii="Times New Roman" w:hAnsi="Times New Roman"/>
                <w:szCs w:val="24"/>
              </w:rPr>
            </w:pPr>
            <w:r w:rsidRPr="00AC7155">
              <w:rPr>
                <w:rFonts w:ascii="Times New Roman" w:hAnsi="Times New Roman"/>
                <w:szCs w:val="24"/>
              </w:rPr>
              <w:t xml:space="preserve">Счет №: </w:t>
            </w:r>
          </w:p>
          <w:p w14:paraId="6D1E020A" w14:textId="77777777" w:rsidR="008869F5" w:rsidRPr="00AC7155" w:rsidRDefault="008869F5" w:rsidP="001E314C">
            <w:pPr>
              <w:pStyle w:val="1fff1"/>
              <w:spacing w:before="0" w:after="0"/>
              <w:jc w:val="both"/>
              <w:rPr>
                <w:rFonts w:ascii="Times New Roman" w:hAnsi="Times New Roman"/>
                <w:szCs w:val="24"/>
              </w:rPr>
            </w:pPr>
            <w:r w:rsidRPr="00AC7155">
              <w:rPr>
                <w:rFonts w:ascii="Times New Roman" w:hAnsi="Times New Roman"/>
                <w:szCs w:val="24"/>
                <w:lang w:val="en-US"/>
              </w:rPr>
              <w:t>Swift</w:t>
            </w:r>
            <w:r w:rsidRPr="00AC7155">
              <w:rPr>
                <w:rFonts w:ascii="Times New Roman" w:hAnsi="Times New Roman"/>
                <w:szCs w:val="24"/>
              </w:rPr>
              <w:t xml:space="preserve"> код: </w:t>
            </w:r>
          </w:p>
          <w:p w14:paraId="33412B3A" w14:textId="77777777" w:rsidR="008869F5" w:rsidRPr="00AC7155" w:rsidRDefault="008869F5" w:rsidP="001E314C">
            <w:pPr>
              <w:pStyle w:val="1fff1"/>
              <w:spacing w:before="0" w:after="0"/>
              <w:jc w:val="both"/>
              <w:rPr>
                <w:rFonts w:ascii="Times New Roman" w:hAnsi="Times New Roman"/>
                <w:szCs w:val="24"/>
              </w:rPr>
            </w:pPr>
          </w:p>
          <w:p w14:paraId="662411A1" w14:textId="77777777" w:rsidR="008869F5" w:rsidRPr="00AC7155" w:rsidRDefault="008869F5" w:rsidP="001E314C">
            <w:pPr>
              <w:pStyle w:val="1fff1"/>
              <w:spacing w:before="0" w:after="0"/>
              <w:jc w:val="both"/>
              <w:rPr>
                <w:rFonts w:ascii="Times New Roman" w:hAnsi="Times New Roman"/>
                <w:szCs w:val="24"/>
                <w:lang w:eastAsia="ko-KR"/>
              </w:rPr>
            </w:pPr>
          </w:p>
          <w:p w14:paraId="10C54B39" w14:textId="362C84E0" w:rsidR="008869F5" w:rsidRPr="00AC7155" w:rsidRDefault="008869F5" w:rsidP="001E314C">
            <w:pPr>
              <w:pStyle w:val="aff"/>
              <w:rPr>
                <w:b/>
                <w:color w:val="000000" w:themeColor="text1"/>
                <w:lang w:val="tr-TR"/>
              </w:rPr>
            </w:pPr>
            <w:r w:rsidRPr="00AC7155">
              <w:rPr>
                <w:b/>
                <w:color w:val="000000" w:themeColor="text1"/>
                <w:lang w:val="tr-TR"/>
              </w:rPr>
              <w:t>1</w:t>
            </w:r>
            <w:r w:rsidRPr="00AC7155">
              <w:rPr>
                <w:b/>
                <w:color w:val="000000" w:themeColor="text1"/>
                <w:lang w:val="ru-RU"/>
              </w:rPr>
              <w:t>7</w:t>
            </w:r>
            <w:r w:rsidRPr="00AC7155">
              <w:rPr>
                <w:b/>
                <w:color w:val="000000" w:themeColor="text1"/>
                <w:lang w:val="tr-TR"/>
              </w:rPr>
              <w:t>.</w:t>
            </w:r>
            <w:r w:rsidRPr="00AC7155">
              <w:rPr>
                <w:b/>
                <w:color w:val="000000" w:themeColor="text1"/>
                <w:lang w:val="tr-TR" w:eastAsia="tr-TR"/>
              </w:rPr>
              <w:t xml:space="preserve"> </w:t>
            </w:r>
            <w:r w:rsidRPr="00AC7155">
              <w:rPr>
                <w:b/>
                <w:color w:val="000000" w:themeColor="text1"/>
                <w:lang w:val="tr-TR"/>
              </w:rPr>
              <w:t xml:space="preserve">Банковские реквизиты  </w:t>
            </w:r>
            <w:r w:rsidR="00AE2F09" w:rsidRPr="00AC7155">
              <w:rPr>
                <w:b/>
                <w:color w:val="000000" w:themeColor="text1"/>
                <w:lang w:val="ru-RU"/>
              </w:rPr>
              <w:t>Заказчика</w:t>
            </w:r>
            <w:r w:rsidRPr="00AC7155">
              <w:rPr>
                <w:b/>
                <w:color w:val="000000" w:themeColor="text1"/>
                <w:lang w:val="tr-TR"/>
              </w:rPr>
              <w:t>.</w:t>
            </w:r>
          </w:p>
          <w:p w14:paraId="7BE3753D" w14:textId="77777777" w:rsidR="008869F5" w:rsidRPr="00AC7155" w:rsidRDefault="008869F5" w:rsidP="001E314C">
            <w:pPr>
              <w:rPr>
                <w:rFonts w:ascii="Times New Roman" w:hAnsi="Times New Roman"/>
                <w:color w:val="000000" w:themeColor="text1"/>
              </w:rPr>
            </w:pPr>
            <w:r w:rsidRPr="00AC7155">
              <w:rPr>
                <w:rFonts w:ascii="Times New Roman" w:hAnsi="Times New Roman"/>
                <w:color w:val="000000" w:themeColor="text1"/>
              </w:rPr>
              <w:t xml:space="preserve">                                            </w:t>
            </w:r>
          </w:p>
          <w:p w14:paraId="60159374" w14:textId="77777777" w:rsidR="008869F5" w:rsidRPr="00AC7155" w:rsidRDefault="008869F5" w:rsidP="001E314C">
            <w:pPr>
              <w:rPr>
                <w:rFonts w:ascii="Times New Roman" w:hAnsi="Times New Roman"/>
              </w:rPr>
            </w:pPr>
            <w:r w:rsidRPr="00AC7155">
              <w:rPr>
                <w:rFonts w:ascii="Times New Roman" w:hAnsi="Times New Roman"/>
              </w:rPr>
              <w:t xml:space="preserve">Название банка: </w:t>
            </w:r>
          </w:p>
          <w:p w14:paraId="36C6B15E" w14:textId="77777777" w:rsidR="008869F5" w:rsidRPr="00AC7155" w:rsidRDefault="008869F5" w:rsidP="001E314C">
            <w:pPr>
              <w:rPr>
                <w:rFonts w:ascii="Times New Roman" w:hAnsi="Times New Roman"/>
                <w:lang w:eastAsia="tr-TR"/>
              </w:rPr>
            </w:pPr>
            <w:r w:rsidRPr="00AC7155">
              <w:rPr>
                <w:rFonts w:ascii="Times New Roman" w:hAnsi="Times New Roman"/>
              </w:rPr>
              <w:t xml:space="preserve">Адрес банка: </w:t>
            </w:r>
          </w:p>
          <w:p w14:paraId="7F8F3005" w14:textId="77777777" w:rsidR="008869F5" w:rsidRPr="00AC7155" w:rsidRDefault="008869F5" w:rsidP="001E314C">
            <w:pPr>
              <w:tabs>
                <w:tab w:val="center" w:pos="2460"/>
              </w:tabs>
              <w:rPr>
                <w:rFonts w:ascii="Times New Roman" w:hAnsi="Times New Roman"/>
              </w:rPr>
            </w:pPr>
            <w:r w:rsidRPr="00AC7155">
              <w:rPr>
                <w:rFonts w:ascii="Times New Roman" w:hAnsi="Times New Roman"/>
                <w:lang w:val="tr-TR"/>
              </w:rPr>
              <w:t xml:space="preserve">SWIFT: </w:t>
            </w:r>
            <w:r w:rsidRPr="00AC7155">
              <w:rPr>
                <w:rFonts w:ascii="Times New Roman" w:hAnsi="Times New Roman"/>
                <w:lang w:val="tr-TR"/>
              </w:rPr>
              <w:tab/>
            </w:r>
          </w:p>
          <w:p w14:paraId="33323DF5" w14:textId="77777777" w:rsidR="008869F5" w:rsidRPr="00AC7155" w:rsidRDefault="008869F5" w:rsidP="001E314C">
            <w:pPr>
              <w:rPr>
                <w:rFonts w:ascii="Times New Roman" w:eastAsia="Arial Unicode MS" w:hAnsi="Times New Roman"/>
                <w:lang w:val="tr-TR"/>
              </w:rPr>
            </w:pPr>
            <w:r w:rsidRPr="00AC7155">
              <w:rPr>
                <w:rFonts w:ascii="Times New Roman" w:hAnsi="Times New Roman"/>
                <w:lang w:val="tr-TR"/>
              </w:rPr>
              <w:lastRenderedPageBreak/>
              <w:t xml:space="preserve">Счет №: </w:t>
            </w:r>
          </w:p>
          <w:p w14:paraId="297FA983" w14:textId="77777777" w:rsidR="008869F5" w:rsidRPr="00AC7155" w:rsidRDefault="008869F5" w:rsidP="001E314C">
            <w:pPr>
              <w:rPr>
                <w:rFonts w:ascii="Times New Roman" w:hAnsi="Times New Roman"/>
                <w:lang w:val="uz-Cyrl-UZ"/>
              </w:rPr>
            </w:pPr>
            <w:r w:rsidRPr="00AC7155">
              <w:rPr>
                <w:rFonts w:ascii="Times New Roman" w:hAnsi="Times New Roman"/>
                <w:lang w:val="tr-TR"/>
              </w:rPr>
              <w:t xml:space="preserve">Код Банка: </w:t>
            </w:r>
          </w:p>
          <w:p w14:paraId="2196C156" w14:textId="77777777" w:rsidR="008869F5" w:rsidRPr="00AC7155" w:rsidRDefault="008869F5" w:rsidP="001E314C">
            <w:pPr>
              <w:rPr>
                <w:rFonts w:ascii="Times New Roman" w:hAnsi="Times New Roman"/>
                <w:color w:val="000000" w:themeColor="text1"/>
              </w:rPr>
            </w:pPr>
          </w:p>
          <w:p w14:paraId="2F83C34E" w14:textId="77777777" w:rsidR="008869F5" w:rsidRPr="00AC7155" w:rsidRDefault="008869F5" w:rsidP="001E314C">
            <w:pPr>
              <w:pStyle w:val="aff"/>
              <w:rPr>
                <w:b/>
                <w:color w:val="000000" w:themeColor="text1"/>
                <w:lang w:val="ru-RU"/>
              </w:rPr>
            </w:pPr>
            <w:r w:rsidRPr="00AC7155">
              <w:rPr>
                <w:b/>
                <w:color w:val="000000" w:themeColor="text1"/>
                <w:lang w:val="ru-RU"/>
              </w:rPr>
              <w:t>18. Юридические адреса сторон.</w:t>
            </w:r>
          </w:p>
          <w:p w14:paraId="6CE8509D" w14:textId="77777777" w:rsidR="008869F5" w:rsidRPr="00AC7155" w:rsidRDefault="008869F5" w:rsidP="001E314C">
            <w:pPr>
              <w:pStyle w:val="aff"/>
              <w:rPr>
                <w:b/>
                <w:color w:val="000000" w:themeColor="text1"/>
                <w:lang w:val="ru-RU"/>
              </w:rPr>
            </w:pPr>
          </w:p>
          <w:p w14:paraId="2769899A" w14:textId="723E6DBC" w:rsidR="008869F5" w:rsidRPr="00AC7155" w:rsidRDefault="00AE2F09" w:rsidP="001E314C">
            <w:pPr>
              <w:pStyle w:val="aff"/>
              <w:rPr>
                <w:color w:val="000000" w:themeColor="text1"/>
                <w:lang w:val="ru-RU"/>
              </w:rPr>
            </w:pPr>
            <w:r w:rsidRPr="00AC7155">
              <w:rPr>
                <w:b/>
                <w:color w:val="000000" w:themeColor="text1"/>
                <w:lang w:val="ru-RU"/>
              </w:rPr>
              <w:t>Заказчик</w:t>
            </w:r>
            <w:r w:rsidR="008869F5" w:rsidRPr="00AC7155">
              <w:rPr>
                <w:color w:val="000000" w:themeColor="text1"/>
                <w:lang w:val="ru-RU"/>
              </w:rPr>
              <w:t xml:space="preserve">: </w:t>
            </w:r>
          </w:p>
          <w:p w14:paraId="16D0A872" w14:textId="77777777" w:rsidR="008869F5" w:rsidRPr="00AC7155" w:rsidRDefault="008869F5" w:rsidP="001E314C">
            <w:pPr>
              <w:pStyle w:val="aff"/>
              <w:rPr>
                <w:color w:val="000000" w:themeColor="text1"/>
                <w:lang w:val="ru-RU" w:eastAsia="tr-TR"/>
              </w:rPr>
            </w:pPr>
            <w:r w:rsidRPr="00AC7155">
              <w:rPr>
                <w:b/>
                <w:bCs/>
                <w:color w:val="000000" w:themeColor="text1"/>
                <w:lang w:val="ru-RU" w:eastAsia="tr-TR"/>
              </w:rPr>
              <w:t>АО</w:t>
            </w:r>
            <w:r w:rsidRPr="00AC7155">
              <w:rPr>
                <w:b/>
                <w:lang w:val="ru-RU"/>
              </w:rPr>
              <w:t xml:space="preserve"> «</w:t>
            </w:r>
            <w:proofErr w:type="spellStart"/>
            <w:r w:rsidRPr="00AC7155">
              <w:rPr>
                <w:b/>
                <w:lang w:val="en-US"/>
              </w:rPr>
              <w:t>UzAuto</w:t>
            </w:r>
            <w:proofErr w:type="spellEnd"/>
            <w:r w:rsidRPr="00AC7155">
              <w:rPr>
                <w:b/>
                <w:lang w:val="ru-RU"/>
              </w:rPr>
              <w:t xml:space="preserve"> </w:t>
            </w:r>
            <w:r w:rsidRPr="00AC7155">
              <w:rPr>
                <w:b/>
                <w:lang w:val="en-US"/>
              </w:rPr>
              <w:t>Motors</w:t>
            </w:r>
            <w:r w:rsidRPr="00AC7155">
              <w:rPr>
                <w:b/>
                <w:lang w:val="ru-RU"/>
              </w:rPr>
              <w:t>»</w:t>
            </w:r>
          </w:p>
          <w:p w14:paraId="5DDAEC89" w14:textId="77777777" w:rsidR="008869F5" w:rsidRPr="00AC7155" w:rsidRDefault="008869F5" w:rsidP="001E314C">
            <w:pPr>
              <w:pStyle w:val="1fff1"/>
              <w:spacing w:before="0" w:after="0"/>
              <w:rPr>
                <w:rFonts w:ascii="Times New Roman" w:eastAsia="Times New Roman" w:hAnsi="Times New Roman"/>
                <w:noProof w:val="0"/>
                <w:szCs w:val="24"/>
              </w:rPr>
            </w:pPr>
            <w:r w:rsidRPr="00AC7155">
              <w:rPr>
                <w:rFonts w:ascii="Times New Roman" w:eastAsia="Times New Roman" w:hAnsi="Times New Roman"/>
                <w:szCs w:val="24"/>
              </w:rPr>
              <w:t xml:space="preserve">Адрес: </w:t>
            </w:r>
          </w:p>
          <w:p w14:paraId="32B13CC8" w14:textId="77777777" w:rsidR="008869F5" w:rsidRPr="00AC7155" w:rsidRDefault="008869F5" w:rsidP="001E314C">
            <w:pPr>
              <w:pStyle w:val="aff"/>
              <w:rPr>
                <w:color w:val="000000" w:themeColor="text1"/>
                <w:lang w:val="ru-RU" w:eastAsia="tr-TR"/>
              </w:rPr>
            </w:pPr>
          </w:p>
          <w:p w14:paraId="5475858B" w14:textId="3EC18AEE" w:rsidR="008869F5" w:rsidRPr="00AC7155" w:rsidRDefault="00A77FEF" w:rsidP="001E314C">
            <w:pPr>
              <w:pStyle w:val="aff"/>
              <w:rPr>
                <w:color w:val="000000" w:themeColor="text1"/>
                <w:lang w:val="ru-RU"/>
              </w:rPr>
            </w:pPr>
            <w:r w:rsidRPr="00AC7155">
              <w:rPr>
                <w:b/>
                <w:color w:val="000000" w:themeColor="text1"/>
                <w:lang w:val="ru-RU"/>
              </w:rPr>
              <w:t>Исполнитель</w:t>
            </w:r>
            <w:r w:rsidR="008869F5" w:rsidRPr="00AC7155">
              <w:rPr>
                <w:b/>
                <w:color w:val="000000" w:themeColor="text1"/>
                <w:lang w:val="ru-RU"/>
              </w:rPr>
              <w:t>:</w:t>
            </w:r>
          </w:p>
          <w:p w14:paraId="3B910AE0" w14:textId="77777777" w:rsidR="008869F5" w:rsidRPr="00AC7155" w:rsidRDefault="008869F5" w:rsidP="001E314C">
            <w:pPr>
              <w:pStyle w:val="1fff1"/>
              <w:spacing w:before="0" w:after="0"/>
              <w:jc w:val="both"/>
              <w:rPr>
                <w:rFonts w:ascii="Times New Roman" w:eastAsia="Times New Roman" w:hAnsi="Times New Roman"/>
                <w:b/>
                <w:bCs/>
                <w:szCs w:val="24"/>
              </w:rPr>
            </w:pPr>
            <w:r w:rsidRPr="00AC7155">
              <w:rPr>
                <w:rFonts w:ascii="Times New Roman" w:eastAsia="Times New Roman" w:hAnsi="Times New Roman"/>
                <w:b/>
                <w:bCs/>
                <w:szCs w:val="24"/>
              </w:rPr>
              <w:t>“__________”</w:t>
            </w:r>
          </w:p>
          <w:p w14:paraId="465B03FF" w14:textId="77777777" w:rsidR="008869F5" w:rsidRPr="00AC7155" w:rsidRDefault="008869F5" w:rsidP="001E314C">
            <w:pPr>
              <w:pStyle w:val="1fff1"/>
              <w:spacing w:before="0" w:after="0"/>
              <w:jc w:val="both"/>
              <w:rPr>
                <w:rFonts w:ascii="Times New Roman" w:eastAsia="Times New Roman" w:hAnsi="Times New Roman"/>
                <w:szCs w:val="24"/>
              </w:rPr>
            </w:pPr>
            <w:r w:rsidRPr="00AC7155">
              <w:rPr>
                <w:rFonts w:ascii="Times New Roman" w:eastAsia="Times New Roman" w:hAnsi="Times New Roman"/>
                <w:szCs w:val="24"/>
                <w:lang w:val="en-US"/>
              </w:rPr>
              <w:t>Address</w:t>
            </w:r>
            <w:r w:rsidRPr="00AC7155">
              <w:rPr>
                <w:rFonts w:ascii="Times New Roman" w:eastAsia="Times New Roman" w:hAnsi="Times New Roman"/>
                <w:szCs w:val="24"/>
              </w:rPr>
              <w:t xml:space="preserve"> </w:t>
            </w:r>
          </w:p>
          <w:p w14:paraId="2CB53890" w14:textId="77777777" w:rsidR="008869F5" w:rsidRPr="00AC7155" w:rsidRDefault="008869F5" w:rsidP="001E314C">
            <w:pPr>
              <w:pStyle w:val="1fff1"/>
              <w:spacing w:before="0" w:after="0"/>
              <w:jc w:val="both"/>
              <w:rPr>
                <w:rFonts w:ascii="Times New Roman" w:eastAsia="Times New Roman" w:hAnsi="Times New Roman"/>
                <w:szCs w:val="24"/>
              </w:rPr>
            </w:pPr>
            <w:r w:rsidRPr="00AC7155">
              <w:rPr>
                <w:rFonts w:ascii="Times New Roman" w:eastAsia="Times New Roman" w:hAnsi="Times New Roman"/>
                <w:szCs w:val="24"/>
              </w:rPr>
              <w:t xml:space="preserve">Тел.: </w:t>
            </w:r>
          </w:p>
          <w:p w14:paraId="3F47A782" w14:textId="77777777" w:rsidR="008869F5" w:rsidRPr="00AC7155" w:rsidRDefault="008869F5" w:rsidP="001E314C">
            <w:pPr>
              <w:pStyle w:val="1fff1"/>
              <w:spacing w:before="0" w:after="0"/>
              <w:jc w:val="both"/>
              <w:rPr>
                <w:rFonts w:ascii="Times New Roman" w:eastAsia="Times New Roman" w:hAnsi="Times New Roman"/>
                <w:szCs w:val="24"/>
              </w:rPr>
            </w:pPr>
            <w:r w:rsidRPr="00AC7155">
              <w:rPr>
                <w:rFonts w:ascii="Times New Roman" w:eastAsia="Batang" w:hAnsi="Times New Roman"/>
                <w:szCs w:val="24"/>
              </w:rPr>
              <w:t xml:space="preserve">Факс: </w:t>
            </w:r>
          </w:p>
          <w:p w14:paraId="3AF1ECBC" w14:textId="77777777" w:rsidR="008869F5" w:rsidRPr="00AC7155" w:rsidRDefault="008869F5" w:rsidP="001E314C">
            <w:pPr>
              <w:pStyle w:val="1fff1"/>
              <w:spacing w:before="0" w:after="0"/>
              <w:jc w:val="both"/>
              <w:rPr>
                <w:rFonts w:ascii="Times New Roman" w:eastAsia="Malgun Gothic" w:hAnsi="Times New Roman"/>
                <w:szCs w:val="24"/>
                <w:lang w:eastAsia="ko-KR"/>
              </w:rPr>
            </w:pPr>
            <w:r w:rsidRPr="00AC7155">
              <w:rPr>
                <w:rFonts w:ascii="Times New Roman" w:eastAsia="Times New Roman" w:hAnsi="Times New Roman"/>
                <w:szCs w:val="24"/>
                <w:lang w:val="en-US"/>
              </w:rPr>
              <w:t>e</w:t>
            </w:r>
            <w:r w:rsidRPr="00AC7155">
              <w:rPr>
                <w:rFonts w:ascii="Times New Roman" w:eastAsia="Times New Roman" w:hAnsi="Times New Roman"/>
                <w:szCs w:val="24"/>
              </w:rPr>
              <w:t>-</w:t>
            </w:r>
            <w:r w:rsidRPr="00AC7155">
              <w:rPr>
                <w:rFonts w:ascii="Times New Roman" w:eastAsia="Times New Roman" w:hAnsi="Times New Roman"/>
                <w:szCs w:val="24"/>
                <w:lang w:val="en-US"/>
              </w:rPr>
              <w:t>mail</w:t>
            </w:r>
            <w:r w:rsidRPr="00AC7155">
              <w:rPr>
                <w:rFonts w:ascii="Times New Roman" w:eastAsia="Times New Roman" w:hAnsi="Times New Roman"/>
                <w:szCs w:val="24"/>
              </w:rPr>
              <w:t xml:space="preserve">: </w:t>
            </w:r>
          </w:p>
          <w:p w14:paraId="6E13BF36" w14:textId="77777777" w:rsidR="008869F5" w:rsidRPr="00AC7155" w:rsidRDefault="008869F5" w:rsidP="001E314C">
            <w:pPr>
              <w:pStyle w:val="aff"/>
              <w:rPr>
                <w:b/>
                <w:color w:val="000000" w:themeColor="text1"/>
                <w:lang w:val="ru-RU"/>
              </w:rPr>
            </w:pPr>
          </w:p>
          <w:p w14:paraId="069B6F6F" w14:textId="77777777" w:rsidR="008869F5" w:rsidRPr="00AC7155" w:rsidRDefault="008869F5" w:rsidP="001E314C">
            <w:pPr>
              <w:pStyle w:val="aff"/>
              <w:rPr>
                <w:b/>
                <w:color w:val="000000" w:themeColor="text1"/>
                <w:lang w:val="ru-RU"/>
              </w:rPr>
            </w:pPr>
            <w:r w:rsidRPr="00AC7155">
              <w:rPr>
                <w:b/>
                <w:color w:val="000000" w:themeColor="text1"/>
                <w:lang w:val="ru-RU"/>
              </w:rPr>
              <w:t xml:space="preserve">Подписи сторон: </w:t>
            </w:r>
          </w:p>
          <w:p w14:paraId="140EAFB2" w14:textId="6931ED2B" w:rsidR="008869F5" w:rsidRPr="00AC7155" w:rsidRDefault="008869F5" w:rsidP="001E314C">
            <w:pPr>
              <w:pStyle w:val="aff"/>
              <w:rPr>
                <w:b/>
                <w:color w:val="000000" w:themeColor="text1"/>
                <w:lang w:val="ru-RU"/>
              </w:rPr>
            </w:pPr>
            <w:r w:rsidRPr="00AC7155">
              <w:rPr>
                <w:b/>
                <w:color w:val="000000" w:themeColor="text1"/>
                <w:lang w:val="ru-RU"/>
              </w:rPr>
              <w:t xml:space="preserve">Со стороны </w:t>
            </w:r>
            <w:r w:rsidR="00AE2F09" w:rsidRPr="00AC7155">
              <w:rPr>
                <w:b/>
                <w:color w:val="000000" w:themeColor="text1"/>
                <w:lang w:val="ru-RU"/>
              </w:rPr>
              <w:t>Заказчика</w:t>
            </w:r>
            <w:r w:rsidRPr="00AC7155">
              <w:rPr>
                <w:b/>
                <w:color w:val="000000" w:themeColor="text1"/>
                <w:lang w:val="ru-RU"/>
              </w:rPr>
              <w:t>:</w:t>
            </w:r>
          </w:p>
          <w:p w14:paraId="12770640" w14:textId="77777777" w:rsidR="008869F5" w:rsidRPr="00AC7155" w:rsidRDefault="008869F5" w:rsidP="001E314C">
            <w:pPr>
              <w:pStyle w:val="af4"/>
              <w:jc w:val="both"/>
              <w:rPr>
                <w:color w:val="000000" w:themeColor="text1"/>
                <w:szCs w:val="24"/>
                <w:lang w:val="en-US"/>
              </w:rPr>
            </w:pPr>
            <w:r w:rsidRPr="00AC7155">
              <w:rPr>
                <w:color w:val="000000" w:themeColor="text1"/>
                <w:szCs w:val="24"/>
                <w:lang w:val="en-US"/>
              </w:rPr>
              <w:t>From Buyer:</w:t>
            </w:r>
          </w:p>
          <w:p w14:paraId="7B377CC5" w14:textId="77777777" w:rsidR="008869F5" w:rsidRPr="00AC7155" w:rsidRDefault="008869F5" w:rsidP="001E314C">
            <w:pPr>
              <w:pStyle w:val="aff"/>
              <w:rPr>
                <w:color w:val="000000" w:themeColor="text1"/>
                <w:lang w:val="en-US" w:eastAsia="tr-TR"/>
              </w:rPr>
            </w:pPr>
            <w:r w:rsidRPr="00AC7155">
              <w:rPr>
                <w:color w:val="000000" w:themeColor="text1"/>
                <w:lang w:val="en-US" w:eastAsia="tr-TR"/>
              </w:rPr>
              <w:t xml:space="preserve"> </w:t>
            </w:r>
          </w:p>
          <w:p w14:paraId="1ABA8243" w14:textId="77777777" w:rsidR="008869F5" w:rsidRPr="00AC7155" w:rsidRDefault="008869F5" w:rsidP="001E314C">
            <w:pPr>
              <w:pStyle w:val="aff"/>
              <w:rPr>
                <w:color w:val="000000" w:themeColor="text1"/>
                <w:lang w:val="en-US" w:eastAsia="tr-TR"/>
              </w:rPr>
            </w:pPr>
          </w:p>
          <w:p w14:paraId="7FFAD22E" w14:textId="6D4EB86C" w:rsidR="008869F5" w:rsidRPr="00AC7155" w:rsidRDefault="008869F5" w:rsidP="00AE2F09">
            <w:pPr>
              <w:autoSpaceDE w:val="0"/>
              <w:autoSpaceDN w:val="0"/>
              <w:adjustRightInd w:val="0"/>
              <w:rPr>
                <w:rFonts w:ascii="Times New Roman" w:hAnsi="Times New Roman"/>
                <w:b/>
                <w:color w:val="000000" w:themeColor="text1"/>
                <w:lang w:val="en-US"/>
              </w:rPr>
            </w:pPr>
            <w:bookmarkStart w:id="39" w:name="OLE_LINK2"/>
            <w:bookmarkStart w:id="40" w:name="OLE_LINK53"/>
            <w:r w:rsidRPr="00AC7155">
              <w:rPr>
                <w:rFonts w:ascii="Times New Roman" w:hAnsi="Times New Roman"/>
                <w:b/>
                <w:bCs/>
                <w:color w:val="000000"/>
                <w:lang w:eastAsia="ko-KR"/>
              </w:rPr>
              <w:t xml:space="preserve">Директор </w:t>
            </w:r>
            <w:bookmarkEnd w:id="39"/>
            <w:r w:rsidRPr="00AC7155">
              <w:rPr>
                <w:rFonts w:ascii="Times New Roman" w:hAnsi="Times New Roman"/>
                <w:b/>
                <w:bCs/>
                <w:color w:val="000000"/>
                <w:lang w:val="en-US" w:eastAsia="ko-KR"/>
              </w:rPr>
              <w:t xml:space="preserve">_______________ </w:t>
            </w:r>
            <w:bookmarkEnd w:id="40"/>
          </w:p>
        </w:tc>
        <w:tc>
          <w:tcPr>
            <w:tcW w:w="287" w:type="dxa"/>
          </w:tcPr>
          <w:p w14:paraId="545E227A" w14:textId="77777777" w:rsidR="008869F5" w:rsidRPr="00AC7155" w:rsidRDefault="008869F5" w:rsidP="001E314C">
            <w:pPr>
              <w:pStyle w:val="aff"/>
              <w:jc w:val="both"/>
              <w:rPr>
                <w:rFonts w:eastAsia="Times New Roman"/>
                <w:color w:val="000000" w:themeColor="text1"/>
                <w:lang w:val="en-US" w:eastAsia="tr-TR"/>
              </w:rPr>
            </w:pPr>
          </w:p>
        </w:tc>
        <w:tc>
          <w:tcPr>
            <w:tcW w:w="5241" w:type="dxa"/>
          </w:tcPr>
          <w:p w14:paraId="3A5D7C9C" w14:textId="77777777" w:rsidR="008869F5" w:rsidRPr="00AC7155" w:rsidRDefault="008869F5" w:rsidP="001E314C">
            <w:pPr>
              <w:jc w:val="center"/>
              <w:rPr>
                <w:rFonts w:ascii="Times New Roman" w:hAnsi="Times New Roman"/>
                <w:color w:val="000000" w:themeColor="text1"/>
                <w:lang w:val="fr-BE"/>
              </w:rPr>
            </w:pPr>
            <w:r w:rsidRPr="00AC7155">
              <w:rPr>
                <w:rFonts w:ascii="Times New Roman" w:hAnsi="Times New Roman"/>
                <w:b/>
                <w:color w:val="000000" w:themeColor="text1"/>
                <w:lang w:val="fr-FR"/>
              </w:rPr>
              <w:t>CONTRACT</w:t>
            </w:r>
            <w:r w:rsidRPr="00AC7155">
              <w:rPr>
                <w:rFonts w:ascii="Times New Roman" w:hAnsi="Times New Roman"/>
                <w:b/>
                <w:color w:val="000000" w:themeColor="text1"/>
                <w:lang w:val="en-US"/>
              </w:rPr>
              <w:t xml:space="preserve"> </w:t>
            </w:r>
            <w:r w:rsidRPr="00AC7155">
              <w:rPr>
                <w:rFonts w:ascii="Times New Roman" w:hAnsi="Times New Roman"/>
                <w:b/>
                <w:color w:val="000000" w:themeColor="text1"/>
                <w:lang w:val="fr-BE"/>
              </w:rPr>
              <w:t xml:space="preserve">№ </w:t>
            </w:r>
          </w:p>
          <w:p w14:paraId="2F8241CB" w14:textId="77777777" w:rsidR="008869F5" w:rsidRPr="00AC7155" w:rsidRDefault="008869F5" w:rsidP="001E314C">
            <w:pPr>
              <w:jc w:val="both"/>
              <w:rPr>
                <w:rFonts w:ascii="Times New Roman" w:hAnsi="Times New Roman"/>
                <w:color w:val="000000" w:themeColor="text1"/>
                <w:lang w:val="fr-BE"/>
              </w:rPr>
            </w:pPr>
            <w:r w:rsidRPr="00AC7155">
              <w:rPr>
                <w:rFonts w:ascii="Times New Roman" w:hAnsi="Times New Roman"/>
                <w:color w:val="000000" w:themeColor="text1"/>
                <w:lang w:val="fr-BE"/>
              </w:rPr>
              <w:t xml:space="preserve"> </w:t>
            </w:r>
          </w:p>
          <w:p w14:paraId="3322C969" w14:textId="77777777" w:rsidR="008869F5" w:rsidRPr="00AC7155" w:rsidRDefault="008869F5" w:rsidP="001E314C">
            <w:pPr>
              <w:pStyle w:val="Web"/>
              <w:spacing w:before="0" w:after="0"/>
              <w:rPr>
                <w:rFonts w:ascii="Times New Roman" w:hAnsi="Times New Roman"/>
                <w:color w:val="000000" w:themeColor="text1"/>
                <w:szCs w:val="24"/>
                <w:lang w:val="en-US" w:eastAsia="ko-KR"/>
              </w:rPr>
            </w:pPr>
            <w:r w:rsidRPr="00AC7155">
              <w:rPr>
                <w:rFonts w:ascii="Times New Roman" w:hAnsi="Times New Roman"/>
                <w:noProof w:val="0"/>
                <w:color w:val="000000" w:themeColor="text1"/>
                <w:szCs w:val="24"/>
                <w:lang w:val="fr-FR"/>
              </w:rPr>
              <w:t xml:space="preserve">Date: </w:t>
            </w:r>
            <w:r w:rsidRPr="00AC7155">
              <w:rPr>
                <w:rFonts w:ascii="Times New Roman" w:hAnsi="Times New Roman"/>
                <w:color w:val="000000" w:themeColor="text1"/>
                <w:szCs w:val="24"/>
                <w:lang w:val="fr-BE"/>
              </w:rPr>
              <w:t>“___</w:t>
            </w:r>
            <w:r w:rsidRPr="00AC7155">
              <w:rPr>
                <w:rFonts w:ascii="Times New Roman" w:hAnsi="Times New Roman"/>
                <w:color w:val="000000" w:themeColor="text1"/>
                <w:szCs w:val="24"/>
                <w:lang w:val="en-US"/>
              </w:rPr>
              <w:t>_________________________</w:t>
            </w:r>
            <w:r w:rsidRPr="00AC7155">
              <w:rPr>
                <w:rFonts w:ascii="Times New Roman" w:hAnsi="Times New Roman"/>
                <w:color w:val="000000" w:themeColor="text1"/>
                <w:szCs w:val="24"/>
                <w:lang w:val="fr-BE"/>
              </w:rPr>
              <w:t xml:space="preserve"> ”</w:t>
            </w:r>
          </w:p>
          <w:p w14:paraId="5895919E" w14:textId="77777777" w:rsidR="008869F5" w:rsidRPr="00AC7155" w:rsidRDefault="008869F5" w:rsidP="001E314C">
            <w:pPr>
              <w:rPr>
                <w:rFonts w:ascii="Times New Roman" w:hAnsi="Times New Roman"/>
                <w:color w:val="000000" w:themeColor="text1"/>
                <w:lang w:val="en-US"/>
              </w:rPr>
            </w:pPr>
          </w:p>
          <w:p w14:paraId="7D003762" w14:textId="3CB3F9F3" w:rsidR="008869F5" w:rsidRPr="00AC7155" w:rsidRDefault="008869F5" w:rsidP="001E314C">
            <w:pPr>
              <w:tabs>
                <w:tab w:val="left" w:pos="720"/>
              </w:tabs>
              <w:jc w:val="both"/>
              <w:rPr>
                <w:rFonts w:ascii="Times New Roman" w:hAnsi="Times New Roman"/>
                <w:b/>
                <w:color w:val="000000" w:themeColor="text1"/>
                <w:lang w:val="en-US"/>
              </w:rPr>
            </w:pPr>
            <w:r w:rsidRPr="00AC7155">
              <w:rPr>
                <w:rFonts w:ascii="Times New Roman" w:eastAsia="Arial Unicode MS" w:hAnsi="Times New Roman"/>
                <w:noProof/>
                <w:color w:val="000000"/>
                <w:lang w:val="en-US"/>
              </w:rPr>
              <w:t xml:space="preserve">Company </w:t>
            </w:r>
            <w:r w:rsidRPr="00AC7155">
              <w:rPr>
                <w:rFonts w:ascii="Times New Roman" w:hAnsi="Times New Roman"/>
                <w:b/>
                <w:lang w:val="en-US" w:eastAsia="ko-KR"/>
              </w:rPr>
              <w:t>«___________»</w:t>
            </w:r>
            <w:r w:rsidRPr="00AC7155">
              <w:rPr>
                <w:rFonts w:ascii="Times New Roman" w:hAnsi="Times New Roman"/>
                <w:lang w:val="en-US" w:eastAsia="ko-KR"/>
              </w:rPr>
              <w:t xml:space="preserve"> </w:t>
            </w:r>
            <w:r w:rsidR="00AC7155">
              <w:rPr>
                <w:rFonts w:ascii="Times New Roman" w:hAnsi="Times New Roman"/>
                <w:lang w:val="en-US" w:eastAsia="ko-KR"/>
              </w:rPr>
              <w:t>__________</w:t>
            </w:r>
            <w:r w:rsidRPr="00AC7155">
              <w:rPr>
                <w:rFonts w:ascii="Times New Roman" w:eastAsia="Arial Unicode MS" w:hAnsi="Times New Roman"/>
                <w:noProof/>
                <w:color w:val="000000"/>
                <w:lang w:val="en-US"/>
              </w:rPr>
              <w:t xml:space="preserve"> hereinafter </w:t>
            </w:r>
            <w:r w:rsidRPr="00AC7155">
              <w:rPr>
                <w:rFonts w:ascii="Times New Roman" w:hAnsi="Times New Roman"/>
                <w:lang w:val="en-US" w:eastAsia="ko-KR"/>
              </w:rPr>
              <w:t xml:space="preserve">referred to as </w:t>
            </w:r>
            <w:r w:rsidRPr="00AC7155">
              <w:rPr>
                <w:rFonts w:ascii="Times New Roman" w:hAnsi="Times New Roman"/>
                <w:b/>
                <w:lang w:val="en-US" w:eastAsia="ko-KR"/>
              </w:rPr>
              <w:t>«Seller»</w:t>
            </w:r>
            <w:r w:rsidRPr="00AC7155">
              <w:rPr>
                <w:rFonts w:ascii="Times New Roman" w:hAnsi="Times New Roman"/>
                <w:lang w:val="en-US" w:eastAsia="ko-KR"/>
              </w:rPr>
              <w:t xml:space="preserve"> on behalf of the </w:t>
            </w:r>
            <w:r w:rsidRPr="00AC7155">
              <w:rPr>
                <w:rFonts w:ascii="Times New Roman" w:hAnsi="Times New Roman"/>
                <w:lang w:val="en-US"/>
              </w:rPr>
              <w:t>Director</w:t>
            </w:r>
            <w:r w:rsidRPr="00AC7155">
              <w:rPr>
                <w:rFonts w:ascii="Times New Roman" w:hAnsi="Times New Roman"/>
                <w:lang w:val="en-US" w:eastAsia="ko-KR"/>
              </w:rPr>
              <w:t xml:space="preserve"> </w:t>
            </w:r>
            <w:r w:rsidRPr="00AC7155">
              <w:rPr>
                <w:rFonts w:ascii="Times New Roman" w:hAnsi="Times New Roman"/>
                <w:b/>
                <w:bCs/>
                <w:lang w:val="en-US" w:eastAsia="ko-KR"/>
              </w:rPr>
              <w:t>Mr. _____________</w:t>
            </w:r>
            <w:r w:rsidRPr="00AC7155">
              <w:rPr>
                <w:rFonts w:ascii="Times New Roman" w:hAnsi="Times New Roman"/>
                <w:lang w:val="en-US"/>
              </w:rPr>
              <w:t xml:space="preserve">, </w:t>
            </w:r>
            <w:r w:rsidRPr="00AC7155">
              <w:rPr>
                <w:rFonts w:ascii="Times New Roman" w:hAnsi="Times New Roman"/>
                <w:color w:val="000000"/>
                <w:lang w:val="en-US" w:eastAsia="ko-KR"/>
              </w:rPr>
              <w:t xml:space="preserve">acting on the basis of the Company </w:t>
            </w:r>
            <w:r w:rsidRPr="00AC7155">
              <w:rPr>
                <w:rFonts w:ascii="Times New Roman" w:hAnsi="Times New Roman"/>
                <w:lang w:val="en-US"/>
              </w:rPr>
              <w:t>Charter</w:t>
            </w:r>
            <w:r w:rsidRPr="00AC7155">
              <w:rPr>
                <w:rFonts w:ascii="Times New Roman" w:eastAsia="Arial Unicode MS" w:hAnsi="Times New Roman"/>
                <w:noProof/>
                <w:color w:val="000000"/>
                <w:lang w:val="en-US"/>
              </w:rPr>
              <w:t xml:space="preserve"> from one side and </w:t>
            </w:r>
            <w:r w:rsidRPr="00AC7155">
              <w:rPr>
                <w:rFonts w:ascii="Times New Roman" w:hAnsi="Times New Roman"/>
                <w:color w:val="000000"/>
                <w:lang w:val="en-US" w:eastAsia="ko-KR"/>
              </w:rPr>
              <w:t xml:space="preserve">company </w:t>
            </w:r>
            <w:r w:rsidRPr="00AC7155">
              <w:rPr>
                <w:rFonts w:ascii="Times New Roman" w:hAnsi="Times New Roman"/>
                <w:b/>
                <w:color w:val="000000"/>
                <w:lang w:val="en-US" w:eastAsia="ko-KR"/>
              </w:rPr>
              <w:t>«</w:t>
            </w:r>
            <w:r w:rsidRPr="00AC7155">
              <w:rPr>
                <w:rFonts w:ascii="Times New Roman" w:hAnsi="Times New Roman"/>
                <w:b/>
                <w:lang w:val="en-US"/>
              </w:rPr>
              <w:t xml:space="preserve">_____________» </w:t>
            </w:r>
            <w:r w:rsidRPr="00AC7155">
              <w:rPr>
                <w:rFonts w:ascii="Times New Roman" w:hAnsi="Times New Roman"/>
                <w:color w:val="000000"/>
                <w:lang w:val="en-US" w:eastAsia="ko-KR"/>
              </w:rPr>
              <w:t xml:space="preserve">hereinafter referred to as </w:t>
            </w:r>
            <w:r w:rsidRPr="00AC7155">
              <w:rPr>
                <w:rFonts w:ascii="Times New Roman" w:hAnsi="Times New Roman"/>
                <w:b/>
                <w:bCs/>
                <w:color w:val="000000"/>
                <w:lang w:val="en-US" w:eastAsia="ko-KR"/>
              </w:rPr>
              <w:t>“</w:t>
            </w:r>
            <w:r w:rsidRPr="00AC7155">
              <w:rPr>
                <w:rFonts w:ascii="Times New Roman" w:hAnsi="Times New Roman"/>
                <w:b/>
                <w:color w:val="000000"/>
                <w:lang w:val="en-US" w:eastAsia="ko-KR"/>
              </w:rPr>
              <w:t>Buyer”</w:t>
            </w:r>
            <w:r w:rsidRPr="00AC7155">
              <w:rPr>
                <w:rFonts w:ascii="Times New Roman" w:hAnsi="Times New Roman"/>
                <w:lang w:val="en-US" w:eastAsia="ko-KR"/>
              </w:rPr>
              <w:t xml:space="preserve"> </w:t>
            </w:r>
            <w:r w:rsidRPr="00AC7155">
              <w:rPr>
                <w:rFonts w:ascii="Times New Roman" w:hAnsi="Times New Roman"/>
                <w:color w:val="000000"/>
                <w:lang w:val="en-US" w:eastAsia="ko-KR"/>
              </w:rPr>
              <w:t xml:space="preserve">on behalf of </w:t>
            </w:r>
            <w:r w:rsidRPr="00AC7155">
              <w:rPr>
                <w:rFonts w:ascii="Times New Roman" w:hAnsi="Times New Roman"/>
                <w:lang w:val="en-US"/>
              </w:rPr>
              <w:t xml:space="preserve">General Director </w:t>
            </w:r>
            <w:r w:rsidRPr="00AC7155">
              <w:rPr>
                <w:rFonts w:ascii="Times New Roman" w:hAnsi="Times New Roman"/>
                <w:b/>
                <w:bCs/>
                <w:lang w:val="en-US"/>
              </w:rPr>
              <w:t>___________</w:t>
            </w:r>
            <w:r w:rsidRPr="00AC7155">
              <w:rPr>
                <w:rFonts w:ascii="Times New Roman" w:hAnsi="Times New Roman"/>
                <w:color w:val="000000"/>
                <w:lang w:val="en-US" w:eastAsia="ko-KR"/>
              </w:rPr>
              <w:t xml:space="preserve"> on</w:t>
            </w:r>
            <w:r w:rsidRPr="00AC7155">
              <w:rPr>
                <w:rFonts w:ascii="Times New Roman" w:hAnsi="Times New Roman"/>
                <w:lang w:val="en-US" w:eastAsia="ko-KR"/>
              </w:rPr>
              <w:t xml:space="preserve"> the basis of the company charter from another side, have concluded the present Contract as follows:</w:t>
            </w:r>
          </w:p>
          <w:p w14:paraId="0C599467" w14:textId="77777777" w:rsidR="008869F5" w:rsidRPr="00AC7155" w:rsidRDefault="008869F5" w:rsidP="001E314C">
            <w:pPr>
              <w:tabs>
                <w:tab w:val="left" w:pos="720"/>
              </w:tabs>
              <w:jc w:val="both"/>
              <w:rPr>
                <w:rFonts w:ascii="Times New Roman" w:hAnsi="Times New Roman"/>
                <w:b/>
                <w:color w:val="000000" w:themeColor="text1"/>
                <w:lang w:val="en-US"/>
              </w:rPr>
            </w:pPr>
          </w:p>
          <w:p w14:paraId="639EF92D" w14:textId="77777777" w:rsidR="008869F5" w:rsidRPr="00AC7155" w:rsidRDefault="008869F5" w:rsidP="001E314C">
            <w:pPr>
              <w:tabs>
                <w:tab w:val="left" w:pos="720"/>
              </w:tabs>
              <w:jc w:val="both"/>
              <w:rPr>
                <w:rFonts w:ascii="Times New Roman" w:hAnsi="Times New Roman"/>
                <w:b/>
                <w:color w:val="000000" w:themeColor="text1"/>
                <w:lang w:val="en-US"/>
              </w:rPr>
            </w:pPr>
          </w:p>
          <w:p w14:paraId="64CA114E" w14:textId="77777777" w:rsidR="008869F5" w:rsidRPr="00AC7155" w:rsidRDefault="008869F5" w:rsidP="001E314C">
            <w:pPr>
              <w:tabs>
                <w:tab w:val="left" w:pos="720"/>
              </w:tabs>
              <w:jc w:val="both"/>
              <w:rPr>
                <w:rFonts w:ascii="Times New Roman" w:hAnsi="Times New Roman"/>
                <w:b/>
                <w:color w:val="000000" w:themeColor="text1"/>
                <w:lang w:val="en-US"/>
              </w:rPr>
            </w:pPr>
          </w:p>
          <w:p w14:paraId="3706D4FF" w14:textId="77777777" w:rsidR="008869F5" w:rsidRPr="00AC7155" w:rsidRDefault="008869F5" w:rsidP="001E314C">
            <w:pPr>
              <w:tabs>
                <w:tab w:val="left" w:pos="720"/>
              </w:tabs>
              <w:jc w:val="both"/>
              <w:rPr>
                <w:rFonts w:ascii="Times New Roman" w:hAnsi="Times New Roman"/>
                <w:b/>
                <w:color w:val="000000" w:themeColor="text1"/>
                <w:lang w:val="en-US"/>
              </w:rPr>
            </w:pPr>
          </w:p>
          <w:p w14:paraId="1C26178D" w14:textId="77777777" w:rsidR="008869F5" w:rsidRPr="00AC7155" w:rsidRDefault="008869F5" w:rsidP="008869F5">
            <w:pPr>
              <w:numPr>
                <w:ilvl w:val="0"/>
                <w:numId w:val="26"/>
              </w:numPr>
              <w:ind w:left="0" w:hanging="283"/>
              <w:jc w:val="both"/>
              <w:rPr>
                <w:rFonts w:ascii="Times New Roman" w:hAnsi="Times New Roman"/>
                <w:color w:val="000000" w:themeColor="text1"/>
                <w:lang w:val="en-US"/>
              </w:rPr>
            </w:pPr>
            <w:r w:rsidRPr="00AC7155">
              <w:rPr>
                <w:rFonts w:ascii="Times New Roman" w:hAnsi="Times New Roman"/>
                <w:b/>
                <w:color w:val="000000" w:themeColor="text1"/>
                <w:lang w:val="en-US"/>
              </w:rPr>
              <w:t>Subject of the Contract</w:t>
            </w:r>
            <w:r w:rsidRPr="00AC7155">
              <w:rPr>
                <w:rFonts w:ascii="Times New Roman" w:hAnsi="Times New Roman"/>
                <w:color w:val="000000" w:themeColor="text1"/>
                <w:lang w:val="en-US"/>
              </w:rPr>
              <w:t xml:space="preserve">. </w:t>
            </w:r>
          </w:p>
          <w:p w14:paraId="7C6238B0" w14:textId="77777777" w:rsidR="008869F5" w:rsidRPr="00AC7155" w:rsidRDefault="008869F5" w:rsidP="001E314C">
            <w:pPr>
              <w:jc w:val="both"/>
              <w:rPr>
                <w:rFonts w:ascii="Times New Roman" w:hAnsi="Times New Roman"/>
                <w:color w:val="000000" w:themeColor="text1"/>
                <w:lang w:val="en-US"/>
              </w:rPr>
            </w:pPr>
          </w:p>
          <w:p w14:paraId="5F25A82E" w14:textId="29A82612" w:rsidR="008869F5" w:rsidRPr="00AC7155" w:rsidRDefault="008869F5" w:rsidP="001E314C">
            <w:pPr>
              <w:numPr>
                <w:ilvl w:val="12"/>
                <w:numId w:val="0"/>
              </w:numPr>
              <w:jc w:val="both"/>
              <w:rPr>
                <w:rFonts w:ascii="Times New Roman" w:hAnsi="Times New Roman"/>
                <w:color w:val="000000" w:themeColor="text1"/>
                <w:lang w:val="en-US"/>
              </w:rPr>
            </w:pPr>
            <w:r w:rsidRPr="00AC7155">
              <w:rPr>
                <w:rFonts w:ascii="Times New Roman" w:hAnsi="Times New Roman"/>
                <w:color w:val="000000" w:themeColor="text1"/>
                <w:lang w:val="en-US"/>
              </w:rPr>
              <w:t xml:space="preserve">1.1. The Seller sells, and the Buyer buys </w:t>
            </w:r>
            <w:r w:rsidR="00CB29F0">
              <w:rPr>
                <w:rFonts w:ascii="Times New Roman" w:hAnsi="Times New Roman"/>
                <w:color w:val="000000" w:themeColor="text1"/>
                <w:lang w:val="en-US"/>
              </w:rPr>
              <w:t>conveyors</w:t>
            </w:r>
            <w:r w:rsidRPr="00AC7155">
              <w:rPr>
                <w:rFonts w:ascii="Times New Roman" w:hAnsi="Times New Roman"/>
                <w:color w:val="000000" w:themeColor="text1"/>
                <w:lang w:val="en-US"/>
              </w:rPr>
              <w:t xml:space="preserve"> (hereinafter Goods) on FOB / FCA delivery condition in strict compliance with the quantity, assortment and prices also Seller specialty care (further Service) on supervising, start run up of equipment and training in the territory </w:t>
            </w:r>
            <w:del w:id="41" w:author="7Я" w:date="2026-01-03T10:50:00Z">
              <w:r w:rsidRPr="00AC7155" w:rsidDel="00104E41">
                <w:rPr>
                  <w:rFonts w:ascii="Times New Roman" w:hAnsi="Times New Roman"/>
                  <w:color w:val="000000" w:themeColor="text1"/>
                  <w:lang w:val="en-US"/>
                </w:rPr>
                <w:delText>Republic of Uzbekistan</w:delText>
              </w:r>
            </w:del>
            <w:ins w:id="42" w:author="7Я" w:date="2026-01-03T10:50:00Z">
              <w:r w:rsidR="00104E41">
                <w:rPr>
                  <w:rFonts w:ascii="Times New Roman" w:hAnsi="Times New Roman"/>
                  <w:color w:val="000000" w:themeColor="text1"/>
                  <w:lang w:val="en-US"/>
                </w:rPr>
                <w:t>Russian Federation</w:t>
              </w:r>
            </w:ins>
            <w:r w:rsidRPr="00AC7155">
              <w:rPr>
                <w:rFonts w:ascii="Times New Roman" w:hAnsi="Times New Roman"/>
                <w:color w:val="000000" w:themeColor="text1"/>
                <w:lang w:val="en-US"/>
              </w:rPr>
              <w:t xml:space="preserve"> according to the Attachment №1 that is an integral part of the present Contract.</w:t>
            </w:r>
          </w:p>
          <w:p w14:paraId="42B1CA72" w14:textId="77777777" w:rsidR="008869F5" w:rsidRPr="00AC7155" w:rsidRDefault="008869F5" w:rsidP="001E314C">
            <w:pPr>
              <w:numPr>
                <w:ilvl w:val="12"/>
                <w:numId w:val="0"/>
              </w:numPr>
              <w:jc w:val="both"/>
              <w:rPr>
                <w:rFonts w:ascii="Times New Roman" w:hAnsi="Times New Roman"/>
                <w:color w:val="000000" w:themeColor="text1"/>
                <w:lang w:val="en-US"/>
              </w:rPr>
            </w:pPr>
          </w:p>
          <w:p w14:paraId="39B05A2C" w14:textId="77777777" w:rsidR="008869F5" w:rsidRPr="00AC7155" w:rsidRDefault="008869F5" w:rsidP="001E314C">
            <w:pPr>
              <w:numPr>
                <w:ilvl w:val="12"/>
                <w:numId w:val="0"/>
              </w:numPr>
              <w:jc w:val="both"/>
              <w:rPr>
                <w:rFonts w:ascii="Times New Roman" w:hAnsi="Times New Roman"/>
                <w:color w:val="000000" w:themeColor="text1"/>
                <w:lang w:val="en-US"/>
              </w:rPr>
            </w:pPr>
            <w:r w:rsidRPr="00AC7155">
              <w:rPr>
                <w:rFonts w:ascii="Times New Roman" w:hAnsi="Times New Roman"/>
                <w:color w:val="000000" w:themeColor="text1"/>
                <w:lang w:val="en-US"/>
              </w:rPr>
              <w:t xml:space="preserve">1.2. Delivered Goods are new. Manufacturer of Goods </w:t>
            </w:r>
            <w:r w:rsidRPr="00AC7155">
              <w:rPr>
                <w:rFonts w:ascii="Times New Roman" w:hAnsi="Times New Roman"/>
                <w:color w:val="000000" w:themeColor="text1"/>
                <w:lang w:val="de-DE"/>
              </w:rPr>
              <w:t xml:space="preserve">– </w:t>
            </w:r>
            <w:r w:rsidRPr="00AC7155">
              <w:rPr>
                <w:rFonts w:ascii="Times New Roman" w:hAnsi="Times New Roman"/>
                <w:color w:val="000000" w:themeColor="text1"/>
                <w:lang w:val="en-US"/>
              </w:rPr>
              <w:t>Refer to Attachment №1.</w:t>
            </w:r>
          </w:p>
          <w:p w14:paraId="3D800CE5" w14:textId="77777777" w:rsidR="008869F5" w:rsidRPr="00AC7155" w:rsidRDefault="008869F5" w:rsidP="001E314C">
            <w:pPr>
              <w:numPr>
                <w:ilvl w:val="12"/>
                <w:numId w:val="0"/>
              </w:numPr>
              <w:jc w:val="both"/>
              <w:rPr>
                <w:rFonts w:ascii="Times New Roman" w:hAnsi="Times New Roman"/>
                <w:color w:val="000000" w:themeColor="text1"/>
                <w:lang w:val="en-US"/>
              </w:rPr>
            </w:pPr>
            <w:r w:rsidRPr="00AC7155">
              <w:rPr>
                <w:rFonts w:ascii="Times New Roman" w:hAnsi="Times New Roman"/>
                <w:color w:val="000000" w:themeColor="text1"/>
                <w:lang w:val="en-US"/>
              </w:rPr>
              <w:t>1.3. Country of Goods origin – Refer to Attachment №1.</w:t>
            </w:r>
          </w:p>
          <w:p w14:paraId="747B8EE5" w14:textId="77777777" w:rsidR="008869F5" w:rsidRPr="00AC7155" w:rsidRDefault="008869F5" w:rsidP="001E314C">
            <w:pPr>
              <w:numPr>
                <w:ilvl w:val="12"/>
                <w:numId w:val="0"/>
              </w:numPr>
              <w:jc w:val="both"/>
              <w:rPr>
                <w:rFonts w:ascii="Times New Roman" w:hAnsi="Times New Roman"/>
                <w:color w:val="000000" w:themeColor="text1"/>
                <w:lang w:val="en-US"/>
              </w:rPr>
            </w:pPr>
            <w:r w:rsidRPr="00AC7155">
              <w:rPr>
                <w:rFonts w:ascii="Times New Roman" w:hAnsi="Times New Roman"/>
                <w:color w:val="000000" w:themeColor="text1"/>
                <w:lang w:val="en-US"/>
              </w:rPr>
              <w:t>1.4. Code of HS –Refer to the Attachment №1.</w:t>
            </w:r>
          </w:p>
          <w:p w14:paraId="4325E200" w14:textId="77777777" w:rsidR="008869F5" w:rsidRPr="00AC7155" w:rsidRDefault="008869F5" w:rsidP="001E314C">
            <w:pPr>
              <w:numPr>
                <w:ilvl w:val="12"/>
                <w:numId w:val="0"/>
              </w:numPr>
              <w:jc w:val="both"/>
              <w:rPr>
                <w:rFonts w:ascii="Times New Roman" w:hAnsi="Times New Roman"/>
                <w:color w:val="000000" w:themeColor="text1"/>
                <w:lang w:val="en-US"/>
              </w:rPr>
            </w:pPr>
          </w:p>
          <w:p w14:paraId="1F5BE8C1" w14:textId="77777777" w:rsidR="008869F5" w:rsidRPr="00AC7155" w:rsidRDefault="008869F5" w:rsidP="008869F5">
            <w:pPr>
              <w:numPr>
                <w:ilvl w:val="0"/>
                <w:numId w:val="26"/>
              </w:numPr>
              <w:ind w:left="0" w:hanging="283"/>
              <w:jc w:val="both"/>
              <w:rPr>
                <w:rFonts w:ascii="Times New Roman" w:hAnsi="Times New Roman"/>
                <w:b/>
                <w:color w:val="000000" w:themeColor="text1"/>
                <w:lang w:val="en-US"/>
              </w:rPr>
            </w:pPr>
            <w:r w:rsidRPr="00AC7155">
              <w:rPr>
                <w:rFonts w:ascii="Times New Roman" w:hAnsi="Times New Roman"/>
                <w:b/>
                <w:color w:val="000000" w:themeColor="text1"/>
                <w:lang w:val="en-US"/>
              </w:rPr>
              <w:t>2. Prices and total amount of the Contract.</w:t>
            </w:r>
          </w:p>
          <w:p w14:paraId="23FCE3EB" w14:textId="77777777" w:rsidR="008869F5" w:rsidRPr="00AC7155" w:rsidRDefault="008869F5" w:rsidP="001E314C">
            <w:pPr>
              <w:jc w:val="both"/>
              <w:rPr>
                <w:rFonts w:ascii="Times New Roman" w:hAnsi="Times New Roman"/>
                <w:b/>
                <w:color w:val="000000" w:themeColor="text1"/>
                <w:lang w:val="en-US"/>
              </w:rPr>
            </w:pPr>
          </w:p>
          <w:p w14:paraId="37C083DD" w14:textId="79151ACB" w:rsidR="008869F5" w:rsidRPr="00AC7155" w:rsidRDefault="008869F5" w:rsidP="001E314C">
            <w:pPr>
              <w:pStyle w:val="afff6"/>
              <w:ind w:left="0"/>
              <w:jc w:val="both"/>
              <w:rPr>
                <w:rFonts w:ascii="Times New Roman" w:hAnsi="Times New Roman"/>
                <w:color w:val="000000" w:themeColor="text1"/>
                <w:lang w:val="en-US"/>
              </w:rPr>
            </w:pPr>
            <w:r w:rsidRPr="00AC7155">
              <w:rPr>
                <w:rFonts w:ascii="Times New Roman" w:hAnsi="Times New Roman"/>
                <w:color w:val="000000" w:themeColor="text1"/>
                <w:lang w:val="en-US"/>
              </w:rPr>
              <w:t>2.1. The prices for delivered Goods under the present Contract set in U</w:t>
            </w:r>
            <w:r w:rsidR="00085D7C" w:rsidRPr="00AC7155">
              <w:rPr>
                <w:rFonts w:ascii="Times New Roman" w:hAnsi="Times New Roman"/>
                <w:color w:val="000000" w:themeColor="text1"/>
                <w:lang w:val="en-US"/>
              </w:rPr>
              <w:t>S Dollars and understood on FOB</w:t>
            </w:r>
            <w:r w:rsidRPr="00AC7155">
              <w:rPr>
                <w:rFonts w:ascii="Times New Roman" w:hAnsi="Times New Roman"/>
                <w:color w:val="000000" w:themeColor="text1"/>
                <w:lang w:val="en-US"/>
              </w:rPr>
              <w:t xml:space="preserve"> and/or FCA condition according to Incoterms-2020 and include the charges for packing, marking, supervising, transportation to the loading place of Goods.</w:t>
            </w:r>
          </w:p>
          <w:p w14:paraId="6F8F98CA" w14:textId="77777777" w:rsidR="008869F5" w:rsidRPr="00AC7155" w:rsidRDefault="008869F5" w:rsidP="001E314C">
            <w:pPr>
              <w:pStyle w:val="afff6"/>
              <w:ind w:left="0"/>
              <w:jc w:val="both"/>
              <w:rPr>
                <w:rFonts w:ascii="Times New Roman" w:hAnsi="Times New Roman"/>
                <w:color w:val="000000" w:themeColor="text1"/>
                <w:lang w:val="en-US"/>
              </w:rPr>
            </w:pPr>
          </w:p>
          <w:p w14:paraId="72E55F9C" w14:textId="77777777" w:rsidR="008869F5" w:rsidRPr="00AC7155" w:rsidRDefault="008869F5" w:rsidP="001E314C">
            <w:pPr>
              <w:pStyle w:val="afff6"/>
              <w:ind w:left="0"/>
              <w:jc w:val="both"/>
              <w:rPr>
                <w:rFonts w:ascii="Times New Roman" w:hAnsi="Times New Roman"/>
                <w:color w:val="000000" w:themeColor="text1"/>
                <w:lang w:val="en-US"/>
              </w:rPr>
            </w:pPr>
          </w:p>
          <w:p w14:paraId="6491E8F8" w14:textId="77777777" w:rsidR="008869F5" w:rsidRPr="00AC7155" w:rsidRDefault="008869F5" w:rsidP="001E314C">
            <w:pPr>
              <w:pStyle w:val="afff6"/>
              <w:ind w:left="0"/>
              <w:jc w:val="both"/>
              <w:rPr>
                <w:rFonts w:ascii="Times New Roman" w:hAnsi="Times New Roman"/>
                <w:color w:val="000000" w:themeColor="text1"/>
                <w:lang w:val="en-US"/>
              </w:rPr>
            </w:pPr>
          </w:p>
          <w:p w14:paraId="4CA35154" w14:textId="77777777" w:rsidR="008869F5" w:rsidRPr="00AC7155" w:rsidRDefault="008869F5" w:rsidP="001E314C">
            <w:pPr>
              <w:pStyle w:val="afff6"/>
              <w:ind w:left="0"/>
              <w:jc w:val="both"/>
              <w:rPr>
                <w:rFonts w:ascii="Times New Roman" w:hAnsi="Times New Roman"/>
                <w:color w:val="000000" w:themeColor="text1"/>
                <w:lang w:val="en-US"/>
              </w:rPr>
            </w:pPr>
            <w:r w:rsidRPr="00AC7155">
              <w:rPr>
                <w:rFonts w:ascii="Times New Roman" w:hAnsi="Times New Roman"/>
                <w:color w:val="000000" w:themeColor="text1"/>
                <w:lang w:val="en-US"/>
              </w:rPr>
              <w:t xml:space="preserve">2.2. The total amount of the present Contract according to attachment №1 is </w:t>
            </w:r>
            <w:r w:rsidRPr="00AC7155">
              <w:rPr>
                <w:rFonts w:ascii="Times New Roman" w:hAnsi="Times New Roman"/>
                <w:b/>
                <w:bCs/>
                <w:color w:val="000000" w:themeColor="text1"/>
                <w:lang w:val="en-US"/>
              </w:rPr>
              <w:t>000, 00</w:t>
            </w:r>
            <w:r w:rsidRPr="00AC7155">
              <w:rPr>
                <w:rFonts w:ascii="Times New Roman" w:hAnsi="Times New Roman"/>
                <w:color w:val="000000" w:themeColor="text1"/>
                <w:lang w:val="en-US"/>
              </w:rPr>
              <w:t xml:space="preserve"> (US dollars zero cents) US dollars. From that 000, 00 (US dollars zero cents) USD tooling cost 000 (US dollars zero cents) USD service cost.  </w:t>
            </w:r>
          </w:p>
          <w:p w14:paraId="3073D830" w14:textId="77777777" w:rsidR="008869F5" w:rsidRPr="00AC7155" w:rsidRDefault="008869F5" w:rsidP="001E314C">
            <w:pPr>
              <w:pStyle w:val="afff6"/>
              <w:ind w:left="0"/>
              <w:jc w:val="both"/>
              <w:rPr>
                <w:rFonts w:ascii="Times New Roman" w:hAnsi="Times New Roman"/>
                <w:color w:val="000000" w:themeColor="text1"/>
                <w:lang w:val="en-US"/>
              </w:rPr>
            </w:pPr>
          </w:p>
          <w:p w14:paraId="673966A7" w14:textId="77777777" w:rsidR="008869F5" w:rsidRPr="00AC7155" w:rsidRDefault="008869F5" w:rsidP="001E314C">
            <w:pPr>
              <w:jc w:val="both"/>
              <w:rPr>
                <w:rFonts w:ascii="Times New Roman" w:hAnsi="Times New Roman"/>
                <w:color w:val="000000" w:themeColor="text1"/>
                <w:lang w:val="en-US"/>
              </w:rPr>
            </w:pPr>
            <w:r w:rsidRPr="00AC7155">
              <w:rPr>
                <w:rFonts w:ascii="Times New Roman" w:hAnsi="Times New Roman"/>
                <w:color w:val="000000" w:themeColor="text1"/>
                <w:lang w:val="en-US"/>
              </w:rPr>
              <w:lastRenderedPageBreak/>
              <w:t>2.3. The prices are firm and cannot be changed during the whole validity term of the present Contract.</w:t>
            </w:r>
          </w:p>
          <w:p w14:paraId="2023FDDF" w14:textId="77777777" w:rsidR="008869F5" w:rsidRPr="00AC7155" w:rsidRDefault="008869F5" w:rsidP="001E314C">
            <w:pPr>
              <w:pStyle w:val="afff6"/>
              <w:jc w:val="both"/>
              <w:rPr>
                <w:rFonts w:ascii="Times New Roman" w:hAnsi="Times New Roman"/>
                <w:color w:val="000000" w:themeColor="text1"/>
                <w:lang w:val="en-US"/>
              </w:rPr>
            </w:pPr>
          </w:p>
          <w:p w14:paraId="1FCF0864" w14:textId="77777777" w:rsidR="008869F5" w:rsidRPr="00AC7155" w:rsidRDefault="008869F5" w:rsidP="008869F5">
            <w:pPr>
              <w:numPr>
                <w:ilvl w:val="0"/>
                <w:numId w:val="26"/>
              </w:numPr>
              <w:tabs>
                <w:tab w:val="left" w:pos="34"/>
              </w:tabs>
              <w:ind w:left="0" w:hanging="752"/>
              <w:jc w:val="both"/>
              <w:rPr>
                <w:rFonts w:ascii="Times New Roman" w:hAnsi="Times New Roman"/>
                <w:color w:val="000000" w:themeColor="text1"/>
                <w:lang w:val="en-US"/>
              </w:rPr>
            </w:pPr>
            <w:r w:rsidRPr="00AC7155">
              <w:rPr>
                <w:rFonts w:ascii="Times New Roman" w:hAnsi="Times New Roman"/>
                <w:b/>
                <w:color w:val="000000" w:themeColor="text1"/>
                <w:lang w:val="en-US"/>
              </w:rPr>
              <w:t>3   Payment condition</w:t>
            </w:r>
            <w:r w:rsidRPr="00AC7155">
              <w:rPr>
                <w:rFonts w:ascii="Times New Roman" w:hAnsi="Times New Roman"/>
                <w:color w:val="000000" w:themeColor="text1"/>
                <w:lang w:val="en-US"/>
              </w:rPr>
              <w:t xml:space="preserve"> </w:t>
            </w:r>
          </w:p>
          <w:p w14:paraId="64819687" w14:textId="77777777" w:rsidR="008869F5" w:rsidRPr="00AC7155" w:rsidRDefault="008869F5" w:rsidP="008869F5">
            <w:pPr>
              <w:numPr>
                <w:ilvl w:val="0"/>
                <w:numId w:val="26"/>
              </w:numPr>
              <w:tabs>
                <w:tab w:val="left" w:pos="34"/>
              </w:tabs>
              <w:ind w:left="0" w:hanging="752"/>
              <w:jc w:val="both"/>
              <w:rPr>
                <w:rFonts w:ascii="Times New Roman" w:hAnsi="Times New Roman"/>
                <w:color w:val="000000" w:themeColor="text1"/>
                <w:lang w:val="en-US"/>
              </w:rPr>
            </w:pPr>
          </w:p>
          <w:p w14:paraId="5A78ADB4" w14:textId="77777777" w:rsidR="008869F5" w:rsidRPr="00AC7155" w:rsidRDefault="008869F5" w:rsidP="001E314C">
            <w:pPr>
              <w:pStyle w:val="aff"/>
              <w:jc w:val="both"/>
              <w:rPr>
                <w:color w:val="000000" w:themeColor="text1"/>
                <w:lang w:val="en-US" w:eastAsia="tr-TR"/>
              </w:rPr>
            </w:pPr>
            <w:r w:rsidRPr="00AC7155">
              <w:rPr>
                <w:color w:val="000000" w:themeColor="text1"/>
                <w:lang w:val="en-US" w:eastAsia="tr-TR"/>
              </w:rPr>
              <w:t>3.1. The payments under the present Contract will be performed in USD as follows:</w:t>
            </w:r>
          </w:p>
          <w:p w14:paraId="62ACCB79" w14:textId="77777777" w:rsidR="008869F5" w:rsidRPr="00AC7155" w:rsidRDefault="008869F5" w:rsidP="001E314C">
            <w:pPr>
              <w:pStyle w:val="aff"/>
              <w:jc w:val="both"/>
              <w:rPr>
                <w:color w:val="000000" w:themeColor="text1"/>
                <w:lang w:val="en-US" w:eastAsia="tr-TR"/>
              </w:rPr>
            </w:pPr>
          </w:p>
          <w:p w14:paraId="1A06CF2E" w14:textId="616A804F" w:rsidR="008869F5" w:rsidRPr="00AC7155" w:rsidRDefault="008869F5" w:rsidP="001E314C">
            <w:pPr>
              <w:tabs>
                <w:tab w:val="num" w:pos="447"/>
                <w:tab w:val="num" w:pos="624"/>
              </w:tabs>
              <w:autoSpaceDE w:val="0"/>
              <w:autoSpaceDN w:val="0"/>
              <w:adjustRightInd w:val="0"/>
              <w:jc w:val="both"/>
              <w:rPr>
                <w:rFonts w:ascii="Times New Roman" w:eastAsia="Batang" w:hAnsi="Times New Roman"/>
                <w:color w:val="000000" w:themeColor="text1"/>
                <w:lang w:val="en-US" w:eastAsia="tr-TR"/>
              </w:rPr>
            </w:pPr>
            <w:r w:rsidRPr="00AC7155">
              <w:rPr>
                <w:rFonts w:ascii="Times New Roman" w:eastAsia="Arial Unicode MS" w:hAnsi="Times New Roman"/>
                <w:color w:val="000000" w:themeColor="text1"/>
                <w:lang w:val="en-US" w:eastAsia="tr-TR"/>
              </w:rPr>
              <w:t xml:space="preserve">а) First payment: 30% of the total price of the contract </w:t>
            </w:r>
            <w:r w:rsidRPr="00AC7155">
              <w:rPr>
                <w:rFonts w:ascii="Times New Roman" w:eastAsia="Arial Unicode MS" w:hAnsi="Times New Roman"/>
                <w:b/>
                <w:bCs/>
                <w:color w:val="000000" w:themeColor="text1"/>
                <w:lang w:val="en-US" w:eastAsia="tr-TR"/>
              </w:rPr>
              <w:t>000.00</w:t>
            </w:r>
            <w:r w:rsidRPr="00AC7155">
              <w:rPr>
                <w:rFonts w:ascii="Times New Roman" w:eastAsia="Arial Unicode MS" w:hAnsi="Times New Roman"/>
                <w:color w:val="000000" w:themeColor="text1"/>
                <w:lang w:val="en-US" w:eastAsia="tr-TR"/>
              </w:rPr>
              <w:t xml:space="preserve"> (US dollars zero cents) USD shall be prepayment, will be made by Buyer’s bank transfer into account of Seller within 10 (ten) banking days from the date of providing a copy of the proforma invoice</w:t>
            </w:r>
            <w:r w:rsidR="00085D7C" w:rsidRPr="00AC7155">
              <w:rPr>
                <w:rFonts w:ascii="Times New Roman" w:eastAsia="Arial Unicode MS" w:hAnsi="Times New Roman"/>
                <w:color w:val="000000" w:themeColor="text1"/>
                <w:lang w:val="en-US" w:eastAsia="tr-TR"/>
              </w:rPr>
              <w:t xml:space="preserve"> with the provision of a bank guarantee from the Seller for the return of payment in case of failure to fulfill obligations under the Agreement.</w:t>
            </w:r>
          </w:p>
          <w:p w14:paraId="1246D29C" w14:textId="77777777" w:rsidR="008869F5" w:rsidRPr="00AC7155" w:rsidRDefault="008869F5" w:rsidP="001E314C">
            <w:pPr>
              <w:tabs>
                <w:tab w:val="num" w:pos="447"/>
                <w:tab w:val="num" w:pos="624"/>
              </w:tabs>
              <w:autoSpaceDE w:val="0"/>
              <w:autoSpaceDN w:val="0"/>
              <w:adjustRightInd w:val="0"/>
              <w:jc w:val="both"/>
              <w:rPr>
                <w:rFonts w:ascii="Times New Roman" w:eastAsia="Batang" w:hAnsi="Times New Roman"/>
                <w:color w:val="000000" w:themeColor="text1"/>
                <w:lang w:val="en-US" w:eastAsia="tr-TR"/>
              </w:rPr>
            </w:pPr>
          </w:p>
          <w:p w14:paraId="420A554E" w14:textId="1A674C65" w:rsidR="008869F5" w:rsidRPr="00AC7155" w:rsidRDefault="008869F5" w:rsidP="001E314C">
            <w:pPr>
              <w:jc w:val="both"/>
              <w:rPr>
                <w:rFonts w:ascii="Times New Roman" w:eastAsia="Arial Unicode MS" w:hAnsi="Times New Roman"/>
                <w:color w:val="000000" w:themeColor="text1"/>
                <w:lang w:val="en-US" w:eastAsia="tr-TR"/>
              </w:rPr>
            </w:pPr>
            <w:r w:rsidRPr="00AC7155">
              <w:rPr>
                <w:rFonts w:ascii="Times New Roman" w:eastAsia="Batang" w:hAnsi="Times New Roman"/>
                <w:color w:val="000000" w:themeColor="text1"/>
                <w:lang w:val="en-US" w:eastAsia="tr-TR"/>
              </w:rPr>
              <w:t xml:space="preserve">b) Second payment: </w:t>
            </w:r>
            <w:r w:rsidRPr="00AC7155">
              <w:rPr>
                <w:rFonts w:ascii="Times New Roman" w:eastAsia="Batang" w:hAnsi="Times New Roman"/>
                <w:b/>
                <w:bCs/>
                <w:color w:val="000000" w:themeColor="text1"/>
                <w:lang w:val="en-US" w:eastAsia="tr-TR"/>
              </w:rPr>
              <w:t>000.00</w:t>
            </w:r>
            <w:r w:rsidRPr="00AC7155">
              <w:rPr>
                <w:rFonts w:ascii="Times New Roman" w:eastAsia="Batang" w:hAnsi="Times New Roman"/>
                <w:color w:val="000000" w:themeColor="text1"/>
                <w:lang w:val="en-US" w:eastAsia="tr-TR"/>
              </w:rPr>
              <w:t xml:space="preserve"> (US dollars zero cents) US Dollars will be paid by bank transfer to the bank account designated by Seller within 10 (ten) calendar days </w:t>
            </w:r>
            <w:r w:rsidR="00085D7C" w:rsidRPr="00AC7155">
              <w:rPr>
                <w:rFonts w:ascii="Times New Roman" w:eastAsia="Batang" w:hAnsi="Times New Roman"/>
                <w:color w:val="000000" w:themeColor="text1"/>
                <w:lang w:val="en-US" w:eastAsia="tr-TR"/>
              </w:rPr>
              <w:t xml:space="preserve">with the provision of a bank guarantee from the Seller for the return of payment in case of failure to fulfill obligations under the Agreement </w:t>
            </w:r>
            <w:r w:rsidRPr="00AC7155">
              <w:rPr>
                <w:rFonts w:ascii="Times New Roman" w:eastAsia="Batang" w:hAnsi="Times New Roman"/>
                <w:color w:val="000000" w:themeColor="text1"/>
                <w:lang w:val="en-US" w:eastAsia="tr-TR"/>
              </w:rPr>
              <w:t>from the date of presenting copies of the following shipping document after shipment:</w:t>
            </w:r>
          </w:p>
          <w:p w14:paraId="217778BD" w14:textId="77777777" w:rsidR="008869F5" w:rsidRPr="00AC7155" w:rsidRDefault="008869F5" w:rsidP="001E314C">
            <w:pPr>
              <w:jc w:val="both"/>
              <w:rPr>
                <w:rFonts w:ascii="Times New Roman" w:eastAsia="Arial Unicode MS" w:hAnsi="Times New Roman"/>
                <w:color w:val="000000" w:themeColor="text1"/>
                <w:lang w:val="en-US" w:eastAsia="tr-TR"/>
              </w:rPr>
            </w:pPr>
          </w:p>
          <w:p w14:paraId="7F5FB79C" w14:textId="77777777" w:rsidR="008869F5" w:rsidRPr="00AC7155" w:rsidRDefault="008869F5" w:rsidP="001E314C">
            <w:pPr>
              <w:jc w:val="both"/>
              <w:rPr>
                <w:rFonts w:ascii="Times New Roman" w:eastAsia="Arial Unicode MS" w:hAnsi="Times New Roman"/>
                <w:color w:val="000000" w:themeColor="text1"/>
                <w:lang w:val="en-US" w:eastAsia="tr-TR"/>
              </w:rPr>
            </w:pPr>
            <w:r w:rsidRPr="00AC7155">
              <w:rPr>
                <w:rFonts w:ascii="Times New Roman" w:eastAsia="Arial Unicode MS" w:hAnsi="Times New Roman"/>
                <w:color w:val="000000" w:themeColor="text1"/>
                <w:lang w:val="en-US" w:eastAsia="tr-TR"/>
              </w:rPr>
              <w:t>а) Commercial invoice – copy;</w:t>
            </w:r>
          </w:p>
          <w:p w14:paraId="1613CA6B" w14:textId="77777777" w:rsidR="008869F5" w:rsidRPr="00AC7155" w:rsidRDefault="008869F5" w:rsidP="001E314C">
            <w:pPr>
              <w:jc w:val="both"/>
              <w:rPr>
                <w:rFonts w:ascii="Times New Roman" w:eastAsia="Arial Unicode MS" w:hAnsi="Times New Roman"/>
                <w:color w:val="000000" w:themeColor="text1"/>
                <w:lang w:val="en-US" w:eastAsia="tr-TR"/>
              </w:rPr>
            </w:pPr>
            <w:r w:rsidRPr="00AC7155">
              <w:rPr>
                <w:rFonts w:ascii="Times New Roman" w:eastAsia="Arial Unicode MS" w:hAnsi="Times New Roman"/>
                <w:color w:val="000000" w:themeColor="text1"/>
                <w:lang w:val="en-US" w:eastAsia="tr-TR"/>
              </w:rPr>
              <w:t>b) Bill of Lading for Combined Transport – and/or Airway Bill – copy;</w:t>
            </w:r>
          </w:p>
          <w:p w14:paraId="10493055" w14:textId="77777777" w:rsidR="008869F5" w:rsidRPr="00AC7155" w:rsidRDefault="008869F5" w:rsidP="001E314C">
            <w:pPr>
              <w:jc w:val="both"/>
              <w:rPr>
                <w:rFonts w:ascii="Times New Roman" w:eastAsia="Arial Unicode MS" w:hAnsi="Times New Roman"/>
                <w:color w:val="000000" w:themeColor="text1"/>
                <w:lang w:val="en-US" w:eastAsia="tr-TR"/>
              </w:rPr>
            </w:pPr>
            <w:r w:rsidRPr="00AC7155">
              <w:rPr>
                <w:rFonts w:ascii="Times New Roman" w:eastAsia="Arial Unicode MS" w:hAnsi="Times New Roman"/>
                <w:color w:val="000000" w:themeColor="text1"/>
                <w:lang w:val="en-US" w:eastAsia="tr-TR"/>
              </w:rPr>
              <w:t>c) Packing list – copy.</w:t>
            </w:r>
          </w:p>
          <w:p w14:paraId="62CFEEF7" w14:textId="77777777" w:rsidR="008869F5" w:rsidRPr="00AC7155" w:rsidRDefault="008869F5" w:rsidP="001E314C">
            <w:pPr>
              <w:jc w:val="both"/>
              <w:rPr>
                <w:rFonts w:ascii="Times New Roman" w:eastAsia="Arial Unicode MS" w:hAnsi="Times New Roman"/>
                <w:color w:val="000000" w:themeColor="text1"/>
                <w:lang w:val="en-US" w:eastAsia="tr-TR"/>
              </w:rPr>
            </w:pPr>
          </w:p>
          <w:p w14:paraId="5E0F5B83" w14:textId="77777777" w:rsidR="008869F5" w:rsidRPr="00AC7155" w:rsidRDefault="008869F5" w:rsidP="001E314C">
            <w:pPr>
              <w:jc w:val="both"/>
              <w:rPr>
                <w:rFonts w:ascii="Times New Roman" w:eastAsia="Arial Unicode MS" w:hAnsi="Times New Roman"/>
                <w:color w:val="000000" w:themeColor="text1"/>
                <w:lang w:val="en-US" w:eastAsia="tr-TR"/>
              </w:rPr>
            </w:pPr>
            <w:r w:rsidRPr="00AC7155">
              <w:rPr>
                <w:rFonts w:ascii="Times New Roman" w:eastAsia="Arial Unicode MS" w:hAnsi="Times New Roman"/>
                <w:color w:val="000000" w:themeColor="text1"/>
                <w:lang w:val="en-US" w:eastAsia="tr-TR"/>
              </w:rPr>
              <w:t xml:space="preserve">c) Third payment: </w:t>
            </w:r>
            <w:r w:rsidRPr="00AC7155">
              <w:rPr>
                <w:rFonts w:ascii="Times New Roman" w:eastAsia="Arial Unicode MS" w:hAnsi="Times New Roman"/>
                <w:b/>
                <w:bCs/>
                <w:color w:val="000000" w:themeColor="text1"/>
                <w:lang w:val="en-US" w:eastAsia="tr-TR"/>
              </w:rPr>
              <w:t>000.00</w:t>
            </w:r>
            <w:r w:rsidRPr="00AC7155">
              <w:rPr>
                <w:rFonts w:ascii="Times New Roman" w:eastAsia="Arial Unicode MS" w:hAnsi="Times New Roman"/>
                <w:color w:val="000000" w:themeColor="text1"/>
                <w:lang w:val="en-US" w:eastAsia="tr-TR"/>
              </w:rPr>
              <w:t xml:space="preserve"> (US dollars zero cents) US Dollars from the amount of the contract for the goods and services will be made by Buyer’s bank transfer in to account of Seller within 10 (ten) banking days from the date of signing the Act of Final Acceptance.</w:t>
            </w:r>
          </w:p>
          <w:p w14:paraId="0E368C01" w14:textId="77777777" w:rsidR="008869F5" w:rsidRPr="00AC7155" w:rsidRDefault="008869F5" w:rsidP="001E314C">
            <w:pPr>
              <w:jc w:val="both"/>
              <w:rPr>
                <w:rFonts w:ascii="Times New Roman" w:eastAsia="Arial Unicode MS" w:hAnsi="Times New Roman"/>
                <w:color w:val="000000" w:themeColor="text1"/>
                <w:lang w:val="en-US" w:eastAsia="tr-TR"/>
              </w:rPr>
            </w:pPr>
          </w:p>
          <w:p w14:paraId="5DA5CCEA" w14:textId="77777777" w:rsidR="008869F5" w:rsidRPr="00AC7155" w:rsidRDefault="008869F5" w:rsidP="001E314C">
            <w:pPr>
              <w:jc w:val="both"/>
              <w:rPr>
                <w:rFonts w:ascii="Times New Roman" w:eastAsia="Arial Unicode MS" w:hAnsi="Times New Roman"/>
                <w:color w:val="000000" w:themeColor="text1"/>
                <w:lang w:val="en-US" w:eastAsia="tr-TR"/>
              </w:rPr>
            </w:pPr>
            <w:r w:rsidRPr="00AC7155">
              <w:rPr>
                <w:rFonts w:ascii="Times New Roman" w:eastAsia="Arial Unicode MS" w:hAnsi="Times New Roman"/>
                <w:color w:val="000000" w:themeColor="text1"/>
                <w:lang w:val="en-US" w:eastAsia="tr-TR"/>
              </w:rPr>
              <w:t>Payment for service shall be done upon submission of the following documents:</w:t>
            </w:r>
          </w:p>
          <w:p w14:paraId="3CB322F2" w14:textId="77777777" w:rsidR="008869F5" w:rsidRPr="00AC7155" w:rsidRDefault="008869F5" w:rsidP="001E314C">
            <w:pPr>
              <w:jc w:val="both"/>
              <w:rPr>
                <w:rFonts w:ascii="Times New Roman" w:eastAsia="Arial Unicode MS" w:hAnsi="Times New Roman"/>
                <w:color w:val="000000" w:themeColor="text1"/>
                <w:lang w:val="en-US" w:eastAsia="tr-TR"/>
              </w:rPr>
            </w:pPr>
            <w:r w:rsidRPr="00AC7155">
              <w:rPr>
                <w:rFonts w:ascii="Times New Roman" w:eastAsia="Arial Unicode MS" w:hAnsi="Times New Roman"/>
                <w:color w:val="000000" w:themeColor="text1"/>
                <w:lang w:val="en-US" w:eastAsia="tr-TR"/>
              </w:rPr>
              <w:t>Act of Final Acceptance and Certificate of Residence with Apostille.</w:t>
            </w:r>
          </w:p>
          <w:p w14:paraId="3F507402" w14:textId="77777777" w:rsidR="008869F5" w:rsidRPr="00AC7155" w:rsidRDefault="008869F5" w:rsidP="001E314C">
            <w:pPr>
              <w:jc w:val="both"/>
              <w:rPr>
                <w:rFonts w:ascii="Times New Roman" w:eastAsia="Arial Unicode MS" w:hAnsi="Times New Roman"/>
                <w:color w:val="000000" w:themeColor="text1"/>
                <w:lang w:val="en-US" w:eastAsia="tr-TR"/>
              </w:rPr>
            </w:pPr>
          </w:p>
          <w:p w14:paraId="0C7F3F41" w14:textId="77777777" w:rsidR="008869F5" w:rsidRPr="00AC7155" w:rsidRDefault="008869F5" w:rsidP="008869F5">
            <w:pPr>
              <w:pStyle w:val="afff6"/>
              <w:numPr>
                <w:ilvl w:val="0"/>
                <w:numId w:val="30"/>
              </w:numPr>
              <w:ind w:left="0"/>
              <w:contextualSpacing/>
              <w:jc w:val="both"/>
              <w:rPr>
                <w:rFonts w:ascii="Times New Roman" w:hAnsi="Times New Roman"/>
                <w:b/>
                <w:color w:val="000000" w:themeColor="text1"/>
                <w:lang w:val="en-US"/>
              </w:rPr>
            </w:pPr>
            <w:r w:rsidRPr="00AC7155">
              <w:rPr>
                <w:rFonts w:ascii="Times New Roman" w:hAnsi="Times New Roman"/>
                <w:b/>
                <w:color w:val="000000" w:themeColor="text1"/>
              </w:rPr>
              <w:t xml:space="preserve">4. </w:t>
            </w:r>
            <w:r w:rsidRPr="00AC7155">
              <w:rPr>
                <w:rFonts w:ascii="Times New Roman" w:hAnsi="Times New Roman"/>
                <w:b/>
                <w:color w:val="000000" w:themeColor="text1"/>
                <w:lang w:val="en-US"/>
              </w:rPr>
              <w:t xml:space="preserve">Delivery Term </w:t>
            </w:r>
          </w:p>
          <w:p w14:paraId="08AA61E1" w14:textId="77777777" w:rsidR="008869F5" w:rsidRPr="00AC7155" w:rsidRDefault="008869F5" w:rsidP="001E314C">
            <w:pPr>
              <w:pStyle w:val="afff6"/>
              <w:ind w:left="0"/>
              <w:jc w:val="both"/>
              <w:rPr>
                <w:rFonts w:ascii="Times New Roman" w:hAnsi="Times New Roman"/>
                <w:b/>
                <w:color w:val="000000" w:themeColor="text1"/>
                <w:lang w:val="en-US"/>
              </w:rPr>
            </w:pPr>
          </w:p>
          <w:p w14:paraId="0B79B03C" w14:textId="671F0B5C" w:rsidR="008869F5" w:rsidRPr="00AC7155" w:rsidRDefault="008869F5" w:rsidP="001E314C">
            <w:pPr>
              <w:pStyle w:val="aff"/>
              <w:tabs>
                <w:tab w:val="num" w:pos="601"/>
              </w:tabs>
              <w:jc w:val="both"/>
              <w:rPr>
                <w:rFonts w:eastAsia="Batang"/>
                <w:color w:val="000000" w:themeColor="text1"/>
                <w:lang w:val="en-US" w:eastAsia="tr-TR"/>
              </w:rPr>
            </w:pPr>
            <w:r w:rsidRPr="00AC7155">
              <w:rPr>
                <w:color w:val="000000" w:themeColor="text1"/>
                <w:lang w:val="en-US"/>
              </w:rPr>
              <w:t xml:space="preserve">4.1 </w:t>
            </w:r>
            <w:r w:rsidRPr="00AC7155">
              <w:rPr>
                <w:rFonts w:eastAsia="Batang"/>
                <w:color w:val="000000" w:themeColor="text1"/>
                <w:lang w:val="en-US" w:eastAsia="tr-TR"/>
              </w:rPr>
              <w:t xml:space="preserve">The manufacturing time of Goods including delivery time under delivery condition FOB / FCA is </w:t>
            </w:r>
            <w:ins w:id="43" w:author="Islombek Zokirov" w:date="2024-11-13T14:04:00Z">
              <w:r w:rsidR="00F95E6A">
                <w:rPr>
                  <w:rFonts w:eastAsia="Batang"/>
                  <w:color w:val="000000" w:themeColor="text1"/>
                  <w:lang w:val="en-US" w:eastAsia="tr-TR"/>
                </w:rPr>
                <w:t>6</w:t>
              </w:r>
            </w:ins>
            <w:del w:id="44" w:author="Islombek Zokirov" w:date="2024-11-13T14:04:00Z">
              <w:r w:rsidRPr="00AC7155" w:rsidDel="00F95E6A">
                <w:rPr>
                  <w:rFonts w:eastAsia="Batang"/>
                  <w:color w:val="000000" w:themeColor="text1"/>
                  <w:lang w:val="en-US" w:eastAsia="tr-TR"/>
                </w:rPr>
                <w:delText>1</w:delText>
              </w:r>
              <w:r w:rsidR="009C0250" w:rsidDel="00F95E6A">
                <w:rPr>
                  <w:rFonts w:eastAsia="Batang"/>
                  <w:color w:val="000000" w:themeColor="text1"/>
                  <w:lang w:val="en-US" w:eastAsia="tr-TR"/>
                </w:rPr>
                <w:delText>8</w:delText>
              </w:r>
            </w:del>
            <w:r w:rsidRPr="00AC7155">
              <w:rPr>
                <w:rFonts w:eastAsia="Batang"/>
                <w:color w:val="000000" w:themeColor="text1"/>
                <w:lang w:val="en-US" w:eastAsia="tr-TR"/>
              </w:rPr>
              <w:t>0 (</w:t>
            </w:r>
            <w:del w:id="45" w:author="Islombek Zokirov" w:date="2024-11-13T14:04:00Z">
              <w:r w:rsidRPr="00AC7155" w:rsidDel="00F95E6A">
                <w:rPr>
                  <w:rFonts w:eastAsia="Batang"/>
                  <w:color w:val="000000" w:themeColor="text1"/>
                  <w:lang w:val="en-US" w:eastAsia="tr-TR"/>
                </w:rPr>
                <w:delText xml:space="preserve">one hundred and </w:delText>
              </w:r>
              <w:r w:rsidR="009C0250" w:rsidDel="00F95E6A">
                <w:rPr>
                  <w:rFonts w:eastAsia="Batang"/>
                  <w:color w:val="000000" w:themeColor="text1"/>
                  <w:lang w:val="en-US" w:eastAsia="tr-TR"/>
                </w:rPr>
                <w:delText>eigh</w:delText>
              </w:r>
              <w:r w:rsidRPr="00AC7155" w:rsidDel="00F95E6A">
                <w:rPr>
                  <w:rFonts w:eastAsia="Batang"/>
                  <w:color w:val="000000" w:themeColor="text1"/>
                  <w:lang w:val="en-US" w:eastAsia="tr-TR"/>
                </w:rPr>
                <w:delText>t</w:delText>
              </w:r>
            </w:del>
            <w:ins w:id="46" w:author="Islombek Zokirov" w:date="2024-11-13T14:04:00Z">
              <w:r w:rsidR="00F95E6A">
                <w:rPr>
                  <w:rFonts w:eastAsia="Batang"/>
                  <w:color w:val="000000" w:themeColor="text1"/>
                  <w:lang w:val="en-US" w:eastAsia="tr-TR"/>
                </w:rPr>
                <w:t>sixt</w:t>
              </w:r>
            </w:ins>
            <w:r w:rsidRPr="00AC7155">
              <w:rPr>
                <w:rFonts w:eastAsia="Batang"/>
                <w:color w:val="000000" w:themeColor="text1"/>
                <w:lang w:val="en-US" w:eastAsia="tr-TR"/>
              </w:rPr>
              <w:t>y) calendar days from signing the contract.</w:t>
            </w:r>
          </w:p>
          <w:p w14:paraId="566AA9D0" w14:textId="77777777" w:rsidR="008869F5" w:rsidRPr="00AC7155" w:rsidRDefault="008869F5" w:rsidP="001E314C">
            <w:pPr>
              <w:pStyle w:val="aff"/>
              <w:tabs>
                <w:tab w:val="num" w:pos="601"/>
              </w:tabs>
              <w:jc w:val="both"/>
              <w:rPr>
                <w:rFonts w:eastAsia="Batang"/>
                <w:color w:val="000000" w:themeColor="text1"/>
                <w:lang w:val="en-US" w:eastAsia="tr-TR"/>
              </w:rPr>
            </w:pPr>
            <w:r w:rsidRPr="00AC7155">
              <w:rPr>
                <w:rFonts w:eastAsia="Batang"/>
                <w:color w:val="000000" w:themeColor="text1"/>
                <w:lang w:val="en-US" w:eastAsia="tr-TR"/>
              </w:rPr>
              <w:t>Earlier delivery of Goods is allowed.</w:t>
            </w:r>
          </w:p>
          <w:p w14:paraId="55017D5B" w14:textId="77777777" w:rsidR="008869F5" w:rsidRPr="00AC7155" w:rsidRDefault="008869F5" w:rsidP="001E314C">
            <w:pPr>
              <w:pStyle w:val="aff"/>
              <w:tabs>
                <w:tab w:val="num" w:pos="601"/>
              </w:tabs>
              <w:jc w:val="both"/>
              <w:rPr>
                <w:rFonts w:eastAsia="Batang"/>
                <w:color w:val="000000" w:themeColor="text1"/>
                <w:lang w:val="en-US" w:eastAsia="tr-TR"/>
              </w:rPr>
            </w:pPr>
            <w:r w:rsidRPr="00AC7155">
              <w:rPr>
                <w:rFonts w:eastAsia="Batang"/>
                <w:color w:val="000000" w:themeColor="text1"/>
                <w:lang w:val="en-US" w:eastAsia="tr-TR"/>
              </w:rPr>
              <w:t>4.2. Transshipment of Goods is allowed.</w:t>
            </w:r>
          </w:p>
          <w:p w14:paraId="3533025F" w14:textId="77777777" w:rsidR="008869F5" w:rsidRPr="00AC7155" w:rsidRDefault="008869F5" w:rsidP="001E314C">
            <w:pPr>
              <w:pStyle w:val="aff"/>
              <w:tabs>
                <w:tab w:val="num" w:pos="601"/>
              </w:tabs>
              <w:jc w:val="both"/>
              <w:rPr>
                <w:rFonts w:eastAsia="Batang"/>
                <w:color w:val="000000" w:themeColor="text1"/>
                <w:lang w:val="en-US" w:eastAsia="tr-TR"/>
              </w:rPr>
            </w:pPr>
            <w:r w:rsidRPr="00AC7155">
              <w:rPr>
                <w:rFonts w:eastAsia="Batang"/>
                <w:color w:val="000000" w:themeColor="text1"/>
                <w:lang w:val="en-US" w:eastAsia="tr-TR"/>
              </w:rPr>
              <w:t>4.3. Partial shipment of Goods is allowed.</w:t>
            </w:r>
          </w:p>
          <w:p w14:paraId="00EEC916" w14:textId="0CC1B251" w:rsidR="008869F5" w:rsidRPr="00AC7155" w:rsidRDefault="008869F5" w:rsidP="001E314C">
            <w:pPr>
              <w:pStyle w:val="aff"/>
              <w:tabs>
                <w:tab w:val="num" w:pos="601"/>
              </w:tabs>
              <w:jc w:val="both"/>
              <w:rPr>
                <w:rFonts w:eastAsia="Batang"/>
                <w:color w:val="000000" w:themeColor="text1"/>
                <w:lang w:val="en-US" w:eastAsia="tr-TR"/>
              </w:rPr>
            </w:pPr>
            <w:r w:rsidRPr="00AC7155">
              <w:rPr>
                <w:rFonts w:eastAsia="Batang"/>
                <w:color w:val="000000" w:themeColor="text1"/>
                <w:lang w:val="en-US" w:eastAsia="tr-TR"/>
              </w:rPr>
              <w:lastRenderedPageBreak/>
              <w:t xml:space="preserve">4.4. The term for the provision of services is within </w:t>
            </w:r>
            <w:r w:rsidR="00085D7C" w:rsidRPr="00AC7155">
              <w:rPr>
                <w:rFonts w:eastAsia="Batang"/>
                <w:color w:val="000000" w:themeColor="text1"/>
                <w:lang w:val="en-US" w:eastAsia="tr-TR"/>
              </w:rPr>
              <w:t>____</w:t>
            </w:r>
            <w:r w:rsidRPr="00AC7155">
              <w:rPr>
                <w:rFonts w:eastAsia="Batang"/>
                <w:color w:val="000000" w:themeColor="text1"/>
                <w:lang w:val="en-US" w:eastAsia="tr-TR"/>
              </w:rPr>
              <w:t xml:space="preserve"> days from the date of receipt of the notice from the Buyer about the readiness for installation of the Goods.</w:t>
            </w:r>
          </w:p>
          <w:p w14:paraId="63A50AE9" w14:textId="77777777" w:rsidR="008869F5" w:rsidRPr="00AC7155" w:rsidRDefault="008869F5" w:rsidP="001E314C">
            <w:pPr>
              <w:pStyle w:val="aff"/>
              <w:tabs>
                <w:tab w:val="num" w:pos="601"/>
              </w:tabs>
              <w:jc w:val="both"/>
              <w:rPr>
                <w:rFonts w:eastAsia="Batang"/>
                <w:color w:val="000000" w:themeColor="text1"/>
                <w:lang w:val="en-US" w:eastAsia="tr-TR"/>
              </w:rPr>
            </w:pPr>
          </w:p>
          <w:p w14:paraId="4DA07625" w14:textId="77777777" w:rsidR="008869F5" w:rsidRPr="00AC7155" w:rsidRDefault="008869F5" w:rsidP="008869F5">
            <w:pPr>
              <w:numPr>
                <w:ilvl w:val="0"/>
                <w:numId w:val="18"/>
              </w:numPr>
              <w:tabs>
                <w:tab w:val="left" w:pos="0"/>
              </w:tabs>
              <w:ind w:left="0" w:hanging="786"/>
              <w:jc w:val="both"/>
              <w:rPr>
                <w:rFonts w:ascii="Times New Roman" w:hAnsi="Times New Roman"/>
                <w:color w:val="000000" w:themeColor="text1"/>
                <w:lang w:val="en-US"/>
              </w:rPr>
            </w:pPr>
            <w:r w:rsidRPr="00AC7155">
              <w:rPr>
                <w:rFonts w:ascii="Times New Roman" w:hAnsi="Times New Roman"/>
                <w:b/>
                <w:color w:val="000000" w:themeColor="text1"/>
                <w:lang w:val="en-US"/>
              </w:rPr>
              <w:t xml:space="preserve">5.  Responsibilities of the Seller.  </w:t>
            </w:r>
            <w:r w:rsidRPr="00AC7155">
              <w:rPr>
                <w:rFonts w:ascii="Times New Roman" w:hAnsi="Times New Roman"/>
                <w:color w:val="000000" w:themeColor="text1"/>
                <w:lang w:val="en-US"/>
              </w:rPr>
              <w:t xml:space="preserve"> </w:t>
            </w:r>
          </w:p>
          <w:p w14:paraId="1FE14528" w14:textId="77777777" w:rsidR="008869F5" w:rsidRPr="00AC7155" w:rsidRDefault="008869F5" w:rsidP="001E314C">
            <w:pPr>
              <w:rPr>
                <w:rFonts w:ascii="Times New Roman" w:hAnsi="Times New Roman"/>
                <w:color w:val="000000" w:themeColor="text1"/>
                <w:lang w:val="en-US"/>
              </w:rPr>
            </w:pPr>
            <w:r w:rsidRPr="00AC7155">
              <w:rPr>
                <w:rFonts w:ascii="Times New Roman" w:hAnsi="Times New Roman"/>
                <w:color w:val="000000" w:themeColor="text1"/>
                <w:lang w:val="en-US"/>
              </w:rPr>
              <w:t>The Seller undertakes the following responsibilities:</w:t>
            </w:r>
          </w:p>
          <w:p w14:paraId="2026CF99" w14:textId="77777777" w:rsidR="008869F5" w:rsidRPr="00AC7155" w:rsidRDefault="008869F5" w:rsidP="008869F5">
            <w:pPr>
              <w:pStyle w:val="afff6"/>
              <w:numPr>
                <w:ilvl w:val="1"/>
                <w:numId w:val="18"/>
              </w:numPr>
              <w:tabs>
                <w:tab w:val="left" w:pos="0"/>
              </w:tabs>
              <w:ind w:left="0" w:firstLine="0"/>
              <w:contextualSpacing/>
              <w:rPr>
                <w:rFonts w:ascii="Times New Roman" w:hAnsi="Times New Roman"/>
                <w:color w:val="000000" w:themeColor="text1"/>
                <w:lang w:val="en-US"/>
              </w:rPr>
            </w:pPr>
            <w:r w:rsidRPr="00AC7155">
              <w:rPr>
                <w:rFonts w:ascii="Times New Roman" w:hAnsi="Times New Roman"/>
                <w:color w:val="000000" w:themeColor="text1"/>
                <w:lang w:val="en-US"/>
              </w:rPr>
              <w:t>To supply the Goods in compliance with the specification, quantity, quality and prices according to the Attachment №1 to this Contract and within the terms that is indicated in Article 4 of the present Contract, supervising, starting-up and adjustment and give it to Buyer in working condition, by the way of the signing of the Act of execute works.</w:t>
            </w:r>
          </w:p>
          <w:p w14:paraId="0BF6DFAD" w14:textId="77777777" w:rsidR="008869F5" w:rsidRPr="00AC7155" w:rsidRDefault="008869F5" w:rsidP="001E314C">
            <w:pPr>
              <w:tabs>
                <w:tab w:val="left" w:pos="720"/>
              </w:tabs>
              <w:rPr>
                <w:rFonts w:ascii="Times New Roman" w:hAnsi="Times New Roman"/>
                <w:b/>
                <w:color w:val="000000" w:themeColor="text1"/>
                <w:lang w:val="en-US"/>
              </w:rPr>
            </w:pPr>
          </w:p>
          <w:p w14:paraId="18EFA114" w14:textId="77777777" w:rsidR="008869F5" w:rsidRPr="00AC7155" w:rsidRDefault="008869F5" w:rsidP="001E314C">
            <w:pPr>
              <w:tabs>
                <w:tab w:val="left" w:pos="720"/>
              </w:tabs>
              <w:rPr>
                <w:rFonts w:ascii="Times New Roman" w:hAnsi="Times New Roman"/>
                <w:b/>
                <w:color w:val="000000" w:themeColor="text1"/>
                <w:lang w:val="en-US"/>
              </w:rPr>
            </w:pPr>
          </w:p>
          <w:p w14:paraId="3C033CB4" w14:textId="77777777" w:rsidR="008869F5" w:rsidRPr="00AC7155" w:rsidRDefault="008869F5" w:rsidP="001E314C">
            <w:pPr>
              <w:tabs>
                <w:tab w:val="left" w:pos="720"/>
              </w:tabs>
              <w:jc w:val="both"/>
              <w:rPr>
                <w:rFonts w:ascii="Times New Roman" w:hAnsi="Times New Roman"/>
                <w:color w:val="000000" w:themeColor="text1"/>
                <w:lang w:val="en-US"/>
              </w:rPr>
            </w:pPr>
            <w:r w:rsidRPr="00AC7155">
              <w:rPr>
                <w:rFonts w:ascii="Times New Roman" w:hAnsi="Times New Roman"/>
                <w:b/>
                <w:color w:val="000000" w:themeColor="text1"/>
                <w:lang w:val="en-US"/>
              </w:rPr>
              <w:t>6.  Responsibilities of the Buyer.</w:t>
            </w:r>
            <w:r w:rsidRPr="00AC7155">
              <w:rPr>
                <w:rFonts w:ascii="Times New Roman" w:hAnsi="Times New Roman"/>
                <w:color w:val="000000" w:themeColor="text1"/>
                <w:lang w:val="en-US"/>
              </w:rPr>
              <w:t xml:space="preserve"> </w:t>
            </w:r>
          </w:p>
          <w:p w14:paraId="633CA752" w14:textId="77777777" w:rsidR="008869F5" w:rsidRPr="00AC7155" w:rsidRDefault="008869F5" w:rsidP="001E314C">
            <w:pPr>
              <w:jc w:val="both"/>
              <w:rPr>
                <w:rFonts w:ascii="Times New Roman" w:hAnsi="Times New Roman"/>
                <w:color w:val="000000" w:themeColor="text1"/>
                <w:lang w:val="en-US" w:eastAsia="ko-KR"/>
              </w:rPr>
            </w:pPr>
            <w:r w:rsidRPr="00AC7155">
              <w:rPr>
                <w:rFonts w:ascii="Times New Roman" w:hAnsi="Times New Roman"/>
                <w:color w:val="000000" w:themeColor="text1"/>
                <w:lang w:val="en-US" w:eastAsia="ko-KR"/>
              </w:rPr>
              <w:t>The Buyer undertakes the following responsibilities:</w:t>
            </w:r>
          </w:p>
          <w:p w14:paraId="28EBDE24" w14:textId="32C94AF2" w:rsidR="008869F5" w:rsidRPr="00AC7155" w:rsidRDefault="008869F5" w:rsidP="001E314C">
            <w:pPr>
              <w:jc w:val="both"/>
              <w:rPr>
                <w:rFonts w:ascii="Times New Roman" w:hAnsi="Times New Roman"/>
                <w:color w:val="000000" w:themeColor="text1"/>
                <w:lang w:val="en-US" w:eastAsia="ko-KR"/>
              </w:rPr>
            </w:pPr>
            <w:r w:rsidRPr="00AC7155">
              <w:rPr>
                <w:rFonts w:ascii="Times New Roman" w:hAnsi="Times New Roman"/>
                <w:color w:val="000000" w:themeColor="text1"/>
                <w:lang w:val="en-US" w:eastAsia="ko-KR"/>
              </w:rPr>
              <w:t xml:space="preserve">6.1. The Buyer shall obtain all the necessary permissions of the authorized bodies of </w:t>
            </w:r>
            <w:del w:id="47" w:author="7Я" w:date="2026-01-03T10:50:00Z">
              <w:r w:rsidRPr="00AC7155" w:rsidDel="00104E41">
                <w:rPr>
                  <w:rFonts w:ascii="Times New Roman" w:hAnsi="Times New Roman"/>
                  <w:color w:val="000000" w:themeColor="text1"/>
                  <w:lang w:val="en-US" w:eastAsia="ko-KR"/>
                </w:rPr>
                <w:delText>Republic of Uzbekistan</w:delText>
              </w:r>
            </w:del>
            <w:ins w:id="48" w:author="7Я" w:date="2026-01-03T10:50:00Z">
              <w:r w:rsidR="00104E41">
                <w:rPr>
                  <w:rFonts w:ascii="Times New Roman" w:hAnsi="Times New Roman"/>
                  <w:color w:val="000000" w:themeColor="text1"/>
                  <w:lang w:val="en-US" w:eastAsia="ko-KR"/>
                </w:rPr>
                <w:t>Russian Federation</w:t>
              </w:r>
            </w:ins>
            <w:r w:rsidRPr="00AC7155">
              <w:rPr>
                <w:rFonts w:ascii="Times New Roman" w:hAnsi="Times New Roman"/>
                <w:color w:val="000000" w:themeColor="text1"/>
                <w:lang w:val="en-US" w:eastAsia="ko-KR"/>
              </w:rPr>
              <w:t xml:space="preserve"> for the execution of this Contract.</w:t>
            </w:r>
          </w:p>
          <w:p w14:paraId="7BB5CD63" w14:textId="77777777" w:rsidR="008869F5" w:rsidRPr="00AC7155" w:rsidRDefault="008869F5" w:rsidP="001E314C">
            <w:pPr>
              <w:jc w:val="both"/>
              <w:rPr>
                <w:rFonts w:ascii="Times New Roman" w:hAnsi="Times New Roman"/>
                <w:color w:val="000000" w:themeColor="text1"/>
                <w:lang w:val="en-US" w:eastAsia="ko-KR"/>
              </w:rPr>
            </w:pPr>
          </w:p>
          <w:p w14:paraId="089545A8" w14:textId="77777777" w:rsidR="008869F5" w:rsidRPr="00AC7155" w:rsidRDefault="008869F5" w:rsidP="001E314C">
            <w:pPr>
              <w:jc w:val="both"/>
              <w:rPr>
                <w:rFonts w:ascii="Times New Roman" w:hAnsi="Times New Roman"/>
                <w:color w:val="000000" w:themeColor="text1"/>
                <w:lang w:val="en-US" w:eastAsia="ko-KR"/>
              </w:rPr>
            </w:pPr>
            <w:r w:rsidRPr="00AC7155">
              <w:rPr>
                <w:rFonts w:ascii="Times New Roman" w:hAnsi="Times New Roman"/>
                <w:color w:val="000000" w:themeColor="text1"/>
                <w:lang w:val="en-US" w:eastAsia="ko-KR"/>
              </w:rPr>
              <w:t xml:space="preserve">6.2. To transfer payment in compliance with the terms and in amount stipulated in item 3.1. of the present Contract.  </w:t>
            </w:r>
          </w:p>
          <w:p w14:paraId="619DE6B7" w14:textId="77777777" w:rsidR="008869F5" w:rsidRPr="00AC7155" w:rsidRDefault="008869F5" w:rsidP="001E314C">
            <w:pPr>
              <w:jc w:val="both"/>
              <w:rPr>
                <w:rFonts w:ascii="Times New Roman" w:hAnsi="Times New Roman"/>
                <w:color w:val="000000" w:themeColor="text1"/>
                <w:lang w:val="en-US" w:eastAsia="ko-KR"/>
              </w:rPr>
            </w:pPr>
            <w:r w:rsidRPr="00AC7155">
              <w:rPr>
                <w:rFonts w:ascii="Times New Roman" w:hAnsi="Times New Roman"/>
                <w:color w:val="000000" w:themeColor="text1"/>
                <w:lang w:val="en-US" w:eastAsia="ko-KR"/>
              </w:rPr>
              <w:t>6.3. Within 5 (five) calendar days from the date of payment notify the Seller about transfer of payment through electronic mail or facsimile.</w:t>
            </w:r>
          </w:p>
          <w:p w14:paraId="01A8EC87" w14:textId="77777777" w:rsidR="008869F5" w:rsidRPr="00AC7155" w:rsidRDefault="008869F5" w:rsidP="001E314C">
            <w:pPr>
              <w:jc w:val="both"/>
              <w:rPr>
                <w:rFonts w:ascii="Times New Roman" w:hAnsi="Times New Roman"/>
                <w:color w:val="000000" w:themeColor="text1"/>
                <w:lang w:val="en-US" w:eastAsia="ko-KR"/>
              </w:rPr>
            </w:pPr>
            <w:r w:rsidRPr="00AC7155">
              <w:rPr>
                <w:rFonts w:ascii="Times New Roman" w:hAnsi="Times New Roman"/>
                <w:color w:val="000000" w:themeColor="text1"/>
                <w:lang w:val="en-US" w:eastAsia="ko-KR"/>
              </w:rPr>
              <w:tab/>
            </w:r>
          </w:p>
          <w:p w14:paraId="488695B0" w14:textId="6F4CE78C" w:rsidR="008869F5" w:rsidRPr="00AC7155" w:rsidRDefault="008869F5" w:rsidP="001E314C">
            <w:pPr>
              <w:jc w:val="both"/>
              <w:rPr>
                <w:rFonts w:ascii="Times New Roman" w:hAnsi="Times New Roman"/>
                <w:color w:val="000000" w:themeColor="text1"/>
                <w:lang w:val="en-US" w:eastAsia="ko-KR"/>
              </w:rPr>
            </w:pPr>
            <w:r w:rsidRPr="00AC7155">
              <w:rPr>
                <w:rFonts w:ascii="Times New Roman" w:hAnsi="Times New Roman"/>
                <w:color w:val="000000" w:themeColor="text1"/>
                <w:lang w:val="en-US" w:eastAsia="ko-KR"/>
              </w:rPr>
              <w:t xml:space="preserve">6.4. Buyer shall provide Seller’s specialists carrying out supervising and test run in the territory </w:t>
            </w:r>
            <w:del w:id="49" w:author="7Я" w:date="2026-01-03T10:50:00Z">
              <w:r w:rsidRPr="00AC7155" w:rsidDel="00104E41">
                <w:rPr>
                  <w:rFonts w:ascii="Times New Roman" w:hAnsi="Times New Roman"/>
                  <w:color w:val="000000" w:themeColor="text1"/>
                  <w:lang w:val="en-US" w:eastAsia="ko-KR"/>
                </w:rPr>
                <w:delText>Republic of Uzbekistan</w:delText>
              </w:r>
            </w:del>
            <w:ins w:id="50" w:author="7Я" w:date="2026-01-03T10:50:00Z">
              <w:r w:rsidR="00104E41">
                <w:rPr>
                  <w:rFonts w:ascii="Times New Roman" w:hAnsi="Times New Roman"/>
                  <w:color w:val="000000" w:themeColor="text1"/>
                  <w:lang w:val="en-US" w:eastAsia="ko-KR"/>
                </w:rPr>
                <w:t>Russian Federation</w:t>
              </w:r>
            </w:ins>
            <w:r w:rsidRPr="00AC7155">
              <w:rPr>
                <w:rFonts w:ascii="Times New Roman" w:hAnsi="Times New Roman"/>
                <w:color w:val="000000" w:themeColor="text1"/>
                <w:lang w:val="en-US" w:eastAsia="ko-KR"/>
              </w:rPr>
              <w:t>:</w:t>
            </w:r>
          </w:p>
          <w:p w14:paraId="6E2965F1" w14:textId="77777777" w:rsidR="008869F5" w:rsidRPr="00AC7155" w:rsidRDefault="008869F5" w:rsidP="001E314C">
            <w:pPr>
              <w:jc w:val="both"/>
              <w:rPr>
                <w:rFonts w:ascii="Times New Roman" w:hAnsi="Times New Roman"/>
                <w:color w:val="000000" w:themeColor="text1"/>
                <w:lang w:val="en-US" w:eastAsia="ko-KR"/>
              </w:rPr>
            </w:pPr>
            <w:r w:rsidRPr="00AC7155">
              <w:rPr>
                <w:rFonts w:ascii="Times New Roman" w:hAnsi="Times New Roman"/>
                <w:color w:val="000000" w:themeColor="text1"/>
                <w:lang w:val="en-US" w:eastAsia="ko-KR"/>
              </w:rPr>
              <w:tab/>
            </w:r>
          </w:p>
          <w:p w14:paraId="4538AE29" w14:textId="41F12A7D" w:rsidR="008869F5" w:rsidRPr="00AC7155" w:rsidRDefault="008869F5" w:rsidP="001E314C">
            <w:pPr>
              <w:jc w:val="both"/>
              <w:rPr>
                <w:rFonts w:ascii="Times New Roman" w:hAnsi="Times New Roman"/>
                <w:color w:val="000000" w:themeColor="text1"/>
                <w:lang w:val="en-US" w:eastAsia="ko-KR"/>
              </w:rPr>
            </w:pPr>
            <w:r w:rsidRPr="00AC7155">
              <w:rPr>
                <w:rFonts w:ascii="Times New Roman" w:hAnsi="Times New Roman"/>
                <w:color w:val="000000" w:themeColor="text1"/>
                <w:lang w:val="en-US" w:eastAsia="ko-KR"/>
              </w:rPr>
              <w:t>(a)</w:t>
            </w:r>
            <w:r w:rsidRPr="00AC7155">
              <w:rPr>
                <w:rFonts w:ascii="Times New Roman" w:hAnsi="Times New Roman"/>
                <w:color w:val="000000" w:themeColor="text1"/>
                <w:lang w:val="en-US" w:eastAsia="ko-KR"/>
              </w:rPr>
              <w:tab/>
              <w:t xml:space="preserve">Visa permits or authorizations required by the laws of </w:t>
            </w:r>
            <w:del w:id="51" w:author="7Я" w:date="2026-01-03T10:50:00Z">
              <w:r w:rsidRPr="00AC7155" w:rsidDel="00104E41">
                <w:rPr>
                  <w:rFonts w:ascii="Times New Roman" w:hAnsi="Times New Roman"/>
                  <w:color w:val="000000" w:themeColor="text1"/>
                  <w:lang w:val="en-US" w:eastAsia="ko-KR"/>
                </w:rPr>
                <w:delText>Uzbekistan</w:delText>
              </w:r>
            </w:del>
            <w:ins w:id="52" w:author="7Я" w:date="2026-01-03T10:50:00Z">
              <w:r w:rsidR="00104E41">
                <w:rPr>
                  <w:rFonts w:ascii="Times New Roman" w:hAnsi="Times New Roman"/>
                  <w:color w:val="000000" w:themeColor="text1"/>
                  <w:lang w:val="en-US" w:eastAsia="ko-KR"/>
                </w:rPr>
                <w:t>Russian Federation</w:t>
              </w:r>
            </w:ins>
            <w:r w:rsidRPr="00AC7155">
              <w:rPr>
                <w:rFonts w:ascii="Times New Roman" w:hAnsi="Times New Roman"/>
                <w:color w:val="000000" w:themeColor="text1"/>
                <w:lang w:val="en-US" w:eastAsia="ko-KR"/>
              </w:rPr>
              <w:t xml:space="preserve"> to allow the supervisors enter to </w:t>
            </w:r>
            <w:del w:id="53" w:author="7Я" w:date="2026-01-03T10:50:00Z">
              <w:r w:rsidRPr="00AC7155" w:rsidDel="00104E41">
                <w:rPr>
                  <w:rFonts w:ascii="Times New Roman" w:hAnsi="Times New Roman"/>
                  <w:color w:val="000000" w:themeColor="text1"/>
                  <w:lang w:val="en-US" w:eastAsia="ko-KR"/>
                </w:rPr>
                <w:delText>Republic of Uzbekistan</w:delText>
              </w:r>
            </w:del>
            <w:ins w:id="54" w:author="7Я" w:date="2026-01-03T10:50:00Z">
              <w:r w:rsidR="00104E41">
                <w:rPr>
                  <w:rFonts w:ascii="Times New Roman" w:hAnsi="Times New Roman"/>
                  <w:color w:val="000000" w:themeColor="text1"/>
                  <w:lang w:val="en-US" w:eastAsia="ko-KR"/>
                </w:rPr>
                <w:t>Russian Federation</w:t>
              </w:r>
            </w:ins>
            <w:r w:rsidRPr="00AC7155">
              <w:rPr>
                <w:rFonts w:ascii="Times New Roman" w:hAnsi="Times New Roman"/>
                <w:color w:val="000000" w:themeColor="text1"/>
                <w:lang w:val="en-US" w:eastAsia="ko-KR"/>
              </w:rPr>
              <w:t>;</w:t>
            </w:r>
          </w:p>
          <w:p w14:paraId="2A7E2C0B" w14:textId="77777777" w:rsidR="008869F5" w:rsidRPr="00AC7155" w:rsidRDefault="008869F5" w:rsidP="001E314C">
            <w:pPr>
              <w:jc w:val="both"/>
              <w:rPr>
                <w:rFonts w:ascii="Times New Roman" w:hAnsi="Times New Roman"/>
                <w:color w:val="000000" w:themeColor="text1"/>
                <w:lang w:val="en-US" w:eastAsia="ko-KR"/>
              </w:rPr>
            </w:pPr>
          </w:p>
          <w:p w14:paraId="456C70F8" w14:textId="77777777" w:rsidR="008869F5" w:rsidRPr="00AC7155" w:rsidRDefault="008869F5" w:rsidP="001E314C">
            <w:pPr>
              <w:jc w:val="both"/>
              <w:rPr>
                <w:rFonts w:ascii="Times New Roman" w:hAnsi="Times New Roman"/>
                <w:color w:val="000000" w:themeColor="text1"/>
                <w:lang w:val="en-US" w:eastAsia="ko-KR"/>
              </w:rPr>
            </w:pPr>
          </w:p>
          <w:p w14:paraId="6C36C52A" w14:textId="77777777" w:rsidR="008869F5" w:rsidRPr="00AC7155" w:rsidRDefault="008869F5" w:rsidP="001E314C">
            <w:pPr>
              <w:jc w:val="both"/>
              <w:rPr>
                <w:rFonts w:ascii="Times New Roman" w:hAnsi="Times New Roman"/>
                <w:color w:val="000000" w:themeColor="text1"/>
                <w:lang w:val="en-US" w:eastAsia="ko-KR"/>
              </w:rPr>
            </w:pPr>
            <w:r w:rsidRPr="00AC7155">
              <w:rPr>
                <w:rFonts w:ascii="Times New Roman" w:hAnsi="Times New Roman"/>
                <w:color w:val="000000" w:themeColor="text1"/>
                <w:lang w:val="en-US" w:eastAsia="ko-KR"/>
              </w:rPr>
              <w:t>(b)</w:t>
            </w:r>
            <w:r w:rsidRPr="00AC7155">
              <w:rPr>
                <w:rFonts w:ascii="Times New Roman" w:hAnsi="Times New Roman"/>
                <w:color w:val="000000" w:themeColor="text1"/>
                <w:lang w:val="en-US" w:eastAsia="ko-KR"/>
              </w:rPr>
              <w:tab/>
              <w:t>All necessary steps to protect specialists and ensure the safety lives and properties against danger and loss.</w:t>
            </w:r>
          </w:p>
          <w:p w14:paraId="0C36CBC1" w14:textId="77777777" w:rsidR="008869F5" w:rsidRPr="00AC7155" w:rsidRDefault="008869F5" w:rsidP="001E314C">
            <w:pPr>
              <w:jc w:val="both"/>
              <w:rPr>
                <w:rFonts w:ascii="Times New Roman" w:hAnsi="Times New Roman"/>
                <w:color w:val="000000" w:themeColor="text1"/>
                <w:lang w:val="en-US" w:eastAsia="ko-KR"/>
              </w:rPr>
            </w:pPr>
          </w:p>
          <w:p w14:paraId="2D336961" w14:textId="77777777" w:rsidR="008869F5" w:rsidRPr="00AC7155" w:rsidRDefault="008869F5" w:rsidP="008869F5">
            <w:pPr>
              <w:pStyle w:val="afff6"/>
              <w:numPr>
                <w:ilvl w:val="0"/>
                <w:numId w:val="18"/>
              </w:numPr>
              <w:ind w:left="0"/>
              <w:contextualSpacing/>
              <w:jc w:val="both"/>
              <w:rPr>
                <w:rFonts w:ascii="Times New Roman" w:hAnsi="Times New Roman"/>
                <w:b/>
                <w:color w:val="000000" w:themeColor="text1"/>
                <w:lang w:val="en-US"/>
              </w:rPr>
            </w:pPr>
            <w:r w:rsidRPr="00AC7155">
              <w:rPr>
                <w:rFonts w:ascii="Times New Roman" w:hAnsi="Times New Roman"/>
                <w:b/>
                <w:color w:val="000000" w:themeColor="text1"/>
                <w:lang w:val="en-US"/>
              </w:rPr>
              <w:t>7</w:t>
            </w:r>
            <w:r w:rsidRPr="00AC7155">
              <w:rPr>
                <w:rFonts w:ascii="Times New Roman" w:hAnsi="Times New Roman"/>
                <w:b/>
                <w:color w:val="000000" w:themeColor="text1"/>
              </w:rPr>
              <w:t xml:space="preserve">. </w:t>
            </w:r>
            <w:r w:rsidRPr="00AC7155">
              <w:rPr>
                <w:rFonts w:ascii="Times New Roman" w:hAnsi="Times New Roman"/>
                <w:b/>
                <w:color w:val="000000" w:themeColor="text1"/>
                <w:lang w:val="en-US"/>
              </w:rPr>
              <w:t xml:space="preserve">Sanctions </w:t>
            </w:r>
          </w:p>
          <w:p w14:paraId="285E85E8" w14:textId="677CC8D2" w:rsidR="008869F5" w:rsidRPr="00AC7155" w:rsidRDefault="008869F5" w:rsidP="001E314C">
            <w:pPr>
              <w:pStyle w:val="24"/>
              <w:jc w:val="both"/>
              <w:rPr>
                <w:color w:val="000000" w:themeColor="text1"/>
                <w:sz w:val="24"/>
                <w:szCs w:val="24"/>
                <w:lang w:eastAsia="ru-RU"/>
              </w:rPr>
            </w:pPr>
            <w:r w:rsidRPr="00AC7155">
              <w:rPr>
                <w:b w:val="0"/>
                <w:color w:val="000000" w:themeColor="text1"/>
                <w:sz w:val="24"/>
                <w:szCs w:val="24"/>
                <w:lang w:eastAsia="ru-RU"/>
              </w:rPr>
              <w:t>7.1. In case of delay in delivery of Goods</w:t>
            </w:r>
            <w:r w:rsidRPr="00AC7155">
              <w:rPr>
                <w:b w:val="0"/>
                <w:color w:val="000000" w:themeColor="text1"/>
                <w:sz w:val="24"/>
                <w:szCs w:val="24"/>
                <w:lang w:eastAsia="ko-KR"/>
              </w:rPr>
              <w:t xml:space="preserve"> </w:t>
            </w:r>
            <w:r w:rsidRPr="00AC7155">
              <w:rPr>
                <w:b w:val="0"/>
                <w:color w:val="000000" w:themeColor="text1"/>
                <w:sz w:val="24"/>
                <w:szCs w:val="24"/>
                <w:lang w:eastAsia="ru-RU"/>
              </w:rPr>
              <w:t>against the terms specified in th</w:t>
            </w:r>
            <w:r w:rsidRPr="00AC7155">
              <w:rPr>
                <w:b w:val="0"/>
                <w:color w:val="000000" w:themeColor="text1"/>
                <w:sz w:val="24"/>
                <w:szCs w:val="24"/>
                <w:lang w:eastAsia="ko-KR"/>
              </w:rPr>
              <w:t>is</w:t>
            </w:r>
            <w:r w:rsidRPr="00AC7155">
              <w:rPr>
                <w:b w:val="0"/>
                <w:color w:val="000000" w:themeColor="text1"/>
                <w:sz w:val="24"/>
                <w:szCs w:val="24"/>
                <w:lang w:eastAsia="ru-RU"/>
              </w:rPr>
              <w:t xml:space="preserve"> Contract, the Buyer has a right to impose a penal</w:t>
            </w:r>
            <w:r w:rsidR="00085D7C" w:rsidRPr="00AC7155">
              <w:rPr>
                <w:b w:val="0"/>
                <w:color w:val="000000" w:themeColor="text1"/>
                <w:sz w:val="24"/>
                <w:szCs w:val="24"/>
                <w:lang w:eastAsia="ru-RU"/>
              </w:rPr>
              <w:t>ty to the Seller at the rate 0,5</w:t>
            </w:r>
            <w:r w:rsidRPr="00AC7155">
              <w:rPr>
                <w:b w:val="0"/>
                <w:color w:val="000000" w:themeColor="text1"/>
                <w:sz w:val="24"/>
                <w:szCs w:val="24"/>
                <w:lang w:eastAsia="ru-RU"/>
              </w:rPr>
              <w:t xml:space="preserve"> % from the cost of delayed Goods for each day of delay, but it should not exceed 5</w:t>
            </w:r>
            <w:r w:rsidR="00085D7C" w:rsidRPr="00AC7155">
              <w:rPr>
                <w:b w:val="0"/>
                <w:color w:val="000000" w:themeColor="text1"/>
                <w:sz w:val="24"/>
                <w:szCs w:val="24"/>
                <w:lang w:val="en-US" w:eastAsia="ru-RU"/>
              </w:rPr>
              <w:t>0</w:t>
            </w:r>
            <w:r w:rsidRPr="00AC7155">
              <w:rPr>
                <w:b w:val="0"/>
                <w:color w:val="000000" w:themeColor="text1"/>
                <w:sz w:val="24"/>
                <w:szCs w:val="24"/>
                <w:lang w:eastAsia="ru-RU"/>
              </w:rPr>
              <w:t>% from the cost of the delayed Goods</w:t>
            </w:r>
            <w:r w:rsidRPr="00AC7155">
              <w:rPr>
                <w:color w:val="000000" w:themeColor="text1"/>
                <w:sz w:val="24"/>
                <w:szCs w:val="24"/>
                <w:lang w:eastAsia="ru-RU"/>
              </w:rPr>
              <w:t>.</w:t>
            </w:r>
          </w:p>
          <w:p w14:paraId="4D43DCB0" w14:textId="77777777" w:rsidR="008869F5" w:rsidRPr="00AC7155" w:rsidRDefault="008869F5" w:rsidP="001E314C">
            <w:pPr>
              <w:pStyle w:val="24"/>
              <w:jc w:val="both"/>
              <w:rPr>
                <w:color w:val="000000" w:themeColor="text1"/>
                <w:sz w:val="24"/>
                <w:szCs w:val="24"/>
                <w:lang w:eastAsia="ru-RU"/>
              </w:rPr>
            </w:pPr>
          </w:p>
          <w:p w14:paraId="3F7629C0" w14:textId="3F9FDA0B" w:rsidR="008869F5" w:rsidRPr="00AC7155" w:rsidRDefault="008869F5" w:rsidP="001E314C">
            <w:pPr>
              <w:pStyle w:val="24"/>
              <w:jc w:val="both"/>
              <w:rPr>
                <w:b w:val="0"/>
                <w:color w:val="000000" w:themeColor="text1"/>
                <w:sz w:val="24"/>
                <w:szCs w:val="24"/>
                <w:lang w:eastAsia="ru-RU"/>
              </w:rPr>
            </w:pPr>
            <w:r w:rsidRPr="00AC7155">
              <w:rPr>
                <w:b w:val="0"/>
                <w:color w:val="000000" w:themeColor="text1"/>
                <w:sz w:val="24"/>
                <w:szCs w:val="24"/>
                <w:lang w:eastAsia="ru-RU"/>
              </w:rPr>
              <w:t xml:space="preserve">7.2. In case of delay in payment for the Goods against the terms specified in the present Contract, </w:t>
            </w:r>
            <w:r w:rsidRPr="00AC7155">
              <w:rPr>
                <w:b w:val="0"/>
                <w:color w:val="000000" w:themeColor="text1"/>
                <w:sz w:val="24"/>
                <w:szCs w:val="24"/>
                <w:lang w:eastAsia="ru-RU"/>
              </w:rPr>
              <w:lastRenderedPageBreak/>
              <w:t>the Seller has a right to impose a pena</w:t>
            </w:r>
            <w:r w:rsidR="00085D7C" w:rsidRPr="00AC7155">
              <w:rPr>
                <w:b w:val="0"/>
                <w:color w:val="000000" w:themeColor="text1"/>
                <w:sz w:val="24"/>
                <w:szCs w:val="24"/>
                <w:lang w:eastAsia="ru-RU"/>
              </w:rPr>
              <w:t>lty to the Buyer at the rate 0,4</w:t>
            </w:r>
            <w:r w:rsidRPr="00AC7155">
              <w:rPr>
                <w:b w:val="0"/>
                <w:color w:val="000000" w:themeColor="text1"/>
                <w:sz w:val="24"/>
                <w:szCs w:val="24"/>
                <w:lang w:eastAsia="ru-RU"/>
              </w:rPr>
              <w:t>% from the amount of the Goods for each day of delay, but it should not exceed 5</w:t>
            </w:r>
            <w:r w:rsidR="00085D7C" w:rsidRPr="00AC7155">
              <w:rPr>
                <w:b w:val="0"/>
                <w:color w:val="000000" w:themeColor="text1"/>
                <w:sz w:val="24"/>
                <w:szCs w:val="24"/>
                <w:lang w:val="en-US" w:eastAsia="ru-RU"/>
              </w:rPr>
              <w:t>0</w:t>
            </w:r>
            <w:r w:rsidRPr="00AC7155">
              <w:rPr>
                <w:b w:val="0"/>
                <w:color w:val="000000" w:themeColor="text1"/>
                <w:sz w:val="24"/>
                <w:szCs w:val="24"/>
                <w:lang w:eastAsia="ru-RU"/>
              </w:rPr>
              <w:t>% from the amount of the Goods not paid on time.</w:t>
            </w:r>
          </w:p>
          <w:p w14:paraId="332C6E1D" w14:textId="77777777" w:rsidR="008869F5" w:rsidRPr="00AC7155" w:rsidRDefault="008869F5" w:rsidP="001E314C">
            <w:pPr>
              <w:jc w:val="both"/>
              <w:rPr>
                <w:rFonts w:ascii="Times New Roman" w:hAnsi="Times New Roman"/>
                <w:color w:val="000000" w:themeColor="text1"/>
                <w:lang w:val="en-US"/>
              </w:rPr>
            </w:pPr>
          </w:p>
          <w:p w14:paraId="4A890D53" w14:textId="53CA9329" w:rsidR="008869F5" w:rsidRPr="00AC7155" w:rsidRDefault="008869F5" w:rsidP="001E314C">
            <w:pPr>
              <w:jc w:val="both"/>
              <w:rPr>
                <w:rFonts w:ascii="Times New Roman" w:hAnsi="Times New Roman"/>
                <w:color w:val="000000" w:themeColor="text1"/>
                <w:lang w:val="en-US"/>
              </w:rPr>
            </w:pPr>
            <w:r w:rsidRPr="00AC7155">
              <w:rPr>
                <w:rFonts w:ascii="Times New Roman" w:hAnsi="Times New Roman"/>
                <w:color w:val="000000" w:themeColor="text1"/>
                <w:lang w:val="en-US"/>
              </w:rPr>
              <w:t xml:space="preserve">7.3. If the delivered Goods do not match with standards, technical conditions, samples and other obligatory conditions by quality, the Buyer has right to impose from the Seller penalty at the rate </w:t>
            </w:r>
            <w:r w:rsidR="00085D7C" w:rsidRPr="00AC7155">
              <w:rPr>
                <w:rFonts w:ascii="Times New Roman" w:hAnsi="Times New Roman"/>
                <w:color w:val="000000" w:themeColor="text1"/>
                <w:lang w:val="en-US"/>
              </w:rPr>
              <w:t>20</w:t>
            </w:r>
            <w:r w:rsidRPr="00AC7155">
              <w:rPr>
                <w:rFonts w:ascii="Times New Roman" w:hAnsi="Times New Roman"/>
                <w:color w:val="000000" w:themeColor="text1"/>
                <w:lang w:val="en-US"/>
              </w:rPr>
              <w:t>% from the cost of improper quality of Goods.</w:t>
            </w:r>
          </w:p>
          <w:p w14:paraId="06D10B3D" w14:textId="77777777" w:rsidR="008869F5" w:rsidRPr="00AC7155" w:rsidRDefault="008869F5" w:rsidP="001E314C">
            <w:pPr>
              <w:jc w:val="both"/>
              <w:rPr>
                <w:rFonts w:ascii="Times New Roman" w:hAnsi="Times New Roman"/>
                <w:strike/>
                <w:color w:val="000000" w:themeColor="text1"/>
                <w:lang w:val="en-US"/>
              </w:rPr>
            </w:pPr>
          </w:p>
          <w:p w14:paraId="1CA8CDB9" w14:textId="77777777" w:rsidR="008869F5" w:rsidRPr="00AC7155" w:rsidRDefault="008869F5" w:rsidP="001E314C">
            <w:pPr>
              <w:jc w:val="both"/>
              <w:rPr>
                <w:rFonts w:ascii="Times New Roman" w:hAnsi="Times New Roman"/>
                <w:strike/>
                <w:color w:val="000000" w:themeColor="text1"/>
                <w:lang w:val="en-US"/>
              </w:rPr>
            </w:pPr>
          </w:p>
          <w:p w14:paraId="12E8EC48" w14:textId="77777777" w:rsidR="008869F5" w:rsidRPr="00AC7155" w:rsidRDefault="008869F5" w:rsidP="001E314C">
            <w:pPr>
              <w:pStyle w:val="24"/>
              <w:jc w:val="both"/>
              <w:rPr>
                <w:b w:val="0"/>
                <w:color w:val="000000" w:themeColor="text1"/>
                <w:sz w:val="24"/>
                <w:szCs w:val="24"/>
                <w:lang w:eastAsia="ru-RU"/>
              </w:rPr>
            </w:pPr>
            <w:r w:rsidRPr="00AC7155">
              <w:rPr>
                <w:color w:val="000000" w:themeColor="text1"/>
                <w:sz w:val="24"/>
                <w:szCs w:val="24"/>
                <w:lang w:eastAsia="ru-RU"/>
              </w:rPr>
              <w:t>8.</w:t>
            </w:r>
            <w:r w:rsidRPr="00AC7155">
              <w:rPr>
                <w:b w:val="0"/>
                <w:color w:val="000000" w:themeColor="text1"/>
                <w:sz w:val="24"/>
                <w:szCs w:val="24"/>
                <w:lang w:eastAsia="ru-RU"/>
              </w:rPr>
              <w:t xml:space="preserve">  </w:t>
            </w:r>
            <w:r w:rsidRPr="00AC7155">
              <w:rPr>
                <w:color w:val="000000" w:themeColor="text1"/>
                <w:sz w:val="24"/>
                <w:szCs w:val="24"/>
                <w:lang w:eastAsia="ru-RU"/>
              </w:rPr>
              <w:t>Quality of Goods and warranty.</w:t>
            </w:r>
          </w:p>
          <w:p w14:paraId="0CBD30DE" w14:textId="77777777" w:rsidR="008869F5" w:rsidRPr="00AC7155" w:rsidRDefault="008869F5" w:rsidP="001E314C">
            <w:pPr>
              <w:tabs>
                <w:tab w:val="num" w:pos="318"/>
              </w:tabs>
              <w:jc w:val="both"/>
              <w:rPr>
                <w:rFonts w:ascii="Times New Roman" w:hAnsi="Times New Roman"/>
                <w:color w:val="000000" w:themeColor="text1"/>
                <w:lang w:val="en-US"/>
              </w:rPr>
            </w:pPr>
            <w:r w:rsidRPr="00AC7155">
              <w:rPr>
                <w:rFonts w:ascii="Times New Roman" w:hAnsi="Times New Roman"/>
                <w:color w:val="000000" w:themeColor="text1"/>
                <w:lang w:val="en-US"/>
              </w:rPr>
              <w:t>The Seller guarantees:</w:t>
            </w:r>
          </w:p>
          <w:p w14:paraId="51087CA7" w14:textId="77777777" w:rsidR="008869F5" w:rsidRPr="00AC7155" w:rsidRDefault="008869F5" w:rsidP="001E314C">
            <w:pPr>
              <w:tabs>
                <w:tab w:val="num" w:pos="318"/>
              </w:tabs>
              <w:jc w:val="both"/>
              <w:rPr>
                <w:rFonts w:ascii="Times New Roman" w:hAnsi="Times New Roman"/>
                <w:color w:val="000000" w:themeColor="text1"/>
                <w:lang w:val="en-US"/>
              </w:rPr>
            </w:pPr>
            <w:r w:rsidRPr="00AC7155">
              <w:rPr>
                <w:rFonts w:ascii="Times New Roman" w:hAnsi="Times New Roman"/>
                <w:color w:val="000000" w:themeColor="text1"/>
                <w:lang w:val="en-US"/>
              </w:rPr>
              <w:t xml:space="preserve">8.1. That delivered according to the Attachment №1 of the present Contract Goods are new made with high quality in accordance with standards, specifications and technical conditions. </w:t>
            </w:r>
          </w:p>
          <w:p w14:paraId="4DA301DC" w14:textId="77777777" w:rsidR="008869F5" w:rsidRPr="00AC7155" w:rsidRDefault="008869F5" w:rsidP="001E314C">
            <w:pPr>
              <w:tabs>
                <w:tab w:val="num" w:pos="318"/>
              </w:tabs>
              <w:jc w:val="both"/>
              <w:rPr>
                <w:rFonts w:ascii="Times New Roman" w:hAnsi="Times New Roman"/>
                <w:color w:val="000000" w:themeColor="text1"/>
                <w:lang w:val="en-US"/>
              </w:rPr>
            </w:pPr>
            <w:r w:rsidRPr="00AC7155">
              <w:rPr>
                <w:rFonts w:ascii="Times New Roman" w:hAnsi="Times New Roman"/>
                <w:color w:val="000000" w:themeColor="text1"/>
                <w:lang w:val="en-US"/>
              </w:rPr>
              <w:t xml:space="preserve">Manufacturer’s warranty is for 36 months after acceptance inspection at the factory to be Installed or </w:t>
            </w:r>
          </w:p>
          <w:p w14:paraId="018B440B" w14:textId="77777777" w:rsidR="008869F5" w:rsidRPr="00AC7155" w:rsidRDefault="008869F5" w:rsidP="001E314C">
            <w:pPr>
              <w:tabs>
                <w:tab w:val="num" w:pos="318"/>
              </w:tabs>
              <w:jc w:val="both"/>
              <w:rPr>
                <w:rFonts w:ascii="Times New Roman" w:hAnsi="Times New Roman"/>
                <w:color w:val="000000" w:themeColor="text1"/>
                <w:lang w:val="en-US"/>
              </w:rPr>
            </w:pPr>
            <w:r w:rsidRPr="00AC7155">
              <w:rPr>
                <w:rFonts w:ascii="Times New Roman" w:hAnsi="Times New Roman"/>
                <w:color w:val="000000" w:themeColor="text1"/>
                <w:lang w:val="en-US"/>
              </w:rPr>
              <w:t>39 months from date of shipment whichever occurs first.</w:t>
            </w:r>
          </w:p>
          <w:p w14:paraId="56BE1BC8" w14:textId="77777777" w:rsidR="008869F5" w:rsidRPr="00AC7155" w:rsidRDefault="008869F5" w:rsidP="001E314C">
            <w:pPr>
              <w:tabs>
                <w:tab w:val="num" w:pos="318"/>
              </w:tabs>
              <w:jc w:val="both"/>
              <w:rPr>
                <w:rFonts w:ascii="Times New Roman" w:hAnsi="Times New Roman"/>
                <w:color w:val="000000" w:themeColor="text1"/>
                <w:lang w:val="en-US"/>
              </w:rPr>
            </w:pPr>
          </w:p>
          <w:p w14:paraId="563CB3EE" w14:textId="77777777" w:rsidR="008869F5" w:rsidRPr="00AC7155" w:rsidRDefault="008869F5" w:rsidP="001E314C">
            <w:pPr>
              <w:tabs>
                <w:tab w:val="num" w:pos="318"/>
              </w:tabs>
              <w:jc w:val="both"/>
              <w:rPr>
                <w:rFonts w:ascii="Times New Roman" w:hAnsi="Times New Roman"/>
                <w:color w:val="000000" w:themeColor="text1"/>
                <w:lang w:val="en-US"/>
              </w:rPr>
            </w:pPr>
            <w:r w:rsidRPr="00AC7155">
              <w:rPr>
                <w:rFonts w:ascii="Times New Roman" w:hAnsi="Times New Roman"/>
                <w:color w:val="000000" w:themeColor="text1"/>
                <w:lang w:val="en-US"/>
              </w:rPr>
              <w:t>During this period, machine troubles or damaged parts resulting from manufacture’s defects</w:t>
            </w:r>
          </w:p>
          <w:p w14:paraId="71CF8275" w14:textId="77777777" w:rsidR="008869F5" w:rsidRPr="00AC7155" w:rsidRDefault="008869F5" w:rsidP="001E314C">
            <w:pPr>
              <w:tabs>
                <w:tab w:val="num" w:pos="318"/>
              </w:tabs>
              <w:jc w:val="both"/>
              <w:rPr>
                <w:rFonts w:ascii="Times New Roman" w:hAnsi="Times New Roman"/>
                <w:color w:val="000000" w:themeColor="text1"/>
                <w:lang w:val="en-US"/>
              </w:rPr>
            </w:pPr>
            <w:r w:rsidRPr="00AC7155">
              <w:rPr>
                <w:rFonts w:ascii="Times New Roman" w:hAnsi="Times New Roman"/>
                <w:color w:val="000000" w:themeColor="text1"/>
                <w:lang w:val="en-US"/>
              </w:rPr>
              <w:t>will be repaired or replaced at free of charge.</w:t>
            </w:r>
          </w:p>
          <w:p w14:paraId="40CCA9E8" w14:textId="77777777" w:rsidR="008869F5" w:rsidRPr="00AC7155" w:rsidRDefault="008869F5" w:rsidP="001E314C">
            <w:pPr>
              <w:tabs>
                <w:tab w:val="num" w:pos="318"/>
              </w:tabs>
              <w:jc w:val="both"/>
              <w:rPr>
                <w:rFonts w:ascii="Times New Roman" w:hAnsi="Times New Roman"/>
                <w:color w:val="000000" w:themeColor="text1"/>
                <w:lang w:val="en-US"/>
              </w:rPr>
            </w:pPr>
            <w:r w:rsidRPr="00AC7155">
              <w:rPr>
                <w:rFonts w:ascii="Times New Roman" w:hAnsi="Times New Roman"/>
                <w:color w:val="000000" w:themeColor="text1"/>
                <w:lang w:val="en-US"/>
              </w:rPr>
              <w:t>The scope of the warranty is only applied in between the Customer and the Manufacturer and</w:t>
            </w:r>
          </w:p>
          <w:p w14:paraId="069EF63D" w14:textId="77777777" w:rsidR="008869F5" w:rsidRPr="00AC7155" w:rsidRDefault="008869F5" w:rsidP="001E314C">
            <w:pPr>
              <w:tabs>
                <w:tab w:val="num" w:pos="318"/>
              </w:tabs>
              <w:rPr>
                <w:rFonts w:ascii="Times New Roman" w:hAnsi="Times New Roman"/>
                <w:color w:val="000000" w:themeColor="text1"/>
                <w:lang w:val="en-US"/>
              </w:rPr>
            </w:pPr>
            <w:r w:rsidRPr="00AC7155">
              <w:rPr>
                <w:rFonts w:ascii="Times New Roman" w:hAnsi="Times New Roman"/>
                <w:color w:val="000000" w:themeColor="text1"/>
                <w:lang w:val="en-US"/>
              </w:rPr>
              <w:t>the warrantee in between the Customer and the End-user will be covered by the Customer.</w:t>
            </w:r>
          </w:p>
          <w:p w14:paraId="1B59242E" w14:textId="77777777" w:rsidR="008869F5" w:rsidRPr="00AC7155" w:rsidRDefault="008869F5" w:rsidP="001E314C">
            <w:pPr>
              <w:tabs>
                <w:tab w:val="num" w:pos="318"/>
              </w:tabs>
              <w:rPr>
                <w:rFonts w:ascii="Times New Roman" w:hAnsi="Times New Roman"/>
                <w:color w:val="000000" w:themeColor="text1"/>
                <w:lang w:val="en-US"/>
              </w:rPr>
            </w:pPr>
            <w:r w:rsidRPr="00AC7155">
              <w:rPr>
                <w:rFonts w:ascii="Times New Roman" w:hAnsi="Times New Roman"/>
                <w:color w:val="000000" w:themeColor="text1"/>
                <w:lang w:val="en-US"/>
              </w:rPr>
              <w:t>These followings however are not applied to the warranty in any case;</w:t>
            </w:r>
          </w:p>
          <w:p w14:paraId="45CDBE05" w14:textId="77777777" w:rsidR="008869F5" w:rsidRPr="00AC7155" w:rsidRDefault="008869F5" w:rsidP="001E314C">
            <w:pPr>
              <w:tabs>
                <w:tab w:val="num" w:pos="318"/>
              </w:tabs>
              <w:rPr>
                <w:rFonts w:ascii="Times New Roman" w:hAnsi="Times New Roman"/>
                <w:color w:val="000000" w:themeColor="text1"/>
                <w:lang w:val="en-US"/>
              </w:rPr>
            </w:pPr>
          </w:p>
          <w:p w14:paraId="00FFA055" w14:textId="77777777" w:rsidR="008869F5" w:rsidRPr="00AC7155" w:rsidRDefault="008869F5" w:rsidP="001E314C">
            <w:pPr>
              <w:tabs>
                <w:tab w:val="num" w:pos="318"/>
              </w:tabs>
              <w:rPr>
                <w:rFonts w:ascii="Times New Roman" w:hAnsi="Times New Roman"/>
                <w:color w:val="000000" w:themeColor="text1"/>
                <w:lang w:val="en-US"/>
              </w:rPr>
            </w:pPr>
            <w:r w:rsidRPr="00AC7155">
              <w:rPr>
                <w:rFonts w:ascii="Times New Roman" w:hAnsi="Times New Roman"/>
                <w:color w:val="000000" w:themeColor="text1"/>
                <w:lang w:val="en-US"/>
              </w:rPr>
              <w:t>A. For consumable parts and purchased parts it is 12 months (including main consumable driving components, QDC, automation, peripherals)</w:t>
            </w:r>
          </w:p>
          <w:p w14:paraId="69B6A089" w14:textId="77777777" w:rsidR="008869F5" w:rsidRPr="00AC7155" w:rsidRDefault="008869F5" w:rsidP="001E314C">
            <w:pPr>
              <w:tabs>
                <w:tab w:val="num" w:pos="318"/>
              </w:tabs>
              <w:rPr>
                <w:rFonts w:ascii="Times New Roman" w:hAnsi="Times New Roman"/>
                <w:color w:val="000000" w:themeColor="text1"/>
                <w:lang w:val="en-US"/>
              </w:rPr>
            </w:pPr>
          </w:p>
          <w:p w14:paraId="1E39A8CD" w14:textId="77777777" w:rsidR="008869F5" w:rsidRPr="00AC7155" w:rsidRDefault="008869F5" w:rsidP="001E314C">
            <w:pPr>
              <w:tabs>
                <w:tab w:val="num" w:pos="318"/>
              </w:tabs>
              <w:rPr>
                <w:rFonts w:ascii="Times New Roman" w:hAnsi="Times New Roman"/>
                <w:color w:val="000000" w:themeColor="text1"/>
                <w:lang w:val="en-US"/>
              </w:rPr>
            </w:pPr>
          </w:p>
          <w:p w14:paraId="250D772C" w14:textId="77777777" w:rsidR="008869F5" w:rsidRPr="00AC7155" w:rsidRDefault="008869F5" w:rsidP="001E314C">
            <w:pPr>
              <w:tabs>
                <w:tab w:val="num" w:pos="318"/>
              </w:tabs>
              <w:rPr>
                <w:rFonts w:ascii="Times New Roman" w:hAnsi="Times New Roman"/>
                <w:color w:val="000000" w:themeColor="text1"/>
                <w:lang w:val="en-US"/>
              </w:rPr>
            </w:pPr>
            <w:r w:rsidRPr="00AC7155">
              <w:rPr>
                <w:rFonts w:ascii="Times New Roman" w:hAnsi="Times New Roman"/>
                <w:color w:val="000000" w:themeColor="text1"/>
                <w:lang w:val="en-US"/>
              </w:rPr>
              <w:t>B. Operation beyond machine capacity specified (Overload or other points mentioned in the manual)</w:t>
            </w:r>
          </w:p>
          <w:p w14:paraId="10A19D64" w14:textId="77777777" w:rsidR="008869F5" w:rsidRPr="00AC7155" w:rsidRDefault="008869F5" w:rsidP="001E314C">
            <w:pPr>
              <w:tabs>
                <w:tab w:val="num" w:pos="318"/>
              </w:tabs>
              <w:rPr>
                <w:rFonts w:ascii="Times New Roman" w:hAnsi="Times New Roman"/>
                <w:color w:val="000000" w:themeColor="text1"/>
                <w:lang w:val="en-US"/>
              </w:rPr>
            </w:pPr>
          </w:p>
          <w:p w14:paraId="231FC6F8" w14:textId="77777777" w:rsidR="008869F5" w:rsidRPr="00AC7155" w:rsidRDefault="008869F5" w:rsidP="001E314C">
            <w:pPr>
              <w:tabs>
                <w:tab w:val="num" w:pos="318"/>
              </w:tabs>
              <w:rPr>
                <w:rFonts w:ascii="Times New Roman" w:hAnsi="Times New Roman"/>
                <w:color w:val="000000" w:themeColor="text1"/>
                <w:lang w:val="en-US"/>
              </w:rPr>
            </w:pPr>
            <w:r w:rsidRPr="00AC7155">
              <w:rPr>
                <w:rFonts w:ascii="Times New Roman" w:hAnsi="Times New Roman"/>
                <w:color w:val="000000" w:themeColor="text1"/>
                <w:lang w:val="en-US"/>
              </w:rPr>
              <w:t>C. Troubles resulting from miss operation.</w:t>
            </w:r>
          </w:p>
          <w:p w14:paraId="1520D011" w14:textId="77777777" w:rsidR="008869F5" w:rsidRPr="00AC7155" w:rsidRDefault="008869F5" w:rsidP="001E314C">
            <w:pPr>
              <w:tabs>
                <w:tab w:val="num" w:pos="318"/>
              </w:tabs>
              <w:rPr>
                <w:rFonts w:ascii="Times New Roman" w:hAnsi="Times New Roman"/>
                <w:color w:val="000000" w:themeColor="text1"/>
                <w:lang w:val="en-US"/>
              </w:rPr>
            </w:pPr>
          </w:p>
          <w:p w14:paraId="26DAE9F4" w14:textId="77777777" w:rsidR="008869F5" w:rsidRPr="00AC7155" w:rsidRDefault="008869F5" w:rsidP="001E314C">
            <w:pPr>
              <w:tabs>
                <w:tab w:val="num" w:pos="318"/>
              </w:tabs>
              <w:rPr>
                <w:rFonts w:ascii="Times New Roman" w:hAnsi="Times New Roman"/>
                <w:color w:val="000000" w:themeColor="text1"/>
                <w:lang w:val="en-US"/>
              </w:rPr>
            </w:pPr>
            <w:r w:rsidRPr="00AC7155">
              <w:rPr>
                <w:rFonts w:ascii="Times New Roman" w:hAnsi="Times New Roman"/>
                <w:color w:val="000000" w:themeColor="text1"/>
                <w:lang w:val="en-US"/>
              </w:rPr>
              <w:t>D. Troubles resulting from failures of maintenance.</w:t>
            </w:r>
          </w:p>
          <w:p w14:paraId="374DFDF3" w14:textId="77777777" w:rsidR="008869F5" w:rsidRPr="00AC7155" w:rsidRDefault="008869F5" w:rsidP="001E314C">
            <w:pPr>
              <w:tabs>
                <w:tab w:val="num" w:pos="318"/>
              </w:tabs>
              <w:rPr>
                <w:rFonts w:ascii="Times New Roman" w:hAnsi="Times New Roman"/>
                <w:color w:val="000000" w:themeColor="text1"/>
                <w:lang w:val="en-US"/>
              </w:rPr>
            </w:pPr>
          </w:p>
          <w:p w14:paraId="4614119E" w14:textId="77777777" w:rsidR="008869F5" w:rsidRPr="00AC7155" w:rsidRDefault="008869F5" w:rsidP="001E314C">
            <w:pPr>
              <w:tabs>
                <w:tab w:val="num" w:pos="318"/>
              </w:tabs>
              <w:rPr>
                <w:rFonts w:ascii="Times New Roman" w:hAnsi="Times New Roman"/>
                <w:color w:val="000000" w:themeColor="text1"/>
                <w:lang w:val="en-US"/>
              </w:rPr>
            </w:pPr>
            <w:r w:rsidRPr="00AC7155">
              <w:rPr>
                <w:rFonts w:ascii="Times New Roman" w:hAnsi="Times New Roman"/>
                <w:color w:val="000000" w:themeColor="text1"/>
                <w:lang w:val="en-US"/>
              </w:rPr>
              <w:t>E. Troubles or damages resulting from a fire or act of God.</w:t>
            </w:r>
          </w:p>
          <w:p w14:paraId="0AF4B909" w14:textId="77777777" w:rsidR="008869F5" w:rsidRPr="00AC7155" w:rsidRDefault="008869F5" w:rsidP="001E314C">
            <w:pPr>
              <w:tabs>
                <w:tab w:val="num" w:pos="318"/>
              </w:tabs>
              <w:jc w:val="both"/>
              <w:rPr>
                <w:rFonts w:ascii="Times New Roman" w:hAnsi="Times New Roman"/>
                <w:color w:val="000000" w:themeColor="text1"/>
                <w:lang w:val="en-US"/>
              </w:rPr>
            </w:pPr>
          </w:p>
          <w:p w14:paraId="696B518E" w14:textId="77777777" w:rsidR="008869F5" w:rsidRPr="00AC7155" w:rsidRDefault="008869F5" w:rsidP="001E314C">
            <w:pPr>
              <w:tabs>
                <w:tab w:val="num" w:pos="318"/>
              </w:tabs>
              <w:jc w:val="both"/>
              <w:rPr>
                <w:rFonts w:ascii="Times New Roman" w:hAnsi="Times New Roman"/>
                <w:color w:val="000000" w:themeColor="text1"/>
                <w:lang w:val="en-US"/>
              </w:rPr>
            </w:pPr>
            <w:r w:rsidRPr="00AC7155">
              <w:rPr>
                <w:rFonts w:ascii="Times New Roman" w:hAnsi="Times New Roman"/>
                <w:color w:val="000000" w:themeColor="text1"/>
                <w:lang w:val="en-US"/>
              </w:rPr>
              <w:t>8.2 The Goods is considered as supplied by the Seller and accepted by the Buyer:</w:t>
            </w:r>
          </w:p>
          <w:p w14:paraId="552492C5" w14:textId="77777777" w:rsidR="008869F5" w:rsidRPr="00AC7155" w:rsidRDefault="008869F5" w:rsidP="001E314C">
            <w:pPr>
              <w:tabs>
                <w:tab w:val="num" w:pos="318"/>
              </w:tabs>
              <w:jc w:val="both"/>
              <w:rPr>
                <w:rFonts w:ascii="Times New Roman" w:hAnsi="Times New Roman"/>
                <w:color w:val="000000" w:themeColor="text1"/>
                <w:lang w:val="en-US"/>
              </w:rPr>
            </w:pPr>
            <w:r w:rsidRPr="00AC7155">
              <w:rPr>
                <w:rFonts w:ascii="Times New Roman" w:hAnsi="Times New Roman"/>
                <w:color w:val="000000" w:themeColor="text1"/>
                <w:lang w:val="en-US"/>
              </w:rPr>
              <w:t xml:space="preserve">a) after certifying that the quality of the Goods meets the conditions specified in clause 8.1 hereof; </w:t>
            </w:r>
          </w:p>
          <w:p w14:paraId="771F75C4" w14:textId="77777777" w:rsidR="008869F5" w:rsidRPr="00AC7155" w:rsidRDefault="008869F5" w:rsidP="001E314C">
            <w:pPr>
              <w:tabs>
                <w:tab w:val="num" w:pos="318"/>
              </w:tabs>
              <w:jc w:val="both"/>
              <w:rPr>
                <w:rFonts w:ascii="Times New Roman" w:hAnsi="Times New Roman"/>
                <w:color w:val="000000" w:themeColor="text1"/>
                <w:lang w:val="en-US"/>
              </w:rPr>
            </w:pPr>
          </w:p>
          <w:p w14:paraId="0CF5D71E" w14:textId="77777777" w:rsidR="008869F5" w:rsidRPr="00AC7155" w:rsidRDefault="008869F5" w:rsidP="001E314C">
            <w:pPr>
              <w:tabs>
                <w:tab w:val="num" w:pos="318"/>
              </w:tabs>
              <w:jc w:val="both"/>
              <w:rPr>
                <w:rFonts w:ascii="Times New Roman" w:hAnsi="Times New Roman"/>
                <w:color w:val="000000" w:themeColor="text1"/>
                <w:lang w:val="en-US"/>
              </w:rPr>
            </w:pPr>
            <w:r w:rsidRPr="00AC7155">
              <w:rPr>
                <w:rFonts w:ascii="Times New Roman" w:hAnsi="Times New Roman"/>
                <w:color w:val="000000" w:themeColor="text1"/>
                <w:lang w:val="en-US"/>
              </w:rPr>
              <w:t>b) after certifying that the quantity of Goods specified in the shipping documents meets the actual quantity of the Goods which have arrived to address of the Buyer.</w:t>
            </w:r>
          </w:p>
          <w:p w14:paraId="4E4A5790" w14:textId="77777777" w:rsidR="008869F5" w:rsidRPr="00AC7155" w:rsidRDefault="008869F5" w:rsidP="001E314C">
            <w:pPr>
              <w:tabs>
                <w:tab w:val="num" w:pos="318"/>
              </w:tabs>
              <w:jc w:val="both"/>
              <w:rPr>
                <w:rFonts w:ascii="Times New Roman" w:hAnsi="Times New Roman"/>
                <w:color w:val="000000" w:themeColor="text1"/>
                <w:lang w:val="en-US"/>
              </w:rPr>
            </w:pPr>
            <w:r w:rsidRPr="00AC7155">
              <w:rPr>
                <w:rFonts w:ascii="Times New Roman" w:hAnsi="Times New Roman"/>
                <w:color w:val="000000" w:themeColor="text1"/>
                <w:lang w:val="en-US"/>
              </w:rPr>
              <w:t xml:space="preserve"> 8.3. In case of revealing by the Buyer of any defects, discrepancies, shortages or surpluses of the Goods supplied by the Seller during unpacking and /or reception at a warehouse, the Buyer has the right to prepare the claim and to send a claim to the Seller, if such are available, in the following manner;</w:t>
            </w:r>
          </w:p>
          <w:p w14:paraId="150E1BF6" w14:textId="77777777" w:rsidR="008869F5" w:rsidRPr="00AC7155" w:rsidRDefault="008869F5" w:rsidP="001E314C">
            <w:pPr>
              <w:tabs>
                <w:tab w:val="num" w:pos="318"/>
              </w:tabs>
              <w:jc w:val="both"/>
              <w:rPr>
                <w:rFonts w:ascii="Times New Roman" w:hAnsi="Times New Roman"/>
                <w:color w:val="000000" w:themeColor="text1"/>
                <w:lang w:val="en-US"/>
              </w:rPr>
            </w:pPr>
          </w:p>
          <w:p w14:paraId="59536E61" w14:textId="77777777" w:rsidR="008869F5" w:rsidRPr="00AC7155" w:rsidRDefault="008869F5" w:rsidP="001E314C">
            <w:pPr>
              <w:tabs>
                <w:tab w:val="num" w:pos="318"/>
              </w:tabs>
              <w:jc w:val="both"/>
              <w:rPr>
                <w:rFonts w:ascii="Times New Roman" w:hAnsi="Times New Roman"/>
                <w:color w:val="000000" w:themeColor="text1"/>
                <w:lang w:val="en-US"/>
              </w:rPr>
            </w:pPr>
          </w:p>
          <w:p w14:paraId="70BE5A0C" w14:textId="77777777" w:rsidR="008869F5" w:rsidRPr="00AC7155" w:rsidRDefault="008869F5" w:rsidP="001E314C">
            <w:pPr>
              <w:tabs>
                <w:tab w:val="num" w:pos="318"/>
              </w:tabs>
              <w:jc w:val="both"/>
              <w:rPr>
                <w:rFonts w:ascii="Times New Roman" w:hAnsi="Times New Roman"/>
                <w:color w:val="000000" w:themeColor="text1"/>
                <w:lang w:val="en-US"/>
              </w:rPr>
            </w:pPr>
            <w:r w:rsidRPr="00AC7155">
              <w:rPr>
                <w:rFonts w:ascii="Times New Roman" w:hAnsi="Times New Roman"/>
                <w:color w:val="000000" w:themeColor="text1"/>
                <w:lang w:val="en-US"/>
              </w:rPr>
              <w:t>а) Claims on quantity and quality should be prepared by the Buyer and sent to the Seller’s address within thirty (30) calendar days after date of arrival of the Goods at the place of destination.</w:t>
            </w:r>
          </w:p>
          <w:p w14:paraId="51918441" w14:textId="77777777" w:rsidR="008869F5" w:rsidRPr="00AC7155" w:rsidRDefault="008869F5" w:rsidP="001E314C">
            <w:pPr>
              <w:tabs>
                <w:tab w:val="num" w:pos="318"/>
              </w:tabs>
              <w:jc w:val="both"/>
              <w:rPr>
                <w:rFonts w:ascii="Times New Roman" w:hAnsi="Times New Roman"/>
                <w:color w:val="000000" w:themeColor="text1"/>
                <w:lang w:val="en-US"/>
              </w:rPr>
            </w:pPr>
          </w:p>
          <w:p w14:paraId="568BA23B" w14:textId="77777777" w:rsidR="008869F5" w:rsidRPr="00AC7155" w:rsidRDefault="008869F5" w:rsidP="001E314C">
            <w:pPr>
              <w:tabs>
                <w:tab w:val="num" w:pos="34"/>
                <w:tab w:val="num" w:pos="318"/>
              </w:tabs>
              <w:jc w:val="both"/>
              <w:rPr>
                <w:rFonts w:ascii="Times New Roman" w:hAnsi="Times New Roman"/>
                <w:color w:val="000000" w:themeColor="text1"/>
                <w:lang w:val="en-US"/>
              </w:rPr>
            </w:pPr>
            <w:r w:rsidRPr="00AC7155">
              <w:rPr>
                <w:rFonts w:ascii="Times New Roman" w:hAnsi="Times New Roman"/>
                <w:color w:val="000000" w:themeColor="text1"/>
                <w:lang w:val="en-US"/>
              </w:rPr>
              <w:t xml:space="preserve">b) Prepared by the Buyer claims are sent to the Seller’s address by airmail, fax or e-mail. </w:t>
            </w:r>
          </w:p>
          <w:p w14:paraId="45DB8B7F" w14:textId="77777777" w:rsidR="008869F5" w:rsidRPr="00AC7155" w:rsidRDefault="008869F5" w:rsidP="001E314C">
            <w:pPr>
              <w:tabs>
                <w:tab w:val="num" w:pos="34"/>
                <w:tab w:val="num" w:pos="318"/>
              </w:tabs>
              <w:jc w:val="both"/>
              <w:rPr>
                <w:rFonts w:ascii="Times New Roman" w:hAnsi="Times New Roman"/>
                <w:color w:val="000000" w:themeColor="text1"/>
                <w:lang w:val="en-US"/>
              </w:rPr>
            </w:pPr>
          </w:p>
          <w:p w14:paraId="12836DB7" w14:textId="77777777" w:rsidR="008869F5" w:rsidRPr="00AC7155" w:rsidRDefault="008869F5" w:rsidP="001E314C">
            <w:pPr>
              <w:tabs>
                <w:tab w:val="num" w:pos="34"/>
                <w:tab w:val="num" w:pos="318"/>
              </w:tabs>
              <w:jc w:val="both"/>
              <w:rPr>
                <w:rFonts w:ascii="Times New Roman" w:hAnsi="Times New Roman"/>
                <w:color w:val="000000" w:themeColor="text1"/>
                <w:lang w:val="en-US"/>
              </w:rPr>
            </w:pPr>
            <w:r w:rsidRPr="00AC7155">
              <w:rPr>
                <w:rFonts w:ascii="Times New Roman" w:hAnsi="Times New Roman"/>
                <w:color w:val="000000" w:themeColor="text1"/>
                <w:lang w:val="en-US"/>
              </w:rPr>
              <w:t>c) In the event that the Seller receives the claims from the Buyer, the Seller has an obligation to confirm the receipt of a claim from the Buyer within ten (10) calendar days from the date of receipt.</w:t>
            </w:r>
          </w:p>
          <w:p w14:paraId="5714D281" w14:textId="77777777" w:rsidR="008869F5" w:rsidRPr="00AC7155" w:rsidRDefault="008869F5" w:rsidP="001E314C">
            <w:pPr>
              <w:tabs>
                <w:tab w:val="num" w:pos="34"/>
                <w:tab w:val="num" w:pos="318"/>
              </w:tabs>
              <w:jc w:val="both"/>
              <w:rPr>
                <w:rFonts w:ascii="Times New Roman" w:hAnsi="Times New Roman"/>
                <w:color w:val="000000" w:themeColor="text1"/>
                <w:lang w:val="en-US"/>
              </w:rPr>
            </w:pPr>
          </w:p>
          <w:p w14:paraId="54DC9493" w14:textId="77777777" w:rsidR="008869F5" w:rsidRPr="00AC7155" w:rsidRDefault="008869F5" w:rsidP="001E314C">
            <w:pPr>
              <w:tabs>
                <w:tab w:val="num" w:pos="34"/>
                <w:tab w:val="num" w:pos="318"/>
              </w:tabs>
              <w:jc w:val="both"/>
              <w:rPr>
                <w:rFonts w:ascii="Times New Roman" w:hAnsi="Times New Roman"/>
                <w:color w:val="000000" w:themeColor="text1"/>
                <w:lang w:val="en-US"/>
              </w:rPr>
            </w:pPr>
            <w:r w:rsidRPr="00AC7155">
              <w:rPr>
                <w:rFonts w:ascii="Times New Roman" w:hAnsi="Times New Roman"/>
                <w:color w:val="000000" w:themeColor="text1"/>
                <w:lang w:val="en-US"/>
              </w:rPr>
              <w:t>d) After assessing the claim against supplied Goods, the Seller has an obligation to provide its decision and instruction within thirty (30) calendar days after receipt of the claim.</w:t>
            </w:r>
          </w:p>
          <w:p w14:paraId="2D3CB2F4" w14:textId="77777777" w:rsidR="008869F5" w:rsidRPr="00AC7155" w:rsidRDefault="008869F5" w:rsidP="001E314C">
            <w:pPr>
              <w:tabs>
                <w:tab w:val="num" w:pos="34"/>
                <w:tab w:val="num" w:pos="318"/>
              </w:tabs>
              <w:jc w:val="both"/>
              <w:rPr>
                <w:rFonts w:ascii="Times New Roman" w:hAnsi="Times New Roman"/>
                <w:color w:val="000000" w:themeColor="text1"/>
                <w:lang w:val="en-US"/>
              </w:rPr>
            </w:pPr>
          </w:p>
          <w:p w14:paraId="0CAA1588" w14:textId="77777777" w:rsidR="008869F5" w:rsidRPr="00AC7155" w:rsidRDefault="008869F5" w:rsidP="001E314C">
            <w:pPr>
              <w:tabs>
                <w:tab w:val="num" w:pos="34"/>
                <w:tab w:val="num" w:pos="318"/>
              </w:tabs>
              <w:jc w:val="both"/>
              <w:rPr>
                <w:rFonts w:ascii="Times New Roman" w:hAnsi="Times New Roman"/>
                <w:color w:val="000000" w:themeColor="text1"/>
                <w:lang w:val="en-US"/>
              </w:rPr>
            </w:pPr>
            <w:r w:rsidRPr="00AC7155">
              <w:rPr>
                <w:rFonts w:ascii="Times New Roman" w:hAnsi="Times New Roman"/>
                <w:color w:val="000000" w:themeColor="text1"/>
                <w:lang w:val="en-US"/>
              </w:rPr>
              <w:t xml:space="preserve"> e) If the Seller is not responding within thirty (30) calendar days after receipt of claim sent by the Buyer it shall be decided that the Seller recognized responsibility on issues made out in the claim.</w:t>
            </w:r>
          </w:p>
          <w:p w14:paraId="7408C28B" w14:textId="77777777" w:rsidR="008869F5" w:rsidRPr="00AC7155" w:rsidRDefault="008869F5" w:rsidP="001E314C">
            <w:pPr>
              <w:tabs>
                <w:tab w:val="num" w:pos="34"/>
                <w:tab w:val="num" w:pos="318"/>
              </w:tabs>
              <w:jc w:val="both"/>
              <w:rPr>
                <w:rFonts w:ascii="Times New Roman" w:hAnsi="Times New Roman"/>
                <w:color w:val="000000" w:themeColor="text1"/>
                <w:lang w:val="en-US"/>
              </w:rPr>
            </w:pPr>
          </w:p>
          <w:p w14:paraId="0F1C3AEC" w14:textId="77777777" w:rsidR="008869F5" w:rsidRPr="00AC7155" w:rsidRDefault="008869F5" w:rsidP="001E314C">
            <w:pPr>
              <w:tabs>
                <w:tab w:val="num" w:pos="34"/>
                <w:tab w:val="num" w:pos="318"/>
              </w:tabs>
              <w:jc w:val="both"/>
              <w:rPr>
                <w:rFonts w:ascii="Times New Roman" w:hAnsi="Times New Roman"/>
                <w:color w:val="000000" w:themeColor="text1"/>
                <w:lang w:val="en-US"/>
              </w:rPr>
            </w:pPr>
          </w:p>
          <w:p w14:paraId="490D1CEA" w14:textId="77777777" w:rsidR="008869F5" w:rsidRPr="00AC7155" w:rsidRDefault="008869F5" w:rsidP="001E314C">
            <w:pPr>
              <w:tabs>
                <w:tab w:val="num" w:pos="318"/>
              </w:tabs>
              <w:jc w:val="both"/>
              <w:rPr>
                <w:rFonts w:ascii="Times New Roman" w:hAnsi="Times New Roman"/>
                <w:color w:val="000000"/>
                <w:lang w:val="en-US"/>
              </w:rPr>
            </w:pPr>
            <w:r w:rsidRPr="00AC7155">
              <w:rPr>
                <w:rFonts w:ascii="Times New Roman" w:hAnsi="Times New Roman"/>
                <w:color w:val="000000" w:themeColor="text1"/>
                <w:lang w:val="en-US"/>
              </w:rPr>
              <w:t xml:space="preserve">8.4. </w:t>
            </w:r>
            <w:r w:rsidRPr="00AC7155">
              <w:rPr>
                <w:rFonts w:ascii="Times New Roman" w:hAnsi="Times New Roman"/>
                <w:color w:val="000000"/>
                <w:lang w:val="en-US"/>
              </w:rPr>
              <w:t>The Goods delivered as a replacement of the Defective Goods shall be shipped on DDP conditions, unless otherwise agreed.</w:t>
            </w:r>
          </w:p>
          <w:p w14:paraId="171B2B28" w14:textId="5949B0D2" w:rsidR="008869F5" w:rsidRPr="00AC7155" w:rsidRDefault="008869F5" w:rsidP="001E314C">
            <w:pPr>
              <w:tabs>
                <w:tab w:val="num" w:pos="34"/>
                <w:tab w:val="num" w:pos="318"/>
              </w:tabs>
              <w:rPr>
                <w:rFonts w:ascii="Times New Roman" w:hAnsi="Times New Roman"/>
                <w:color w:val="000000" w:themeColor="text1"/>
                <w:lang w:val="en-US"/>
              </w:rPr>
            </w:pPr>
            <w:r w:rsidRPr="00AC7155">
              <w:rPr>
                <w:rFonts w:ascii="Times New Roman" w:hAnsi="Times New Roman"/>
                <w:color w:val="000000"/>
                <w:lang w:val="en-US"/>
              </w:rPr>
              <w:t xml:space="preserve">8.5. The defective Goods shall be returned by the Purchaser to the Supplier on EXW conditions, unless otherwise agreed - (INCOTERMS 2020).  The custom formalities related to export of Defective Goods from </w:t>
            </w:r>
            <w:del w:id="55" w:author="7Я" w:date="2026-01-03T10:50:00Z">
              <w:r w:rsidRPr="00AC7155" w:rsidDel="00104E41">
                <w:rPr>
                  <w:rFonts w:ascii="Times New Roman" w:hAnsi="Times New Roman"/>
                  <w:color w:val="000000"/>
                  <w:lang w:val="en-US"/>
                </w:rPr>
                <w:delText>Republic of Uzbekistan</w:delText>
              </w:r>
            </w:del>
            <w:ins w:id="56" w:author="7Я" w:date="2026-01-03T10:50:00Z">
              <w:r w:rsidR="00104E41">
                <w:rPr>
                  <w:rFonts w:ascii="Times New Roman" w:hAnsi="Times New Roman"/>
                  <w:color w:val="000000"/>
                  <w:lang w:val="en-US"/>
                </w:rPr>
                <w:t>Russian Federation</w:t>
              </w:r>
            </w:ins>
            <w:r w:rsidRPr="00AC7155">
              <w:rPr>
                <w:rFonts w:ascii="Times New Roman" w:hAnsi="Times New Roman"/>
                <w:color w:val="000000"/>
                <w:lang w:val="en-US"/>
              </w:rPr>
              <w:t xml:space="preserve"> shall be fulfilled by the Supplier’s forwarding agent and Suppliers covers all respective cost related to export of the defective Goods out of </w:t>
            </w:r>
            <w:del w:id="57" w:author="7Я" w:date="2026-01-03T10:50:00Z">
              <w:r w:rsidRPr="00AC7155" w:rsidDel="00104E41">
                <w:rPr>
                  <w:rFonts w:ascii="Times New Roman" w:hAnsi="Times New Roman"/>
                  <w:color w:val="000000"/>
                  <w:lang w:val="en-US"/>
                </w:rPr>
                <w:delText>Republic of Uzbekistan</w:delText>
              </w:r>
            </w:del>
            <w:ins w:id="58" w:author="7Я" w:date="2026-01-03T10:50:00Z">
              <w:r w:rsidR="00104E41">
                <w:rPr>
                  <w:rFonts w:ascii="Times New Roman" w:hAnsi="Times New Roman"/>
                  <w:color w:val="000000"/>
                  <w:lang w:val="en-US"/>
                </w:rPr>
                <w:t>Russian Federation</w:t>
              </w:r>
            </w:ins>
            <w:r w:rsidRPr="00AC7155">
              <w:rPr>
                <w:rFonts w:ascii="Times New Roman" w:hAnsi="Times New Roman"/>
                <w:color w:val="000000"/>
                <w:lang w:val="en-US"/>
              </w:rPr>
              <w:t>.</w:t>
            </w:r>
          </w:p>
          <w:p w14:paraId="08535176" w14:textId="77777777" w:rsidR="008869F5" w:rsidRPr="00AC7155" w:rsidRDefault="008869F5" w:rsidP="001E314C">
            <w:pPr>
              <w:numPr>
                <w:ilvl w:val="12"/>
                <w:numId w:val="0"/>
              </w:numPr>
              <w:jc w:val="both"/>
              <w:rPr>
                <w:rFonts w:ascii="Times New Roman" w:hAnsi="Times New Roman"/>
                <w:b/>
                <w:color w:val="000000" w:themeColor="text1"/>
                <w:lang w:val="en-US"/>
              </w:rPr>
            </w:pPr>
          </w:p>
          <w:p w14:paraId="7F68CA9E" w14:textId="77777777" w:rsidR="008869F5" w:rsidRPr="00AC7155" w:rsidRDefault="008869F5" w:rsidP="001E314C">
            <w:pPr>
              <w:numPr>
                <w:ilvl w:val="12"/>
                <w:numId w:val="0"/>
              </w:numPr>
              <w:jc w:val="both"/>
              <w:rPr>
                <w:rFonts w:ascii="Times New Roman" w:hAnsi="Times New Roman"/>
                <w:b/>
                <w:color w:val="000000" w:themeColor="text1"/>
                <w:lang w:val="en-US"/>
              </w:rPr>
            </w:pPr>
          </w:p>
          <w:p w14:paraId="72321CC9" w14:textId="77777777" w:rsidR="008869F5" w:rsidRPr="00AC7155" w:rsidRDefault="008869F5" w:rsidP="001E314C">
            <w:pPr>
              <w:numPr>
                <w:ilvl w:val="12"/>
                <w:numId w:val="0"/>
              </w:numPr>
              <w:jc w:val="both"/>
              <w:rPr>
                <w:rFonts w:ascii="Times New Roman" w:hAnsi="Times New Roman"/>
                <w:b/>
                <w:color w:val="000000" w:themeColor="text1"/>
                <w:lang w:val="en-US"/>
              </w:rPr>
            </w:pPr>
            <w:r w:rsidRPr="00AC7155">
              <w:rPr>
                <w:rFonts w:ascii="Times New Roman" w:hAnsi="Times New Roman"/>
                <w:b/>
                <w:color w:val="000000" w:themeColor="text1"/>
                <w:lang w:val="en-US"/>
              </w:rPr>
              <w:t>9.   Packing and marking</w:t>
            </w:r>
          </w:p>
          <w:p w14:paraId="078741EF" w14:textId="77777777" w:rsidR="008869F5" w:rsidRPr="00AC7155" w:rsidRDefault="008869F5" w:rsidP="001E314C">
            <w:pPr>
              <w:numPr>
                <w:ilvl w:val="12"/>
                <w:numId w:val="0"/>
              </w:numPr>
              <w:jc w:val="both"/>
              <w:rPr>
                <w:rFonts w:ascii="Times New Roman" w:hAnsi="Times New Roman"/>
                <w:b/>
                <w:color w:val="000000" w:themeColor="text1"/>
                <w:lang w:val="en-US"/>
              </w:rPr>
            </w:pPr>
          </w:p>
          <w:p w14:paraId="6AF92B7D" w14:textId="77777777" w:rsidR="008869F5" w:rsidRPr="00AC7155" w:rsidRDefault="008869F5" w:rsidP="001E314C">
            <w:pPr>
              <w:numPr>
                <w:ilvl w:val="12"/>
                <w:numId w:val="0"/>
              </w:numPr>
              <w:jc w:val="both"/>
              <w:rPr>
                <w:rFonts w:ascii="Times New Roman" w:hAnsi="Times New Roman"/>
                <w:color w:val="000000" w:themeColor="text1"/>
                <w:lang w:val="en-US"/>
              </w:rPr>
            </w:pPr>
            <w:r w:rsidRPr="00AC7155">
              <w:rPr>
                <w:rFonts w:ascii="Times New Roman" w:hAnsi="Times New Roman"/>
                <w:color w:val="000000" w:themeColor="text1"/>
                <w:lang w:val="en-US"/>
              </w:rPr>
              <w:lastRenderedPageBreak/>
              <w:t>9.1. Goods should be shipped in export standard packing corresponding to the nature of the delivered Goods. Each package unit should have the following marking made by indelible paint:</w:t>
            </w:r>
          </w:p>
          <w:p w14:paraId="7406470E" w14:textId="77777777" w:rsidR="008869F5" w:rsidRPr="00AC7155" w:rsidRDefault="008869F5" w:rsidP="001E314C">
            <w:pPr>
              <w:numPr>
                <w:ilvl w:val="12"/>
                <w:numId w:val="0"/>
              </w:numPr>
              <w:jc w:val="both"/>
              <w:rPr>
                <w:rFonts w:ascii="Times New Roman" w:hAnsi="Times New Roman"/>
                <w:color w:val="000000" w:themeColor="text1"/>
                <w:lang w:val="en-US"/>
              </w:rPr>
            </w:pPr>
          </w:p>
          <w:p w14:paraId="2FE0CC9D" w14:textId="77777777" w:rsidR="008869F5" w:rsidRPr="00AC7155" w:rsidRDefault="008869F5" w:rsidP="001E314C">
            <w:pPr>
              <w:numPr>
                <w:ilvl w:val="12"/>
                <w:numId w:val="0"/>
              </w:numPr>
              <w:jc w:val="both"/>
              <w:rPr>
                <w:rFonts w:ascii="Times New Roman" w:hAnsi="Times New Roman"/>
                <w:color w:val="000000" w:themeColor="text1"/>
                <w:lang w:val="en-US"/>
              </w:rPr>
            </w:pPr>
          </w:p>
          <w:p w14:paraId="5E16657F" w14:textId="77777777" w:rsidR="008869F5" w:rsidRPr="00AC7155" w:rsidRDefault="008869F5" w:rsidP="001E314C">
            <w:pPr>
              <w:numPr>
                <w:ilvl w:val="12"/>
                <w:numId w:val="0"/>
              </w:numPr>
              <w:jc w:val="both"/>
              <w:rPr>
                <w:rFonts w:ascii="Times New Roman" w:hAnsi="Times New Roman"/>
                <w:b/>
                <w:color w:val="000000" w:themeColor="text1"/>
                <w:lang w:val="en-US"/>
              </w:rPr>
            </w:pPr>
            <w:r w:rsidRPr="00AC7155">
              <w:rPr>
                <w:rFonts w:ascii="Times New Roman" w:hAnsi="Times New Roman"/>
                <w:b/>
                <w:color w:val="000000" w:themeColor="text1"/>
                <w:lang w:val="en-US"/>
              </w:rPr>
              <w:t>Consignor</w:t>
            </w:r>
          </w:p>
          <w:p w14:paraId="1C409766" w14:textId="77777777" w:rsidR="008869F5" w:rsidRPr="00AC7155" w:rsidRDefault="008869F5" w:rsidP="001E314C">
            <w:pPr>
              <w:numPr>
                <w:ilvl w:val="12"/>
                <w:numId w:val="0"/>
              </w:numPr>
              <w:jc w:val="both"/>
              <w:rPr>
                <w:rFonts w:ascii="Times New Roman" w:hAnsi="Times New Roman"/>
                <w:b/>
                <w:color w:val="000000" w:themeColor="text1"/>
                <w:lang w:val="en-US"/>
              </w:rPr>
            </w:pPr>
            <w:r w:rsidRPr="00AC7155">
              <w:rPr>
                <w:rFonts w:ascii="Times New Roman" w:hAnsi="Times New Roman"/>
                <w:b/>
                <w:color w:val="000000" w:themeColor="text1"/>
                <w:lang w:val="en-US"/>
              </w:rPr>
              <w:t>Consignee</w:t>
            </w:r>
          </w:p>
          <w:p w14:paraId="74FCEADC" w14:textId="77777777" w:rsidR="008869F5" w:rsidRPr="00AC7155" w:rsidRDefault="008869F5" w:rsidP="001E314C">
            <w:pPr>
              <w:numPr>
                <w:ilvl w:val="12"/>
                <w:numId w:val="0"/>
              </w:numPr>
              <w:jc w:val="both"/>
              <w:rPr>
                <w:rFonts w:ascii="Times New Roman" w:hAnsi="Times New Roman"/>
                <w:b/>
                <w:color w:val="000000" w:themeColor="text1"/>
                <w:lang w:val="en-US"/>
              </w:rPr>
            </w:pPr>
            <w:r w:rsidRPr="00AC7155">
              <w:rPr>
                <w:rFonts w:ascii="Times New Roman" w:hAnsi="Times New Roman"/>
                <w:b/>
                <w:color w:val="000000" w:themeColor="text1"/>
                <w:lang w:val="en-US"/>
              </w:rPr>
              <w:t>Package No</w:t>
            </w:r>
          </w:p>
          <w:p w14:paraId="25CAECB7" w14:textId="77777777" w:rsidR="008869F5" w:rsidRPr="00AC7155" w:rsidRDefault="008869F5" w:rsidP="001E314C">
            <w:pPr>
              <w:pStyle w:val="4"/>
              <w:jc w:val="both"/>
              <w:rPr>
                <w:rFonts w:ascii="Times New Roman" w:hAnsi="Times New Roman"/>
                <w:color w:val="000000" w:themeColor="text1"/>
                <w:lang w:val="en-US"/>
              </w:rPr>
            </w:pPr>
            <w:r w:rsidRPr="00AC7155">
              <w:rPr>
                <w:rFonts w:ascii="Times New Roman" w:hAnsi="Times New Roman"/>
                <w:color w:val="000000" w:themeColor="text1"/>
                <w:lang w:val="en-US"/>
              </w:rPr>
              <w:t>Gross weight</w:t>
            </w:r>
          </w:p>
          <w:p w14:paraId="74E7E671" w14:textId="77777777" w:rsidR="008869F5" w:rsidRPr="00AC7155" w:rsidRDefault="008869F5" w:rsidP="001E314C">
            <w:pPr>
              <w:numPr>
                <w:ilvl w:val="12"/>
                <w:numId w:val="0"/>
              </w:numPr>
              <w:jc w:val="both"/>
              <w:rPr>
                <w:rFonts w:ascii="Times New Roman" w:hAnsi="Times New Roman"/>
                <w:b/>
                <w:color w:val="000000" w:themeColor="text1"/>
                <w:lang w:val="en-US"/>
              </w:rPr>
            </w:pPr>
            <w:r w:rsidRPr="00AC7155">
              <w:rPr>
                <w:rFonts w:ascii="Times New Roman" w:hAnsi="Times New Roman"/>
                <w:b/>
                <w:color w:val="000000" w:themeColor="text1"/>
                <w:lang w:val="en-US"/>
              </w:rPr>
              <w:t>Net weight</w:t>
            </w:r>
          </w:p>
          <w:p w14:paraId="7F808591" w14:textId="77777777" w:rsidR="008869F5" w:rsidRPr="00AC7155" w:rsidRDefault="008869F5" w:rsidP="001E314C">
            <w:pPr>
              <w:numPr>
                <w:ilvl w:val="12"/>
                <w:numId w:val="0"/>
              </w:numPr>
              <w:jc w:val="both"/>
              <w:rPr>
                <w:rFonts w:ascii="Times New Roman" w:hAnsi="Times New Roman"/>
                <w:b/>
                <w:color w:val="000000" w:themeColor="text1"/>
                <w:lang w:val="en-US"/>
              </w:rPr>
            </w:pPr>
            <w:r w:rsidRPr="00AC7155">
              <w:rPr>
                <w:rFonts w:ascii="Times New Roman" w:hAnsi="Times New Roman"/>
                <w:b/>
                <w:color w:val="000000" w:themeColor="text1"/>
                <w:lang w:val="en-US"/>
              </w:rPr>
              <w:t>Dimensions.</w:t>
            </w:r>
          </w:p>
          <w:p w14:paraId="00910A16" w14:textId="77777777" w:rsidR="008869F5" w:rsidRPr="00AC7155" w:rsidRDefault="008869F5" w:rsidP="001E314C">
            <w:pPr>
              <w:numPr>
                <w:ilvl w:val="12"/>
                <w:numId w:val="0"/>
              </w:numPr>
              <w:jc w:val="both"/>
              <w:rPr>
                <w:rFonts w:ascii="Times New Roman" w:hAnsi="Times New Roman"/>
                <w:b/>
                <w:color w:val="000000" w:themeColor="text1"/>
                <w:lang w:val="en-US"/>
              </w:rPr>
            </w:pPr>
          </w:p>
          <w:p w14:paraId="573C8B96" w14:textId="77777777" w:rsidR="008869F5" w:rsidRPr="00AC7155" w:rsidRDefault="008869F5" w:rsidP="001E314C">
            <w:pPr>
              <w:jc w:val="both"/>
              <w:rPr>
                <w:rFonts w:ascii="Times New Roman" w:hAnsi="Times New Roman"/>
                <w:color w:val="000000" w:themeColor="text1"/>
                <w:lang w:val="en-US"/>
              </w:rPr>
            </w:pPr>
            <w:r w:rsidRPr="00AC7155">
              <w:rPr>
                <w:rFonts w:ascii="Times New Roman" w:hAnsi="Times New Roman"/>
                <w:b/>
                <w:color w:val="000000" w:themeColor="text1"/>
                <w:lang w:val="en-US"/>
              </w:rPr>
              <w:t>10.  Delivery and acceptance of Goods</w:t>
            </w:r>
            <w:r w:rsidRPr="00AC7155">
              <w:rPr>
                <w:rFonts w:ascii="Times New Roman" w:hAnsi="Times New Roman"/>
                <w:color w:val="000000" w:themeColor="text1"/>
                <w:lang w:val="en-US"/>
              </w:rPr>
              <w:t>.</w:t>
            </w:r>
          </w:p>
          <w:p w14:paraId="48C3F008" w14:textId="77777777" w:rsidR="008869F5" w:rsidRPr="00AC7155" w:rsidRDefault="008869F5" w:rsidP="001E314C">
            <w:pPr>
              <w:jc w:val="both"/>
              <w:rPr>
                <w:rFonts w:ascii="Times New Roman" w:hAnsi="Times New Roman"/>
                <w:color w:val="000000" w:themeColor="text1"/>
                <w:lang w:val="en-US"/>
              </w:rPr>
            </w:pPr>
          </w:p>
          <w:p w14:paraId="1FDC2F7C" w14:textId="77777777" w:rsidR="008869F5" w:rsidRPr="00AC7155" w:rsidRDefault="008869F5" w:rsidP="001E314C">
            <w:pPr>
              <w:pStyle w:val="24"/>
              <w:tabs>
                <w:tab w:val="left" w:pos="360"/>
              </w:tabs>
              <w:jc w:val="both"/>
              <w:rPr>
                <w:b w:val="0"/>
                <w:color w:val="000000" w:themeColor="text1"/>
                <w:sz w:val="24"/>
                <w:szCs w:val="24"/>
                <w:lang w:eastAsia="ru-RU"/>
              </w:rPr>
            </w:pPr>
            <w:r w:rsidRPr="00AC7155">
              <w:rPr>
                <w:b w:val="0"/>
                <w:color w:val="000000" w:themeColor="text1"/>
                <w:sz w:val="24"/>
                <w:szCs w:val="24"/>
                <w:lang w:eastAsia="ru-RU"/>
              </w:rPr>
              <w:t>10.1 Quantitatively the Goods will be considered as delivered by the Seller and accepted by the Buyer after certifying that the goods’ specification on shipping documents correspond to the actual delivered specification of Goods.</w:t>
            </w:r>
          </w:p>
          <w:p w14:paraId="5D1673F3" w14:textId="77777777" w:rsidR="008869F5" w:rsidRPr="00AC7155" w:rsidRDefault="008869F5" w:rsidP="001E314C">
            <w:pPr>
              <w:pStyle w:val="24"/>
              <w:tabs>
                <w:tab w:val="left" w:pos="360"/>
              </w:tabs>
              <w:jc w:val="both"/>
              <w:rPr>
                <w:b w:val="0"/>
                <w:color w:val="000000" w:themeColor="text1"/>
                <w:sz w:val="24"/>
                <w:szCs w:val="24"/>
                <w:lang w:eastAsia="ru-RU"/>
              </w:rPr>
            </w:pPr>
          </w:p>
          <w:p w14:paraId="416B0B31" w14:textId="77777777" w:rsidR="008869F5" w:rsidRPr="00AC7155" w:rsidRDefault="008869F5" w:rsidP="001E314C">
            <w:pPr>
              <w:jc w:val="both"/>
              <w:rPr>
                <w:rFonts w:ascii="Times New Roman" w:hAnsi="Times New Roman"/>
                <w:color w:val="000000" w:themeColor="text1"/>
                <w:lang w:val="en-US"/>
              </w:rPr>
            </w:pPr>
            <w:r w:rsidRPr="00AC7155">
              <w:rPr>
                <w:rFonts w:ascii="Times New Roman" w:hAnsi="Times New Roman"/>
                <w:color w:val="000000" w:themeColor="text1"/>
                <w:lang w:val="en-US"/>
              </w:rPr>
              <w:t xml:space="preserve">10.2. Qualitatively the Goods will be considered as delivered by the Seller and accepted by the Buyer after certifying that the goods’ quality correspond to the conditions that were mutually agreed by both parties. </w:t>
            </w:r>
          </w:p>
          <w:p w14:paraId="42992F71" w14:textId="77777777" w:rsidR="008869F5" w:rsidRPr="00AC7155" w:rsidRDefault="008869F5" w:rsidP="001E314C">
            <w:pPr>
              <w:tabs>
                <w:tab w:val="left" w:pos="360"/>
              </w:tabs>
              <w:jc w:val="both"/>
              <w:rPr>
                <w:rFonts w:ascii="Times New Roman" w:hAnsi="Times New Roman"/>
                <w:b/>
                <w:color w:val="000000" w:themeColor="text1"/>
                <w:lang w:val="en-US"/>
              </w:rPr>
            </w:pPr>
          </w:p>
          <w:p w14:paraId="09BDD753" w14:textId="77777777" w:rsidR="008869F5" w:rsidRPr="00AC7155" w:rsidRDefault="008869F5" w:rsidP="001E314C">
            <w:pPr>
              <w:tabs>
                <w:tab w:val="left" w:pos="360"/>
              </w:tabs>
              <w:jc w:val="both"/>
              <w:rPr>
                <w:rFonts w:ascii="Times New Roman" w:hAnsi="Times New Roman"/>
                <w:b/>
                <w:color w:val="000000" w:themeColor="text1"/>
                <w:lang w:val="en-US"/>
              </w:rPr>
            </w:pPr>
          </w:p>
          <w:p w14:paraId="52FA3363" w14:textId="77777777" w:rsidR="008869F5" w:rsidRPr="00AC7155" w:rsidRDefault="008869F5" w:rsidP="001E314C">
            <w:pPr>
              <w:tabs>
                <w:tab w:val="left" w:pos="360"/>
              </w:tabs>
              <w:jc w:val="both"/>
              <w:rPr>
                <w:rFonts w:ascii="Times New Roman" w:hAnsi="Times New Roman"/>
                <w:b/>
                <w:color w:val="000000" w:themeColor="text1"/>
                <w:lang w:val="en-US"/>
              </w:rPr>
            </w:pPr>
            <w:r w:rsidRPr="00AC7155">
              <w:rPr>
                <w:rFonts w:ascii="Times New Roman" w:hAnsi="Times New Roman"/>
                <w:b/>
                <w:color w:val="000000" w:themeColor="text1"/>
                <w:lang w:val="en-US"/>
              </w:rPr>
              <w:t>11. Arbitration.</w:t>
            </w:r>
          </w:p>
          <w:p w14:paraId="63924B8F" w14:textId="77777777" w:rsidR="008869F5" w:rsidRPr="00AC7155" w:rsidRDefault="008869F5" w:rsidP="001E314C">
            <w:pPr>
              <w:tabs>
                <w:tab w:val="left" w:pos="360"/>
              </w:tabs>
              <w:jc w:val="both"/>
              <w:rPr>
                <w:rFonts w:ascii="Times New Roman" w:hAnsi="Times New Roman"/>
                <w:b/>
                <w:color w:val="000000" w:themeColor="text1"/>
                <w:lang w:val="en-US"/>
              </w:rPr>
            </w:pPr>
          </w:p>
          <w:p w14:paraId="7E698AAE" w14:textId="7B114FD6" w:rsidR="008869F5" w:rsidRPr="00AC7155" w:rsidRDefault="008869F5" w:rsidP="001E314C">
            <w:pPr>
              <w:numPr>
                <w:ilvl w:val="12"/>
                <w:numId w:val="0"/>
              </w:numPr>
              <w:jc w:val="both"/>
              <w:rPr>
                <w:rFonts w:ascii="Times New Roman" w:hAnsi="Times New Roman"/>
                <w:color w:val="000000" w:themeColor="text1"/>
                <w:lang w:val="en-US"/>
              </w:rPr>
            </w:pPr>
            <w:r w:rsidRPr="00AC7155">
              <w:rPr>
                <w:rFonts w:ascii="Times New Roman" w:hAnsi="Times New Roman"/>
                <w:color w:val="000000" w:themeColor="text1"/>
                <w:lang w:val="en-US"/>
              </w:rPr>
              <w:t>11.1. This Contract including, but not limited to, its validity, interpretation, performance, effects, derivatives and consequences, is governed by the laws of the</w:t>
            </w:r>
            <w:ins w:id="59" w:author="YE_Legal_UzAuto Motors" w:date="2024-08-26T11:27:00Z">
              <w:r w:rsidR="001171B7" w:rsidRPr="001171B7">
                <w:rPr>
                  <w:rFonts w:ascii="Times New Roman" w:hAnsi="Times New Roman"/>
                  <w:color w:val="000000" w:themeColor="text1"/>
                  <w:lang w:val="en-US"/>
                  <w:rPrChange w:id="60" w:author="YE_Legal_UzAuto Motors" w:date="2024-08-26T11:27:00Z">
                    <w:rPr>
                      <w:rFonts w:ascii="Times New Roman" w:hAnsi="Times New Roman"/>
                      <w:color w:val="000000" w:themeColor="text1"/>
                    </w:rPr>
                  </w:rPrChange>
                </w:rPr>
                <w:t xml:space="preserve"> </w:t>
              </w:r>
              <w:del w:id="61" w:author="7Я" w:date="2026-01-03T10:50:00Z">
                <w:r w:rsidR="001171B7" w:rsidDel="00104E41">
                  <w:rPr>
                    <w:rFonts w:ascii="Times New Roman" w:hAnsi="Times New Roman"/>
                    <w:color w:val="000000" w:themeColor="text1"/>
                    <w:lang w:val="en-US"/>
                  </w:rPr>
                  <w:delText>Republic of Uzbekistan</w:delText>
                </w:r>
              </w:del>
            </w:ins>
            <w:ins w:id="62" w:author="7Я" w:date="2026-01-03T10:50:00Z">
              <w:r w:rsidR="00104E41">
                <w:rPr>
                  <w:rFonts w:ascii="Times New Roman" w:hAnsi="Times New Roman"/>
                  <w:color w:val="000000" w:themeColor="text1"/>
                  <w:lang w:val="en-US"/>
                </w:rPr>
                <w:t>Russian Federation</w:t>
              </w:r>
            </w:ins>
            <w:r w:rsidRPr="00AC7155">
              <w:rPr>
                <w:rFonts w:ascii="Times New Roman" w:hAnsi="Times New Roman"/>
                <w:color w:val="000000" w:themeColor="text1"/>
                <w:lang w:val="en-US"/>
              </w:rPr>
              <w:t xml:space="preserve"> </w:t>
            </w:r>
            <w:del w:id="63" w:author="YE_Legal_UzAuto Motors" w:date="2024-08-26T11:27:00Z">
              <w:r w:rsidRPr="00AC7155" w:rsidDel="001171B7">
                <w:rPr>
                  <w:rFonts w:ascii="Times New Roman" w:hAnsi="Times New Roman"/>
                  <w:color w:val="000000" w:themeColor="text1"/>
                  <w:lang w:val="en-US"/>
                </w:rPr>
                <w:delText xml:space="preserve">United Nations Convention on Contracts for the International Sale of Goods. Language is English, arbitrator is 1 person., </w:delText>
              </w:r>
            </w:del>
            <w:r w:rsidRPr="00AC7155">
              <w:rPr>
                <w:rFonts w:ascii="Times New Roman" w:hAnsi="Times New Roman"/>
                <w:color w:val="000000" w:themeColor="text1"/>
                <w:lang w:val="en-US"/>
              </w:rPr>
              <w:t>without reference to the conflict of laws principles thereof.</w:t>
            </w:r>
          </w:p>
          <w:p w14:paraId="31FA3E55" w14:textId="6230C5FE" w:rsidR="008869F5" w:rsidRPr="00AC7155" w:rsidRDefault="008869F5" w:rsidP="001E314C">
            <w:pPr>
              <w:numPr>
                <w:ilvl w:val="12"/>
                <w:numId w:val="0"/>
              </w:numPr>
              <w:jc w:val="both"/>
              <w:rPr>
                <w:rFonts w:ascii="Times New Roman" w:hAnsi="Times New Roman"/>
                <w:b/>
                <w:color w:val="000000" w:themeColor="text1"/>
                <w:lang w:val="en-US"/>
              </w:rPr>
            </w:pPr>
            <w:r w:rsidRPr="00AC7155">
              <w:rPr>
                <w:rFonts w:ascii="Times New Roman" w:hAnsi="Times New Roman"/>
                <w:color w:val="000000" w:themeColor="text1"/>
                <w:lang w:val="en-US"/>
              </w:rPr>
              <w:t xml:space="preserve">11.2. Any claims, disputes and disagreements arisen in connection with the execution of this Contract or its breach should be regulated between both parties, if any disputes cannot be satisfactory settled by correspondence or negotiations between the Parties hereto, within thirty (30) calendar days, final resolution will be settled by </w:t>
            </w:r>
            <w:ins w:id="64" w:author="YE_Legal_UzAuto Motors" w:date="2024-08-26T11:27:00Z">
              <w:r w:rsidR="001171B7">
                <w:rPr>
                  <w:rFonts w:ascii="Times New Roman" w:hAnsi="Times New Roman"/>
                  <w:color w:val="000000" w:themeColor="text1"/>
                  <w:lang w:val="en-US"/>
                </w:rPr>
                <w:t xml:space="preserve">Tashkent City </w:t>
              </w:r>
            </w:ins>
            <w:del w:id="65" w:author="YE_Legal_UzAuto Motors" w:date="2024-08-26T11:27:00Z">
              <w:r w:rsidRPr="00AC7155" w:rsidDel="001171B7">
                <w:rPr>
                  <w:rFonts w:ascii="Times New Roman" w:hAnsi="Times New Roman"/>
                  <w:lang w:val="en-US"/>
                </w:rPr>
                <w:delText>Economic c</w:delText>
              </w:r>
            </w:del>
            <w:ins w:id="66" w:author="YE_Legal_UzAuto Motors" w:date="2024-08-26T11:27:00Z">
              <w:r w:rsidR="001171B7">
                <w:rPr>
                  <w:rFonts w:ascii="Times New Roman" w:hAnsi="Times New Roman"/>
                  <w:lang w:val="en-US"/>
                </w:rPr>
                <w:t>C</w:t>
              </w:r>
            </w:ins>
            <w:r w:rsidRPr="00AC7155">
              <w:rPr>
                <w:rFonts w:ascii="Times New Roman" w:hAnsi="Times New Roman"/>
                <w:lang w:val="en-US"/>
              </w:rPr>
              <w:t>ourt</w:t>
            </w:r>
            <w:del w:id="67" w:author="YE_Legal_UzAuto Motors" w:date="2024-08-26T11:27:00Z">
              <w:r w:rsidRPr="00AC7155" w:rsidDel="001171B7">
                <w:rPr>
                  <w:rFonts w:ascii="Times New Roman" w:hAnsi="Times New Roman"/>
                  <w:lang w:val="en-US"/>
                </w:rPr>
                <w:delText xml:space="preserve"> of Tashkent city</w:delText>
              </w:r>
            </w:del>
            <w:r w:rsidRPr="00AC7155">
              <w:rPr>
                <w:rFonts w:ascii="Times New Roman" w:hAnsi="Times New Roman"/>
                <w:lang w:val="en-US"/>
              </w:rPr>
              <w:t xml:space="preserve">, the </w:t>
            </w:r>
            <w:del w:id="68" w:author="7Я" w:date="2026-01-03T10:50:00Z">
              <w:r w:rsidRPr="00AC7155" w:rsidDel="00104E41">
                <w:rPr>
                  <w:rFonts w:ascii="Times New Roman" w:hAnsi="Times New Roman"/>
                  <w:lang w:val="en-US"/>
                </w:rPr>
                <w:delText>Republic of Uzbekistan</w:delText>
              </w:r>
            </w:del>
            <w:ins w:id="69" w:author="7Я" w:date="2026-01-03T10:50:00Z">
              <w:r w:rsidR="00104E41">
                <w:rPr>
                  <w:rFonts w:ascii="Times New Roman" w:hAnsi="Times New Roman"/>
                  <w:lang w:val="en-US"/>
                </w:rPr>
                <w:t>Russian Federation</w:t>
              </w:r>
            </w:ins>
            <w:r w:rsidRPr="00AC7155">
              <w:rPr>
                <w:rFonts w:ascii="Times New Roman" w:hAnsi="Times New Roman"/>
                <w:lang w:val="en-US"/>
              </w:rPr>
              <w:t>.</w:t>
            </w:r>
          </w:p>
          <w:p w14:paraId="683605F0" w14:textId="77777777" w:rsidR="008869F5" w:rsidRPr="00AC7155" w:rsidRDefault="008869F5" w:rsidP="001E314C">
            <w:pPr>
              <w:numPr>
                <w:ilvl w:val="12"/>
                <w:numId w:val="0"/>
              </w:numPr>
              <w:jc w:val="both"/>
              <w:rPr>
                <w:rFonts w:ascii="Times New Roman" w:hAnsi="Times New Roman"/>
                <w:b/>
                <w:color w:val="000000" w:themeColor="text1"/>
                <w:lang w:val="en-US"/>
              </w:rPr>
            </w:pPr>
          </w:p>
          <w:p w14:paraId="7B8EB7D4" w14:textId="77777777" w:rsidR="008869F5" w:rsidRPr="00AC7155" w:rsidRDefault="008869F5" w:rsidP="001E314C">
            <w:pPr>
              <w:numPr>
                <w:ilvl w:val="12"/>
                <w:numId w:val="0"/>
              </w:numPr>
              <w:jc w:val="both"/>
              <w:rPr>
                <w:rFonts w:ascii="Times New Roman" w:hAnsi="Times New Roman"/>
                <w:b/>
                <w:color w:val="000000" w:themeColor="text1"/>
                <w:lang w:val="en-US"/>
              </w:rPr>
            </w:pPr>
          </w:p>
          <w:p w14:paraId="2D2F3295" w14:textId="77777777" w:rsidR="008869F5" w:rsidRPr="00AC7155" w:rsidRDefault="008869F5" w:rsidP="001E314C">
            <w:pPr>
              <w:numPr>
                <w:ilvl w:val="12"/>
                <w:numId w:val="0"/>
              </w:numPr>
              <w:jc w:val="both"/>
              <w:rPr>
                <w:rFonts w:ascii="Times New Roman" w:hAnsi="Times New Roman"/>
                <w:b/>
                <w:color w:val="000000" w:themeColor="text1"/>
                <w:lang w:val="en-US"/>
              </w:rPr>
            </w:pPr>
          </w:p>
          <w:p w14:paraId="06B44DA2" w14:textId="77777777" w:rsidR="008869F5" w:rsidRDefault="008869F5" w:rsidP="001E314C">
            <w:pPr>
              <w:numPr>
                <w:ilvl w:val="12"/>
                <w:numId w:val="0"/>
              </w:numPr>
              <w:jc w:val="both"/>
              <w:rPr>
                <w:ins w:id="70" w:author="YE_Legal_UzAuto Motors" w:date="2024-08-26T11:27:00Z"/>
                <w:rFonts w:ascii="Times New Roman" w:hAnsi="Times New Roman"/>
                <w:b/>
                <w:color w:val="000000" w:themeColor="text1"/>
                <w:lang w:val="en-US"/>
              </w:rPr>
            </w:pPr>
          </w:p>
          <w:p w14:paraId="1307EA87" w14:textId="77777777" w:rsidR="001171B7" w:rsidRDefault="001171B7" w:rsidP="001E314C">
            <w:pPr>
              <w:numPr>
                <w:ilvl w:val="12"/>
                <w:numId w:val="0"/>
              </w:numPr>
              <w:jc w:val="both"/>
              <w:rPr>
                <w:ins w:id="71" w:author="YE_Legal_UzAuto Motors" w:date="2024-08-26T11:27:00Z"/>
                <w:rFonts w:ascii="Times New Roman" w:hAnsi="Times New Roman"/>
                <w:b/>
                <w:color w:val="000000" w:themeColor="text1"/>
                <w:lang w:val="en-US"/>
              </w:rPr>
            </w:pPr>
          </w:p>
          <w:p w14:paraId="31BD038D" w14:textId="77777777" w:rsidR="001171B7" w:rsidRDefault="001171B7" w:rsidP="001E314C">
            <w:pPr>
              <w:numPr>
                <w:ilvl w:val="12"/>
                <w:numId w:val="0"/>
              </w:numPr>
              <w:jc w:val="both"/>
              <w:rPr>
                <w:ins w:id="72" w:author="YE_Legal_UzAuto Motors" w:date="2024-08-26T11:27:00Z"/>
                <w:rFonts w:ascii="Times New Roman" w:hAnsi="Times New Roman"/>
                <w:b/>
                <w:color w:val="000000" w:themeColor="text1"/>
                <w:lang w:val="en-US"/>
              </w:rPr>
            </w:pPr>
          </w:p>
          <w:p w14:paraId="3B3E0F24" w14:textId="77777777" w:rsidR="001171B7" w:rsidRPr="00AC7155" w:rsidRDefault="001171B7" w:rsidP="001E314C">
            <w:pPr>
              <w:numPr>
                <w:ilvl w:val="12"/>
                <w:numId w:val="0"/>
              </w:numPr>
              <w:jc w:val="both"/>
              <w:rPr>
                <w:rFonts w:ascii="Times New Roman" w:hAnsi="Times New Roman"/>
                <w:b/>
                <w:color w:val="000000" w:themeColor="text1"/>
                <w:lang w:val="en-US"/>
              </w:rPr>
            </w:pPr>
          </w:p>
          <w:p w14:paraId="4E12E89D" w14:textId="77777777" w:rsidR="008869F5" w:rsidRPr="00AC7155" w:rsidRDefault="008869F5" w:rsidP="001E314C">
            <w:pPr>
              <w:numPr>
                <w:ilvl w:val="12"/>
                <w:numId w:val="0"/>
              </w:numPr>
              <w:jc w:val="both"/>
              <w:rPr>
                <w:rFonts w:ascii="Times New Roman" w:hAnsi="Times New Roman"/>
                <w:color w:val="000000" w:themeColor="text1"/>
                <w:lang w:val="en-US"/>
              </w:rPr>
            </w:pPr>
            <w:r w:rsidRPr="00AC7155">
              <w:rPr>
                <w:rFonts w:ascii="Times New Roman" w:hAnsi="Times New Roman"/>
                <w:b/>
                <w:color w:val="000000" w:themeColor="text1"/>
                <w:lang w:val="en-US"/>
              </w:rPr>
              <w:t>12. Force Majeure</w:t>
            </w:r>
            <w:r w:rsidRPr="00AC7155">
              <w:rPr>
                <w:rFonts w:ascii="Times New Roman" w:hAnsi="Times New Roman"/>
                <w:color w:val="000000" w:themeColor="text1"/>
                <w:lang w:val="en-US"/>
              </w:rPr>
              <w:t>.</w:t>
            </w:r>
          </w:p>
          <w:p w14:paraId="4672A1AE" w14:textId="77777777" w:rsidR="008869F5" w:rsidRPr="00AC7155" w:rsidRDefault="008869F5" w:rsidP="001E314C">
            <w:pPr>
              <w:numPr>
                <w:ilvl w:val="12"/>
                <w:numId w:val="0"/>
              </w:numPr>
              <w:jc w:val="both"/>
              <w:rPr>
                <w:rFonts w:ascii="Times New Roman" w:hAnsi="Times New Roman"/>
                <w:color w:val="000000" w:themeColor="text1"/>
                <w:lang w:val="en-US"/>
              </w:rPr>
            </w:pPr>
          </w:p>
          <w:p w14:paraId="36B17777" w14:textId="77777777" w:rsidR="008869F5" w:rsidRPr="00AC7155" w:rsidRDefault="008869F5" w:rsidP="001E314C">
            <w:pPr>
              <w:jc w:val="both"/>
              <w:rPr>
                <w:rFonts w:ascii="Times New Roman" w:hAnsi="Times New Roman"/>
                <w:color w:val="000000" w:themeColor="text1"/>
                <w:lang w:val="en-US"/>
              </w:rPr>
            </w:pPr>
            <w:r w:rsidRPr="00AC7155">
              <w:rPr>
                <w:rFonts w:ascii="Times New Roman" w:hAnsi="Times New Roman"/>
                <w:color w:val="000000" w:themeColor="text1"/>
                <w:lang w:val="en-US"/>
              </w:rPr>
              <w:t>12.1. The parties do not bear responsibility for default or delay in execution of their obligations under the present Contract, if such default had been caused by a consequence of force circumstances, such as war, terrorism, fire, flood, explosion, epidemic, quarantine, revolts, nuclear incidents, and also other events of extreme character, which parties could neither expect, nor prevent and do not take responsibility for their start. Appropriate confirmation of approach of circumstances force – majeure is the information given by the authorized bodies of the country where the given circumstances took place.</w:t>
            </w:r>
          </w:p>
          <w:p w14:paraId="5140CF3F" w14:textId="77777777" w:rsidR="008869F5" w:rsidRPr="00AC7155" w:rsidRDefault="008869F5" w:rsidP="001E314C">
            <w:pPr>
              <w:jc w:val="both"/>
              <w:rPr>
                <w:rFonts w:ascii="Times New Roman" w:hAnsi="Times New Roman"/>
                <w:color w:val="000000" w:themeColor="text1"/>
                <w:lang w:val="en-US"/>
              </w:rPr>
            </w:pPr>
          </w:p>
          <w:p w14:paraId="3E5B7483" w14:textId="77777777" w:rsidR="008869F5" w:rsidRPr="00AC7155" w:rsidRDefault="008869F5" w:rsidP="001E314C">
            <w:pPr>
              <w:pStyle w:val="af4"/>
              <w:jc w:val="both"/>
              <w:rPr>
                <w:color w:val="000000" w:themeColor="text1"/>
                <w:szCs w:val="24"/>
                <w:lang w:val="en-US"/>
              </w:rPr>
            </w:pPr>
          </w:p>
          <w:p w14:paraId="55918A26" w14:textId="77777777" w:rsidR="008869F5" w:rsidRPr="00AC7155" w:rsidRDefault="008869F5" w:rsidP="001E314C">
            <w:pPr>
              <w:pStyle w:val="af4"/>
              <w:jc w:val="both"/>
              <w:rPr>
                <w:color w:val="000000" w:themeColor="text1"/>
                <w:szCs w:val="24"/>
                <w:lang w:val="en-US"/>
              </w:rPr>
            </w:pPr>
          </w:p>
          <w:p w14:paraId="4B6DB55C" w14:textId="77777777" w:rsidR="008869F5" w:rsidRPr="00AC7155" w:rsidRDefault="008869F5" w:rsidP="001E314C">
            <w:pPr>
              <w:pStyle w:val="af4"/>
              <w:jc w:val="both"/>
              <w:rPr>
                <w:color w:val="000000" w:themeColor="text1"/>
                <w:szCs w:val="24"/>
                <w:lang w:val="en-US"/>
              </w:rPr>
            </w:pPr>
          </w:p>
          <w:p w14:paraId="4AD3774B" w14:textId="77777777" w:rsidR="008869F5" w:rsidRPr="001171B7" w:rsidRDefault="008869F5" w:rsidP="001E314C">
            <w:pPr>
              <w:pStyle w:val="af4"/>
              <w:jc w:val="both"/>
              <w:rPr>
                <w:b/>
                <w:color w:val="000000" w:themeColor="text1"/>
                <w:szCs w:val="24"/>
                <w:lang w:val="en-US"/>
                <w:rPrChange w:id="73" w:author="YE_Legal_UzAuto Motors" w:date="2024-08-26T11:27:00Z">
                  <w:rPr>
                    <w:color w:val="000000" w:themeColor="text1"/>
                    <w:szCs w:val="24"/>
                    <w:lang w:val="en-US"/>
                  </w:rPr>
                </w:rPrChange>
              </w:rPr>
            </w:pPr>
            <w:r w:rsidRPr="001171B7">
              <w:rPr>
                <w:b/>
                <w:color w:val="000000" w:themeColor="text1"/>
                <w:szCs w:val="24"/>
                <w:lang w:val="en-US"/>
                <w:rPrChange w:id="74" w:author="YE_Legal_UzAuto Motors" w:date="2024-08-26T11:27:00Z">
                  <w:rPr>
                    <w:color w:val="000000" w:themeColor="text1"/>
                    <w:szCs w:val="24"/>
                    <w:lang w:val="en-US"/>
                  </w:rPr>
                </w:rPrChange>
              </w:rPr>
              <w:t>13.  Miscellaneous</w:t>
            </w:r>
          </w:p>
          <w:p w14:paraId="2D944F2A" w14:textId="77777777" w:rsidR="008869F5" w:rsidRPr="00AC7155" w:rsidRDefault="008869F5" w:rsidP="001E314C">
            <w:pPr>
              <w:pStyle w:val="af4"/>
              <w:jc w:val="both"/>
              <w:rPr>
                <w:b/>
                <w:color w:val="000000" w:themeColor="text1"/>
                <w:szCs w:val="24"/>
                <w:lang w:val="en-US"/>
              </w:rPr>
            </w:pPr>
            <w:r w:rsidRPr="00AC7155">
              <w:rPr>
                <w:color w:val="000000" w:themeColor="text1"/>
                <w:szCs w:val="24"/>
                <w:lang w:val="en-US"/>
              </w:rPr>
              <w:t xml:space="preserve">13.1. All duties, taxes and the customs charges related to the conclusion and execution of the present Contract on the territory of the Seller should be paid by the Seller. And all duties, taxes and the customs charges related to the conclusion and performance of the present Contract on the territory of the Buyer should be paid by the Buyer. </w:t>
            </w:r>
          </w:p>
          <w:p w14:paraId="2DADCCB6" w14:textId="77777777" w:rsidR="008869F5" w:rsidRPr="00AC7155" w:rsidRDefault="008869F5" w:rsidP="001E314C">
            <w:pPr>
              <w:pStyle w:val="af4"/>
              <w:jc w:val="both"/>
              <w:rPr>
                <w:b/>
                <w:color w:val="000000" w:themeColor="text1"/>
                <w:szCs w:val="24"/>
                <w:lang w:val="en-US"/>
              </w:rPr>
            </w:pPr>
            <w:r w:rsidRPr="00AC7155">
              <w:rPr>
                <w:color w:val="000000" w:themeColor="text1"/>
                <w:szCs w:val="24"/>
                <w:lang w:val="en-US"/>
              </w:rPr>
              <w:t>13.2. The Seller is obliged to send to the Buyer the following set of the documents upon each shipment:</w:t>
            </w:r>
          </w:p>
          <w:p w14:paraId="7F931C68" w14:textId="77777777" w:rsidR="008869F5" w:rsidRPr="00AC7155" w:rsidRDefault="008869F5" w:rsidP="001E314C">
            <w:pPr>
              <w:pStyle w:val="af4"/>
              <w:jc w:val="both"/>
              <w:rPr>
                <w:b/>
                <w:color w:val="000000" w:themeColor="text1"/>
                <w:szCs w:val="24"/>
                <w:lang w:val="en-US"/>
              </w:rPr>
            </w:pPr>
          </w:p>
          <w:p w14:paraId="49B5CE1F" w14:textId="77777777" w:rsidR="008869F5" w:rsidRPr="00AC7155" w:rsidRDefault="008869F5" w:rsidP="001E314C">
            <w:pPr>
              <w:pStyle w:val="af4"/>
              <w:jc w:val="both"/>
              <w:rPr>
                <w:b/>
                <w:color w:val="000000" w:themeColor="text1"/>
                <w:szCs w:val="24"/>
                <w:lang w:val="en-US"/>
              </w:rPr>
            </w:pPr>
          </w:p>
          <w:p w14:paraId="5EB15D57" w14:textId="77777777" w:rsidR="008869F5" w:rsidRPr="00AC7155" w:rsidRDefault="008869F5" w:rsidP="001E314C">
            <w:pPr>
              <w:numPr>
                <w:ilvl w:val="12"/>
                <w:numId w:val="0"/>
              </w:numPr>
              <w:jc w:val="both"/>
              <w:rPr>
                <w:rFonts w:ascii="Times New Roman" w:hAnsi="Times New Roman"/>
                <w:color w:val="000000" w:themeColor="text1"/>
                <w:lang w:val="en-US"/>
              </w:rPr>
            </w:pPr>
            <w:r w:rsidRPr="00AC7155">
              <w:rPr>
                <w:rFonts w:ascii="Times New Roman" w:hAnsi="Times New Roman"/>
                <w:color w:val="000000" w:themeColor="text1"/>
                <w:lang w:val="en-US"/>
              </w:rPr>
              <w:t xml:space="preserve">а) Commercial invoice – original; </w:t>
            </w:r>
          </w:p>
          <w:p w14:paraId="5556C9E4" w14:textId="77777777" w:rsidR="008869F5" w:rsidRPr="00AC7155" w:rsidRDefault="008869F5" w:rsidP="001E314C">
            <w:pPr>
              <w:numPr>
                <w:ilvl w:val="12"/>
                <w:numId w:val="0"/>
              </w:numPr>
              <w:jc w:val="both"/>
              <w:rPr>
                <w:rFonts w:ascii="Times New Roman" w:hAnsi="Times New Roman"/>
                <w:color w:val="000000" w:themeColor="text1"/>
                <w:lang w:val="en-US"/>
              </w:rPr>
            </w:pPr>
            <w:r w:rsidRPr="00AC7155">
              <w:rPr>
                <w:rFonts w:ascii="Times New Roman" w:hAnsi="Times New Roman"/>
                <w:color w:val="000000" w:themeColor="text1"/>
                <w:lang w:val="en-US"/>
              </w:rPr>
              <w:t>b) Bill of Lading - original;</w:t>
            </w:r>
          </w:p>
          <w:p w14:paraId="7D8C1042" w14:textId="77777777" w:rsidR="008869F5" w:rsidRPr="00AC7155" w:rsidRDefault="008869F5" w:rsidP="001E314C">
            <w:pPr>
              <w:numPr>
                <w:ilvl w:val="12"/>
                <w:numId w:val="0"/>
              </w:numPr>
              <w:jc w:val="both"/>
              <w:rPr>
                <w:rFonts w:ascii="Times New Roman" w:hAnsi="Times New Roman"/>
                <w:color w:val="000000" w:themeColor="text1"/>
                <w:lang w:val="en-US"/>
              </w:rPr>
            </w:pPr>
            <w:r w:rsidRPr="00AC7155">
              <w:rPr>
                <w:rFonts w:ascii="Times New Roman" w:hAnsi="Times New Roman"/>
                <w:color w:val="000000" w:themeColor="text1"/>
                <w:lang w:val="en-US"/>
              </w:rPr>
              <w:t>c) Packing list – original;</w:t>
            </w:r>
          </w:p>
          <w:p w14:paraId="0158AB6B" w14:textId="77777777" w:rsidR="008869F5" w:rsidRPr="00AC7155" w:rsidRDefault="008869F5" w:rsidP="001E314C">
            <w:pPr>
              <w:jc w:val="both"/>
              <w:rPr>
                <w:rFonts w:ascii="Times New Roman" w:hAnsi="Times New Roman"/>
                <w:color w:val="000000" w:themeColor="text1"/>
                <w:lang w:val="en-US"/>
              </w:rPr>
            </w:pPr>
            <w:r w:rsidRPr="00AC7155">
              <w:rPr>
                <w:rFonts w:ascii="Times New Roman" w:hAnsi="Times New Roman"/>
                <w:color w:val="000000" w:themeColor="text1"/>
                <w:lang w:val="en-US"/>
              </w:rPr>
              <w:t>d) Certificate of Origin of Goods, issued by Chamber of commerce of the country of origin - original;</w:t>
            </w:r>
          </w:p>
          <w:p w14:paraId="41B4C9AA" w14:textId="77777777" w:rsidR="008869F5" w:rsidRPr="00AC7155" w:rsidRDefault="008869F5" w:rsidP="001E314C">
            <w:pPr>
              <w:pStyle w:val="af4"/>
              <w:jc w:val="both"/>
              <w:rPr>
                <w:b/>
                <w:color w:val="000000" w:themeColor="text1"/>
                <w:szCs w:val="24"/>
                <w:lang w:val="en-US"/>
              </w:rPr>
            </w:pPr>
          </w:p>
          <w:p w14:paraId="4FA95586" w14:textId="77777777" w:rsidR="008869F5" w:rsidRPr="00AC7155" w:rsidRDefault="008869F5" w:rsidP="001E314C">
            <w:pPr>
              <w:pStyle w:val="af4"/>
              <w:jc w:val="both"/>
              <w:rPr>
                <w:b/>
                <w:color w:val="000000" w:themeColor="text1"/>
                <w:szCs w:val="24"/>
                <w:lang w:val="en-US"/>
              </w:rPr>
            </w:pPr>
          </w:p>
          <w:p w14:paraId="2E42E806" w14:textId="77777777" w:rsidR="008869F5" w:rsidRPr="00AC7155" w:rsidRDefault="008869F5" w:rsidP="001E314C">
            <w:pPr>
              <w:pStyle w:val="af4"/>
              <w:jc w:val="both"/>
              <w:rPr>
                <w:b/>
                <w:color w:val="000000" w:themeColor="text1"/>
                <w:szCs w:val="24"/>
                <w:lang w:val="en-US"/>
              </w:rPr>
            </w:pPr>
            <w:r w:rsidRPr="00AC7155">
              <w:rPr>
                <w:color w:val="000000" w:themeColor="text1"/>
                <w:szCs w:val="24"/>
                <w:lang w:val="en-US"/>
              </w:rPr>
              <w:t>13.3. Neither of the parties shall have the right to assign its rights and obligations under the present Contract without the written consent of another party.</w:t>
            </w:r>
          </w:p>
          <w:p w14:paraId="57CBE8B3" w14:textId="77777777" w:rsidR="008869F5" w:rsidRPr="00AC7155" w:rsidRDefault="008869F5" w:rsidP="001E314C">
            <w:pPr>
              <w:pStyle w:val="af4"/>
              <w:jc w:val="both"/>
              <w:rPr>
                <w:b/>
                <w:color w:val="000000" w:themeColor="text1"/>
                <w:szCs w:val="24"/>
                <w:lang w:val="en-US"/>
              </w:rPr>
            </w:pPr>
            <w:r w:rsidRPr="00AC7155">
              <w:rPr>
                <w:color w:val="000000" w:themeColor="text1"/>
                <w:szCs w:val="24"/>
                <w:lang w:val="en-US"/>
              </w:rPr>
              <w:t>13.4 Both parties must participate in the studying the assembly of goods or preparation of goods, testing, packaging and the final process of all goods in accordance with Appendix No. 1 of this Contract.</w:t>
            </w:r>
          </w:p>
          <w:p w14:paraId="44AAEF8C" w14:textId="77777777" w:rsidR="008869F5" w:rsidRPr="00AC7155" w:rsidRDefault="008869F5" w:rsidP="001E314C">
            <w:pPr>
              <w:pStyle w:val="af4"/>
              <w:jc w:val="both"/>
              <w:rPr>
                <w:b/>
                <w:color w:val="000000" w:themeColor="text1"/>
                <w:szCs w:val="24"/>
                <w:lang w:val="en-US"/>
              </w:rPr>
            </w:pPr>
          </w:p>
          <w:p w14:paraId="6CB4A380" w14:textId="77777777" w:rsidR="008869F5" w:rsidRPr="00AC7155" w:rsidRDefault="008869F5" w:rsidP="001E314C">
            <w:pPr>
              <w:pStyle w:val="af4"/>
              <w:jc w:val="both"/>
              <w:rPr>
                <w:b/>
                <w:color w:val="000000" w:themeColor="text1"/>
                <w:szCs w:val="24"/>
                <w:lang w:val="en-US"/>
              </w:rPr>
            </w:pPr>
          </w:p>
          <w:p w14:paraId="68F156F0" w14:textId="77777777" w:rsidR="008869F5" w:rsidRPr="00AC7155" w:rsidRDefault="008869F5" w:rsidP="001E314C">
            <w:pPr>
              <w:pStyle w:val="af4"/>
              <w:jc w:val="both"/>
              <w:rPr>
                <w:b/>
                <w:color w:val="000000" w:themeColor="text1"/>
                <w:szCs w:val="24"/>
                <w:lang w:val="en-US"/>
              </w:rPr>
            </w:pPr>
            <w:r w:rsidRPr="00AC7155">
              <w:rPr>
                <w:color w:val="000000" w:themeColor="text1"/>
                <w:szCs w:val="24"/>
                <w:lang w:val="en-US"/>
              </w:rPr>
              <w:t>a. Seller: an engineer and a responsible Sales agent under the contract.</w:t>
            </w:r>
          </w:p>
          <w:p w14:paraId="0DA135B1" w14:textId="77777777" w:rsidR="008869F5" w:rsidRPr="00AC7155" w:rsidRDefault="008869F5" w:rsidP="001E314C">
            <w:pPr>
              <w:pStyle w:val="af4"/>
              <w:jc w:val="both"/>
              <w:rPr>
                <w:b/>
                <w:color w:val="000000" w:themeColor="text1"/>
                <w:szCs w:val="24"/>
                <w:lang w:val="en-US"/>
              </w:rPr>
            </w:pPr>
            <w:r w:rsidRPr="00AC7155">
              <w:rPr>
                <w:color w:val="000000" w:themeColor="text1"/>
                <w:szCs w:val="24"/>
                <w:lang w:val="en-US"/>
              </w:rPr>
              <w:t>b. Customer: a specialist on the order and a responsible Marketing agent under the contract.</w:t>
            </w:r>
          </w:p>
          <w:p w14:paraId="7C958E7B" w14:textId="77777777" w:rsidR="008869F5" w:rsidRPr="00AC7155" w:rsidRDefault="008869F5" w:rsidP="001E314C">
            <w:pPr>
              <w:pStyle w:val="af4"/>
              <w:jc w:val="both"/>
              <w:rPr>
                <w:b/>
                <w:color w:val="000000" w:themeColor="text1"/>
                <w:szCs w:val="24"/>
                <w:lang w:val="en-US"/>
              </w:rPr>
            </w:pPr>
          </w:p>
          <w:p w14:paraId="1087F3F5" w14:textId="77777777" w:rsidR="008869F5" w:rsidRPr="00AC7155" w:rsidRDefault="008869F5" w:rsidP="001E314C">
            <w:pPr>
              <w:pStyle w:val="af4"/>
              <w:jc w:val="both"/>
              <w:rPr>
                <w:b/>
                <w:color w:val="000000" w:themeColor="text1"/>
                <w:szCs w:val="24"/>
                <w:lang w:val="en-US"/>
              </w:rPr>
            </w:pPr>
          </w:p>
          <w:p w14:paraId="4AA6A770" w14:textId="77777777" w:rsidR="008869F5" w:rsidRPr="00AC7155" w:rsidRDefault="008869F5" w:rsidP="001E314C">
            <w:pPr>
              <w:pStyle w:val="af4"/>
              <w:jc w:val="both"/>
              <w:rPr>
                <w:b/>
                <w:color w:val="000000" w:themeColor="text1"/>
                <w:szCs w:val="24"/>
                <w:lang w:val="en-US"/>
              </w:rPr>
            </w:pPr>
            <w:r w:rsidRPr="00AC7155">
              <w:rPr>
                <w:color w:val="000000" w:themeColor="text1"/>
                <w:szCs w:val="24"/>
                <w:lang w:val="en-US"/>
              </w:rPr>
              <w:t>The Seller shall provide escorts (Translators) and provide the Customer with all relevant documents to enter the Seller's territory.</w:t>
            </w:r>
          </w:p>
          <w:p w14:paraId="76725EAF" w14:textId="77777777" w:rsidR="008869F5" w:rsidRPr="00AC7155" w:rsidRDefault="008869F5" w:rsidP="001E314C">
            <w:pPr>
              <w:pStyle w:val="af4"/>
              <w:jc w:val="both"/>
              <w:rPr>
                <w:b/>
                <w:color w:val="000000" w:themeColor="text1"/>
                <w:szCs w:val="24"/>
                <w:lang w:val="en-US"/>
              </w:rPr>
            </w:pPr>
            <w:r w:rsidRPr="00AC7155">
              <w:rPr>
                <w:color w:val="000000" w:themeColor="text1"/>
                <w:szCs w:val="24"/>
                <w:lang w:val="en-US"/>
              </w:rPr>
              <w:t xml:space="preserve">The Buyer shall provide information about the Specialist on the order and the Marketing agent to </w:t>
            </w:r>
            <w:r w:rsidRPr="00AC7155">
              <w:rPr>
                <w:color w:val="000000" w:themeColor="text1"/>
                <w:szCs w:val="24"/>
                <w:lang w:val="en-US"/>
              </w:rPr>
              <w:lastRenderedPageBreak/>
              <w:t>enter the territory of the Seller.</w:t>
            </w:r>
          </w:p>
          <w:p w14:paraId="1CA7481A" w14:textId="77777777" w:rsidR="008869F5" w:rsidRPr="00AC7155" w:rsidRDefault="008869F5" w:rsidP="001E314C">
            <w:pPr>
              <w:pStyle w:val="af4"/>
              <w:jc w:val="both"/>
              <w:rPr>
                <w:b/>
                <w:color w:val="000000" w:themeColor="text1"/>
                <w:szCs w:val="24"/>
                <w:lang w:val="en-US"/>
              </w:rPr>
            </w:pPr>
            <w:r w:rsidRPr="00AC7155">
              <w:rPr>
                <w:color w:val="000000" w:themeColor="text1"/>
                <w:szCs w:val="24"/>
                <w:lang w:val="en-US"/>
              </w:rPr>
              <w:t>Both parties bear their own expenses for the process.</w:t>
            </w:r>
          </w:p>
          <w:p w14:paraId="5885CFE8" w14:textId="77777777" w:rsidR="008869F5" w:rsidRPr="00AC7155" w:rsidRDefault="008869F5" w:rsidP="001E314C">
            <w:pPr>
              <w:pStyle w:val="af4"/>
              <w:jc w:val="both"/>
              <w:rPr>
                <w:b/>
                <w:color w:val="000000" w:themeColor="text1"/>
                <w:szCs w:val="24"/>
                <w:lang w:val="en-US"/>
              </w:rPr>
            </w:pPr>
          </w:p>
          <w:p w14:paraId="2085D58B" w14:textId="77777777" w:rsidR="008869F5" w:rsidRPr="00AC7155" w:rsidRDefault="008869F5" w:rsidP="001E314C">
            <w:pPr>
              <w:pStyle w:val="af4"/>
              <w:jc w:val="both"/>
              <w:rPr>
                <w:b/>
                <w:color w:val="000000" w:themeColor="text1"/>
                <w:szCs w:val="24"/>
                <w:lang w:val="en-US"/>
              </w:rPr>
            </w:pPr>
            <w:r w:rsidRPr="00AC7155">
              <w:rPr>
                <w:color w:val="000000" w:themeColor="text1"/>
                <w:szCs w:val="24"/>
                <w:lang w:val="en-US"/>
              </w:rPr>
              <w:t>13.5. All amendments and additions to the present Contract are valid only if they are accomplished in written form and signed by both parties.</w:t>
            </w:r>
          </w:p>
          <w:p w14:paraId="495DFC4E" w14:textId="77777777" w:rsidR="008869F5" w:rsidRPr="00AC7155" w:rsidRDefault="008869F5" w:rsidP="001E314C">
            <w:pPr>
              <w:pStyle w:val="af4"/>
              <w:jc w:val="both"/>
              <w:rPr>
                <w:b/>
                <w:color w:val="000000" w:themeColor="text1"/>
                <w:szCs w:val="24"/>
                <w:lang w:val="en-US"/>
              </w:rPr>
            </w:pPr>
          </w:p>
          <w:p w14:paraId="35A508C4" w14:textId="77777777" w:rsidR="008869F5" w:rsidRPr="00AC7155" w:rsidRDefault="008869F5" w:rsidP="001E314C">
            <w:pPr>
              <w:pStyle w:val="af4"/>
              <w:jc w:val="both"/>
              <w:rPr>
                <w:b/>
                <w:color w:val="000000" w:themeColor="text1"/>
                <w:szCs w:val="24"/>
                <w:lang w:val="en-US"/>
              </w:rPr>
            </w:pPr>
            <w:r w:rsidRPr="00AC7155">
              <w:rPr>
                <w:color w:val="000000" w:themeColor="text1"/>
                <w:szCs w:val="24"/>
                <w:lang w:val="en-US"/>
              </w:rPr>
              <w:t xml:space="preserve">13.6. Attachment </w:t>
            </w:r>
            <w:r w:rsidRPr="00AC7155">
              <w:rPr>
                <w:color w:val="000000" w:themeColor="text1"/>
                <w:szCs w:val="24"/>
                <w:lang w:val="en-GB"/>
              </w:rPr>
              <w:t>№</w:t>
            </w:r>
            <w:r w:rsidRPr="00AC7155">
              <w:rPr>
                <w:color w:val="000000" w:themeColor="text1"/>
                <w:szCs w:val="24"/>
                <w:lang w:val="en-US"/>
              </w:rPr>
              <w:t xml:space="preserve">1 is an integral part of the present Contract. Present Contract is accomplished in two languages (Russian and English) </w:t>
            </w:r>
            <w:r w:rsidRPr="00AC7155">
              <w:rPr>
                <w:color w:val="000000" w:themeColor="text1"/>
                <w:szCs w:val="24"/>
                <w:lang w:val="en-GB"/>
              </w:rPr>
              <w:t xml:space="preserve">in </w:t>
            </w:r>
            <w:r w:rsidRPr="00AC7155">
              <w:rPr>
                <w:color w:val="000000" w:themeColor="text1"/>
                <w:szCs w:val="24"/>
                <w:lang w:val="en-US"/>
              </w:rPr>
              <w:t>two</w:t>
            </w:r>
            <w:r w:rsidRPr="00AC7155">
              <w:rPr>
                <w:color w:val="000000" w:themeColor="text1"/>
                <w:szCs w:val="24"/>
                <w:lang w:val="en-GB"/>
              </w:rPr>
              <w:t xml:space="preserve"> copies, having equal legal power</w:t>
            </w:r>
            <w:r w:rsidRPr="00AC7155">
              <w:rPr>
                <w:color w:val="000000" w:themeColor="text1"/>
                <w:szCs w:val="24"/>
                <w:lang w:val="en-US"/>
              </w:rPr>
              <w:t>.</w:t>
            </w:r>
          </w:p>
          <w:p w14:paraId="174E052C" w14:textId="77777777" w:rsidR="008869F5" w:rsidRPr="00AC7155" w:rsidRDefault="008869F5" w:rsidP="001E314C">
            <w:pPr>
              <w:pStyle w:val="af4"/>
              <w:jc w:val="both"/>
              <w:rPr>
                <w:b/>
                <w:color w:val="000000" w:themeColor="text1"/>
                <w:szCs w:val="24"/>
                <w:lang w:val="en-US"/>
              </w:rPr>
            </w:pPr>
          </w:p>
          <w:p w14:paraId="272924C7" w14:textId="77777777" w:rsidR="008869F5" w:rsidRPr="00AC7155" w:rsidRDefault="008869F5" w:rsidP="001E314C">
            <w:pPr>
              <w:pStyle w:val="af4"/>
              <w:jc w:val="both"/>
              <w:rPr>
                <w:b/>
                <w:color w:val="000000" w:themeColor="text1"/>
                <w:szCs w:val="24"/>
                <w:lang w:val="en-US"/>
              </w:rPr>
            </w:pPr>
            <w:r w:rsidRPr="00AC7155">
              <w:rPr>
                <w:color w:val="000000" w:themeColor="text1"/>
                <w:szCs w:val="24"/>
                <w:lang w:val="en-US"/>
              </w:rPr>
              <w:t xml:space="preserve">13.7. The present Contract and its Attachments are made in two languages (Russian and English) in duplicate, having equal legal force. However, in case of conflict, the </w:t>
            </w:r>
            <w:r w:rsidRPr="00AC7155">
              <w:rPr>
                <w:rFonts w:eastAsiaTheme="minorEastAsia"/>
                <w:color w:val="000000" w:themeColor="text1"/>
                <w:szCs w:val="24"/>
                <w:lang w:val="en-US" w:eastAsia="ko-KR"/>
              </w:rPr>
              <w:t xml:space="preserve">English </w:t>
            </w:r>
            <w:r w:rsidRPr="00AC7155">
              <w:rPr>
                <w:color w:val="000000" w:themeColor="text1"/>
                <w:szCs w:val="24"/>
                <w:lang w:val="en-US"/>
              </w:rPr>
              <w:t>text of the Contract shall prevail.</w:t>
            </w:r>
          </w:p>
          <w:p w14:paraId="7074BE2E" w14:textId="77777777" w:rsidR="008869F5" w:rsidRPr="00AC7155" w:rsidRDefault="008869F5" w:rsidP="001E314C">
            <w:pPr>
              <w:pStyle w:val="af4"/>
              <w:jc w:val="both"/>
              <w:rPr>
                <w:b/>
                <w:color w:val="000000" w:themeColor="text1"/>
                <w:szCs w:val="24"/>
                <w:lang w:val="en-US"/>
              </w:rPr>
            </w:pPr>
          </w:p>
          <w:p w14:paraId="49B0ED63" w14:textId="77777777" w:rsidR="008869F5" w:rsidRPr="00AC7155" w:rsidRDefault="008869F5" w:rsidP="001E314C">
            <w:pPr>
              <w:pStyle w:val="af4"/>
              <w:jc w:val="both"/>
              <w:rPr>
                <w:b/>
                <w:color w:val="000000" w:themeColor="text1"/>
                <w:szCs w:val="24"/>
                <w:lang w:val="en-US"/>
              </w:rPr>
            </w:pPr>
          </w:p>
          <w:p w14:paraId="238FC06A" w14:textId="77777777" w:rsidR="008869F5" w:rsidRPr="00AC7155" w:rsidRDefault="008869F5" w:rsidP="001E314C">
            <w:pPr>
              <w:pStyle w:val="af4"/>
              <w:jc w:val="both"/>
              <w:rPr>
                <w:b/>
                <w:color w:val="000000" w:themeColor="text1"/>
                <w:szCs w:val="24"/>
                <w:lang w:val="en-US"/>
              </w:rPr>
            </w:pPr>
          </w:p>
          <w:p w14:paraId="5CD566FE" w14:textId="77777777" w:rsidR="008869F5" w:rsidRPr="00AC7155" w:rsidRDefault="008869F5" w:rsidP="001E314C">
            <w:pPr>
              <w:tabs>
                <w:tab w:val="left" w:pos="709"/>
              </w:tabs>
              <w:jc w:val="both"/>
              <w:rPr>
                <w:rFonts w:ascii="Times New Roman" w:eastAsia="중고딕" w:hAnsi="Times New Roman"/>
                <w:b/>
                <w:lang w:val="en-US"/>
              </w:rPr>
            </w:pPr>
            <w:r w:rsidRPr="00AC7155">
              <w:rPr>
                <w:rFonts w:ascii="Times New Roman" w:eastAsia="중고딕" w:hAnsi="Times New Roman"/>
                <w:b/>
                <w:lang w:val="en-US"/>
              </w:rPr>
              <w:t>14. COMPLIANCE PROVISIONS</w:t>
            </w:r>
          </w:p>
          <w:p w14:paraId="01DCF8DE" w14:textId="77777777"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14.1 Terms and definitions:</w:t>
            </w:r>
          </w:p>
          <w:p w14:paraId="154400EB" w14:textId="5BF7DA3F"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 xml:space="preserve">14.1.1 Relevant Law means any laws, regulations or other legal requirements of </w:t>
            </w:r>
            <w:del w:id="75" w:author="7Я" w:date="2026-01-03T10:50:00Z">
              <w:r w:rsidRPr="00AC7155" w:rsidDel="00104E41">
                <w:rPr>
                  <w:rFonts w:ascii="Times New Roman" w:eastAsia="중고딕" w:hAnsi="Times New Roman"/>
                  <w:lang w:val="en-US"/>
                </w:rPr>
                <w:delText>Uzbekistan</w:delText>
              </w:r>
            </w:del>
            <w:ins w:id="76" w:author="7Я" w:date="2026-01-03T10:50:00Z">
              <w:r w:rsidR="00104E41">
                <w:rPr>
                  <w:rFonts w:ascii="Times New Roman" w:eastAsia="중고딕" w:hAnsi="Times New Roman"/>
                  <w:lang w:val="en-US"/>
                </w:rPr>
                <w:t>Russian Federation</w:t>
              </w:r>
            </w:ins>
            <w:r w:rsidRPr="00AC7155">
              <w:rPr>
                <w:rFonts w:ascii="Times New Roman" w:eastAsia="중고딕" w:hAnsi="Times New Roman"/>
                <w:lang w:val="en-US"/>
              </w:rPr>
              <w:t xml:space="preserve"> or any other country that relate to bribery or corruption, anti-money laundering, Sanctions, import or export controls, or economic boycotts, and that apply to any of the Parties.</w:t>
            </w:r>
          </w:p>
          <w:p w14:paraId="6CE3E78D" w14:textId="77777777" w:rsidR="008869F5" w:rsidRPr="00AC7155" w:rsidRDefault="008869F5" w:rsidP="001E314C">
            <w:pPr>
              <w:tabs>
                <w:tab w:val="left" w:pos="709"/>
              </w:tabs>
              <w:jc w:val="both"/>
              <w:rPr>
                <w:rFonts w:ascii="Times New Roman" w:eastAsia="중고딕" w:hAnsi="Times New Roman"/>
                <w:lang w:val="en-US"/>
              </w:rPr>
            </w:pPr>
          </w:p>
          <w:p w14:paraId="7E36F532" w14:textId="77777777" w:rsidR="008869F5" w:rsidRPr="00AC7155" w:rsidRDefault="008869F5" w:rsidP="001E314C">
            <w:pPr>
              <w:tabs>
                <w:tab w:val="left" w:pos="709"/>
              </w:tabs>
              <w:jc w:val="both"/>
              <w:rPr>
                <w:rFonts w:ascii="Times New Roman" w:eastAsia="중고딕" w:hAnsi="Times New Roman"/>
                <w:lang w:val="en-US"/>
              </w:rPr>
            </w:pPr>
          </w:p>
          <w:p w14:paraId="1D696B70" w14:textId="77777777" w:rsidR="008869F5" w:rsidRPr="00AC7155" w:rsidRDefault="008869F5" w:rsidP="001E314C">
            <w:pPr>
              <w:tabs>
                <w:tab w:val="left" w:pos="709"/>
              </w:tabs>
              <w:jc w:val="both"/>
              <w:rPr>
                <w:rFonts w:ascii="Times New Roman" w:eastAsia="중고딕" w:hAnsi="Times New Roman"/>
                <w:lang w:val="en-US"/>
              </w:rPr>
            </w:pPr>
          </w:p>
          <w:p w14:paraId="704B6D4B" w14:textId="77777777" w:rsidR="008869F5" w:rsidRPr="00AC7155" w:rsidRDefault="008869F5" w:rsidP="001E314C">
            <w:pPr>
              <w:tabs>
                <w:tab w:val="left" w:pos="709"/>
              </w:tabs>
              <w:jc w:val="both"/>
              <w:rPr>
                <w:rFonts w:ascii="Times New Roman" w:eastAsia="중고딕" w:hAnsi="Times New Roman"/>
                <w:lang w:val="en-US"/>
              </w:rPr>
            </w:pPr>
          </w:p>
          <w:p w14:paraId="18ACCCA3" w14:textId="77777777" w:rsidR="008869F5" w:rsidRPr="00AC7155" w:rsidRDefault="008869F5" w:rsidP="001E314C">
            <w:pPr>
              <w:tabs>
                <w:tab w:val="left" w:pos="709"/>
              </w:tabs>
              <w:jc w:val="both"/>
              <w:rPr>
                <w:rFonts w:ascii="Times New Roman" w:eastAsia="중고딕" w:hAnsi="Times New Roman"/>
                <w:lang w:val="en-US"/>
              </w:rPr>
            </w:pPr>
          </w:p>
          <w:p w14:paraId="38333C64" w14:textId="77777777" w:rsidR="008869F5" w:rsidRPr="00AC7155" w:rsidRDefault="008869F5" w:rsidP="001E314C">
            <w:pPr>
              <w:tabs>
                <w:tab w:val="left" w:pos="709"/>
              </w:tabs>
              <w:jc w:val="both"/>
              <w:rPr>
                <w:rFonts w:ascii="Times New Roman" w:eastAsia="중고딕" w:hAnsi="Times New Roman"/>
                <w:lang w:val="en-US"/>
              </w:rPr>
            </w:pPr>
          </w:p>
          <w:p w14:paraId="20A0A47E" w14:textId="4E7C7EC0"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 xml:space="preserve">14.1.2. Sanctions means any economic or financial sanctions or comprehensive export, import, financial or investment embargo administered by the </w:t>
            </w:r>
            <w:del w:id="77" w:author="7Я" w:date="2026-01-03T10:50:00Z">
              <w:r w:rsidRPr="00AC7155" w:rsidDel="00104E41">
                <w:rPr>
                  <w:rFonts w:ascii="Times New Roman" w:eastAsia="중고딕" w:hAnsi="Times New Roman"/>
                  <w:lang w:val="en-US"/>
                </w:rPr>
                <w:delText>Uzbekistan</w:delText>
              </w:r>
            </w:del>
            <w:ins w:id="78" w:author="7Я" w:date="2026-01-03T10:50:00Z">
              <w:r w:rsidR="00104E41">
                <w:rPr>
                  <w:rFonts w:ascii="Times New Roman" w:eastAsia="중고딕" w:hAnsi="Times New Roman"/>
                  <w:lang w:val="en-US"/>
                </w:rPr>
                <w:t>Russian Federation</w:t>
              </w:r>
            </w:ins>
            <w:r w:rsidRPr="00AC7155">
              <w:rPr>
                <w:rFonts w:ascii="Times New Roman" w:eastAsia="중고딕" w:hAnsi="Times New Roman"/>
                <w:lang w:val="en-US"/>
              </w:rPr>
              <w:t xml:space="preserve"> government, the U.S. government, the European Union, the U.N. or any other applicable government or international body, in respect of any country, region, individual, company, organization or vessel. </w:t>
            </w:r>
          </w:p>
          <w:p w14:paraId="4DD33949" w14:textId="77777777" w:rsidR="008869F5" w:rsidRPr="00AC7155" w:rsidRDefault="008869F5" w:rsidP="001E314C">
            <w:pPr>
              <w:tabs>
                <w:tab w:val="left" w:pos="709"/>
              </w:tabs>
              <w:jc w:val="both"/>
              <w:rPr>
                <w:rFonts w:ascii="Times New Roman" w:eastAsia="중고딕" w:hAnsi="Times New Roman"/>
                <w:lang w:val="en-US"/>
              </w:rPr>
            </w:pPr>
          </w:p>
          <w:p w14:paraId="3B49723F" w14:textId="77777777" w:rsidR="008869F5" w:rsidRPr="00AC7155" w:rsidRDefault="008869F5" w:rsidP="001E314C">
            <w:pPr>
              <w:tabs>
                <w:tab w:val="left" w:pos="709"/>
              </w:tabs>
              <w:jc w:val="both"/>
              <w:rPr>
                <w:rFonts w:ascii="Times New Roman" w:eastAsia="중고딕" w:hAnsi="Times New Roman"/>
                <w:lang w:val="en-US"/>
              </w:rPr>
            </w:pPr>
          </w:p>
          <w:p w14:paraId="0BB0B4BB" w14:textId="77777777"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 xml:space="preserve">14.1.3. Company means </w:t>
            </w:r>
            <w:r w:rsidRPr="00AC7155">
              <w:rPr>
                <w:rFonts w:ascii="Times New Roman" w:eastAsia="중고딕" w:hAnsi="Times New Roman"/>
                <w:b/>
                <w:bCs/>
                <w:lang w:val="en-US"/>
              </w:rPr>
              <w:t xml:space="preserve">JSC </w:t>
            </w:r>
            <w:r w:rsidRPr="00AC7155">
              <w:rPr>
                <w:rFonts w:ascii="Times New Roman" w:hAnsi="Times New Roman"/>
                <w:b/>
                <w:bCs/>
                <w:lang w:val="en-US"/>
              </w:rPr>
              <w:t>«</w:t>
            </w:r>
            <w:proofErr w:type="spellStart"/>
            <w:r w:rsidRPr="00AC7155">
              <w:rPr>
                <w:rFonts w:ascii="Times New Roman" w:hAnsi="Times New Roman"/>
                <w:b/>
                <w:bCs/>
                <w:lang w:val="en-US"/>
              </w:rPr>
              <w:t>UzAuto</w:t>
            </w:r>
            <w:proofErr w:type="spellEnd"/>
            <w:r w:rsidRPr="00AC7155">
              <w:rPr>
                <w:rFonts w:ascii="Times New Roman" w:hAnsi="Times New Roman"/>
                <w:b/>
                <w:bCs/>
                <w:lang w:val="en-US"/>
              </w:rPr>
              <w:t xml:space="preserve"> Motors»</w:t>
            </w:r>
          </w:p>
          <w:p w14:paraId="1512153F" w14:textId="77777777" w:rsidR="008869F5" w:rsidRPr="00AC7155" w:rsidRDefault="008869F5" w:rsidP="001E314C">
            <w:pPr>
              <w:tabs>
                <w:tab w:val="left" w:pos="709"/>
              </w:tabs>
              <w:jc w:val="both"/>
              <w:rPr>
                <w:rFonts w:ascii="Times New Roman" w:eastAsia="중고딕" w:hAnsi="Times New Roman"/>
                <w:lang w:val="en-US"/>
              </w:rPr>
            </w:pPr>
          </w:p>
          <w:p w14:paraId="71C5C4E9" w14:textId="77777777"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14.1.4. Counterparty means Supplier mentioned in the Preamble of the Contract.</w:t>
            </w:r>
          </w:p>
          <w:p w14:paraId="4B20133C" w14:textId="77777777"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 xml:space="preserve">14.2 Compliance </w:t>
            </w:r>
          </w:p>
          <w:p w14:paraId="288EB08D" w14:textId="77777777"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 xml:space="preserve">14.2.1 Counterparty shall comply with the Company’s Code of Ethics and Compliance (the “Code”), the Company’s Compliance Handbook (the “Handbook”), and any applicable employee training requirements of the Company. The Code and the Handbook can be accessed via the following link: </w:t>
            </w:r>
          </w:p>
          <w:p w14:paraId="0517DD34" w14:textId="77777777" w:rsidR="008869F5" w:rsidRPr="00AC7155" w:rsidRDefault="008869F5" w:rsidP="001E314C">
            <w:pPr>
              <w:tabs>
                <w:tab w:val="left" w:pos="709"/>
              </w:tabs>
              <w:jc w:val="both"/>
              <w:rPr>
                <w:rFonts w:ascii="Times New Roman" w:eastAsia="중고딕" w:hAnsi="Times New Roman"/>
                <w:lang w:val="en-US"/>
              </w:rPr>
            </w:pPr>
          </w:p>
          <w:p w14:paraId="7F8DCE68" w14:textId="77777777" w:rsidR="008869F5" w:rsidRPr="00AC7155" w:rsidRDefault="008869F5" w:rsidP="001E314C">
            <w:pPr>
              <w:tabs>
                <w:tab w:val="left" w:pos="709"/>
              </w:tabs>
              <w:jc w:val="both"/>
              <w:rPr>
                <w:rFonts w:ascii="Times New Roman" w:eastAsia="중고딕" w:hAnsi="Times New Roman"/>
                <w:lang w:val="en-US"/>
              </w:rPr>
            </w:pPr>
          </w:p>
          <w:p w14:paraId="7E3466A9" w14:textId="77777777"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14.2.2. Counterparty represents, warrants, covenants and agrees that neither Counterparty, nor any of its directors, officers, employees, or subcontractors retained regarding this Contract: (i) is currently or has previously engaged, or will at any point during the term of this Contract engage, in any conduct that violates any Relevant Law; (ii) has been investigated for, or convicted of, any offense involving fraud or breach of any Relevant Law; (iii) has been (or is proposed to be) debarred, suspended, or otherwise declared ineligible for government procurement programs.</w:t>
            </w:r>
          </w:p>
          <w:p w14:paraId="3B535D67" w14:textId="77777777" w:rsidR="008869F5" w:rsidRPr="00AC7155" w:rsidRDefault="008869F5" w:rsidP="001E314C">
            <w:pPr>
              <w:tabs>
                <w:tab w:val="left" w:pos="709"/>
              </w:tabs>
              <w:jc w:val="both"/>
              <w:rPr>
                <w:rFonts w:ascii="Times New Roman" w:eastAsia="중고딕" w:hAnsi="Times New Roman"/>
                <w:lang w:val="en-US"/>
              </w:rPr>
            </w:pPr>
          </w:p>
          <w:p w14:paraId="08330393" w14:textId="77777777" w:rsidR="008869F5" w:rsidRPr="00AC7155" w:rsidRDefault="008869F5" w:rsidP="001E314C">
            <w:pPr>
              <w:tabs>
                <w:tab w:val="left" w:pos="709"/>
              </w:tabs>
              <w:jc w:val="both"/>
              <w:rPr>
                <w:rFonts w:ascii="Times New Roman" w:eastAsia="중고딕" w:hAnsi="Times New Roman"/>
                <w:lang w:val="en-US"/>
              </w:rPr>
            </w:pPr>
          </w:p>
          <w:p w14:paraId="281CD900" w14:textId="77777777" w:rsidR="008869F5" w:rsidRPr="00AC7155" w:rsidRDefault="008869F5" w:rsidP="001E314C">
            <w:pPr>
              <w:tabs>
                <w:tab w:val="left" w:pos="709"/>
              </w:tabs>
              <w:jc w:val="both"/>
              <w:rPr>
                <w:rFonts w:ascii="Times New Roman" w:eastAsia="중고딕" w:hAnsi="Times New Roman"/>
                <w:lang w:val="en-US"/>
              </w:rPr>
            </w:pPr>
          </w:p>
          <w:p w14:paraId="75BD8A1F" w14:textId="77777777" w:rsidR="008869F5" w:rsidRPr="00AC7155" w:rsidRDefault="008869F5" w:rsidP="001E314C">
            <w:pPr>
              <w:tabs>
                <w:tab w:val="left" w:pos="709"/>
              </w:tabs>
              <w:jc w:val="both"/>
              <w:rPr>
                <w:rFonts w:ascii="Times New Roman" w:eastAsia="중고딕" w:hAnsi="Times New Roman"/>
                <w:lang w:val="en-US"/>
              </w:rPr>
            </w:pPr>
          </w:p>
          <w:p w14:paraId="0368BF27" w14:textId="77777777" w:rsidR="008869F5" w:rsidRPr="00AC7155" w:rsidRDefault="008869F5" w:rsidP="001E314C">
            <w:pPr>
              <w:tabs>
                <w:tab w:val="left" w:pos="709"/>
              </w:tabs>
              <w:jc w:val="both"/>
              <w:rPr>
                <w:rFonts w:ascii="Times New Roman" w:eastAsia="중고딕" w:hAnsi="Times New Roman"/>
                <w:lang w:val="en-US"/>
              </w:rPr>
            </w:pPr>
          </w:p>
          <w:p w14:paraId="6479E041" w14:textId="77777777" w:rsidR="008869F5" w:rsidRPr="00AC7155" w:rsidRDefault="008869F5" w:rsidP="001E314C">
            <w:pPr>
              <w:tabs>
                <w:tab w:val="left" w:pos="709"/>
              </w:tabs>
              <w:jc w:val="both"/>
              <w:rPr>
                <w:rFonts w:ascii="Times New Roman" w:eastAsia="중고딕" w:hAnsi="Times New Roman"/>
                <w:lang w:val="en-US"/>
              </w:rPr>
            </w:pPr>
          </w:p>
          <w:p w14:paraId="329D1A72" w14:textId="77777777"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14.2.3 Counterparty represents, warrants, covenants and agrees that it has not and shall not (in relation to this Contract): (i) engage in any transaction involving direct or indirect provision of goods, services and / or technology to, procurement from, or transit through Crimea, Cuba, Iran, North Korea, Sudan or Syria; and (ii) engage in any transaction involving any person or entity that is the target or subject of Sanctions, or any other transaction with, for the benefit of, or involving any property of any person or entity that is the target or subject of Sanctions.</w:t>
            </w:r>
          </w:p>
          <w:p w14:paraId="500C526B" w14:textId="77777777" w:rsidR="008869F5" w:rsidRPr="00AC7155" w:rsidRDefault="008869F5" w:rsidP="001E314C">
            <w:pPr>
              <w:tabs>
                <w:tab w:val="left" w:pos="709"/>
              </w:tabs>
              <w:jc w:val="both"/>
              <w:rPr>
                <w:rFonts w:ascii="Times New Roman" w:eastAsia="중고딕" w:hAnsi="Times New Roman"/>
                <w:lang w:val="en-US"/>
              </w:rPr>
            </w:pPr>
          </w:p>
          <w:p w14:paraId="03C2A5E5" w14:textId="77777777" w:rsidR="008869F5" w:rsidRPr="00AC7155" w:rsidRDefault="008869F5" w:rsidP="001E314C">
            <w:pPr>
              <w:tabs>
                <w:tab w:val="left" w:pos="709"/>
              </w:tabs>
              <w:jc w:val="both"/>
              <w:rPr>
                <w:rFonts w:ascii="Times New Roman" w:eastAsia="중고딕" w:hAnsi="Times New Roman"/>
                <w:lang w:val="en-US"/>
              </w:rPr>
            </w:pPr>
          </w:p>
          <w:p w14:paraId="5D62FF8E" w14:textId="77777777"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14.2.4. Neither Counterparty, nor any of its directors, officers or employees is the target or subject of Sanctions, or owned or controlled by or acting on behalf of any other person or entity that is the target or subject of Sanctions.</w:t>
            </w:r>
          </w:p>
          <w:p w14:paraId="39F2E1B9" w14:textId="77777777" w:rsidR="008869F5" w:rsidRPr="00AC7155" w:rsidRDefault="008869F5" w:rsidP="001E314C">
            <w:pPr>
              <w:tabs>
                <w:tab w:val="left" w:pos="709"/>
              </w:tabs>
              <w:jc w:val="both"/>
              <w:rPr>
                <w:rFonts w:ascii="Times New Roman" w:eastAsia="중고딕" w:hAnsi="Times New Roman"/>
                <w:lang w:val="en-US"/>
              </w:rPr>
            </w:pPr>
          </w:p>
          <w:p w14:paraId="35CA48B4" w14:textId="77777777" w:rsidR="008869F5" w:rsidRPr="00AC7155" w:rsidRDefault="008869F5" w:rsidP="001E314C">
            <w:pPr>
              <w:tabs>
                <w:tab w:val="left" w:pos="709"/>
              </w:tabs>
              <w:jc w:val="both"/>
              <w:rPr>
                <w:rFonts w:ascii="Times New Roman" w:eastAsia="중고딕" w:hAnsi="Times New Roman"/>
                <w:lang w:val="en-US"/>
              </w:rPr>
            </w:pPr>
          </w:p>
          <w:p w14:paraId="2C53FAB5" w14:textId="77777777"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14.2.5. Counterparty shall promptly report to the Company’s Chief Compliance Officer [there is any actual or suspected violation, or any investigation or allegation regarding a suspected violation, of any Relevant Law by Counterparty or any of its directors, officers or employees; or (ii) any compliance representation or warranty given in this Contract is no longer true, complete or accurate.</w:t>
            </w:r>
          </w:p>
          <w:p w14:paraId="2CC5B903" w14:textId="77777777" w:rsidR="008869F5" w:rsidRPr="00AC7155" w:rsidRDefault="008869F5" w:rsidP="001E314C">
            <w:pPr>
              <w:tabs>
                <w:tab w:val="left" w:pos="709"/>
              </w:tabs>
              <w:jc w:val="both"/>
              <w:rPr>
                <w:rFonts w:ascii="Times New Roman" w:eastAsia="중고딕" w:hAnsi="Times New Roman"/>
                <w:lang w:val="en-US"/>
              </w:rPr>
            </w:pPr>
          </w:p>
          <w:p w14:paraId="385777F7" w14:textId="77777777" w:rsidR="008869F5" w:rsidRPr="00AC7155" w:rsidRDefault="008869F5" w:rsidP="001E314C">
            <w:pPr>
              <w:tabs>
                <w:tab w:val="left" w:pos="709"/>
              </w:tabs>
              <w:jc w:val="both"/>
              <w:rPr>
                <w:rFonts w:ascii="Times New Roman" w:eastAsia="중고딕" w:hAnsi="Times New Roman"/>
                <w:lang w:val="en-US"/>
              </w:rPr>
            </w:pPr>
          </w:p>
          <w:p w14:paraId="0EA20A56" w14:textId="77777777" w:rsidR="008869F5" w:rsidRPr="00AC7155" w:rsidRDefault="008869F5" w:rsidP="001E314C">
            <w:pPr>
              <w:tabs>
                <w:tab w:val="left" w:pos="709"/>
              </w:tabs>
              <w:jc w:val="both"/>
              <w:rPr>
                <w:rFonts w:ascii="Times New Roman" w:eastAsia="중고딕" w:hAnsi="Times New Roman"/>
                <w:lang w:val="en-US"/>
              </w:rPr>
            </w:pPr>
          </w:p>
          <w:p w14:paraId="79734348" w14:textId="77777777" w:rsidR="008869F5" w:rsidRPr="00AC7155" w:rsidRDefault="008869F5" w:rsidP="001E314C">
            <w:pPr>
              <w:tabs>
                <w:tab w:val="left" w:pos="709"/>
              </w:tabs>
              <w:jc w:val="both"/>
              <w:rPr>
                <w:rFonts w:ascii="Times New Roman" w:eastAsia="중고딕" w:hAnsi="Times New Roman"/>
                <w:lang w:val="en-US"/>
              </w:rPr>
            </w:pPr>
          </w:p>
          <w:p w14:paraId="55E90A48" w14:textId="77777777" w:rsidR="008869F5" w:rsidRPr="00AC7155" w:rsidRDefault="008869F5" w:rsidP="001E314C">
            <w:pPr>
              <w:tabs>
                <w:tab w:val="left" w:pos="709"/>
              </w:tabs>
              <w:jc w:val="both"/>
              <w:rPr>
                <w:rFonts w:ascii="Times New Roman" w:eastAsia="중고딕" w:hAnsi="Times New Roman"/>
                <w:lang w:val="en-US"/>
              </w:rPr>
            </w:pPr>
          </w:p>
          <w:p w14:paraId="683C4000" w14:textId="77777777"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 xml:space="preserve">14.2.6. Counterparty covenants that it will answer all due diligence questions asked by the Company during the course of this Contract and all the answers given will be true, complete and accurate. </w:t>
            </w:r>
          </w:p>
          <w:p w14:paraId="6A7023A7" w14:textId="77777777" w:rsidR="008869F5" w:rsidRPr="00AC7155" w:rsidRDefault="008869F5" w:rsidP="001E314C">
            <w:pPr>
              <w:tabs>
                <w:tab w:val="left" w:pos="709"/>
              </w:tabs>
              <w:jc w:val="both"/>
              <w:rPr>
                <w:rFonts w:ascii="Times New Roman" w:eastAsia="중고딕" w:hAnsi="Times New Roman"/>
                <w:lang w:val="en-US"/>
              </w:rPr>
            </w:pPr>
          </w:p>
          <w:p w14:paraId="6B14ADD5" w14:textId="77777777"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14.2.7. Counterparty will ensure that any subcontractor or dealer it retains in connection with the performance of this Contract is retained by way of a written Contract containing compliance representations, warranties and covenants substantially similar to the provisions in this section.  A copy of the Contract must be provided to the Company’s Chief Compliance Officer within ten (10) days of execution.</w:t>
            </w:r>
          </w:p>
          <w:p w14:paraId="135DC15D" w14:textId="77777777" w:rsidR="008869F5" w:rsidRPr="00AC7155" w:rsidRDefault="008869F5" w:rsidP="001E314C">
            <w:pPr>
              <w:tabs>
                <w:tab w:val="left" w:pos="709"/>
              </w:tabs>
              <w:jc w:val="both"/>
              <w:rPr>
                <w:rFonts w:ascii="Times New Roman" w:eastAsia="중고딕" w:hAnsi="Times New Roman"/>
                <w:lang w:val="en-US"/>
              </w:rPr>
            </w:pPr>
          </w:p>
          <w:p w14:paraId="0ECFBF5D" w14:textId="77777777"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14.3. Books records and audit rights:</w:t>
            </w:r>
          </w:p>
          <w:p w14:paraId="52ED1D90" w14:textId="042887DB"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 xml:space="preserve">During the course of this Contract, and for five (5) years following the termination of this Contract, Counterparty shall maintain books and records pertaining to the performance of this Contract and shall make those books and records available for inspection and audit (upon reasonable prior written notice) by the Company or its third-party representative during normal business hours in compliance with the labor legislations of the </w:t>
            </w:r>
            <w:del w:id="79" w:author="7Я" w:date="2026-01-03T10:50:00Z">
              <w:r w:rsidRPr="00AC7155" w:rsidDel="00104E41">
                <w:rPr>
                  <w:rFonts w:ascii="Times New Roman" w:eastAsia="중고딕" w:hAnsi="Times New Roman"/>
                  <w:lang w:val="en-US"/>
                </w:rPr>
                <w:delText>Republic of Uzbekistan</w:delText>
              </w:r>
            </w:del>
            <w:ins w:id="80" w:author="7Я" w:date="2026-01-03T10:50:00Z">
              <w:r w:rsidR="00104E41">
                <w:rPr>
                  <w:rFonts w:ascii="Times New Roman" w:eastAsia="중고딕" w:hAnsi="Times New Roman"/>
                  <w:lang w:val="en-US"/>
                </w:rPr>
                <w:t>Russian Federation</w:t>
              </w:r>
            </w:ins>
            <w:r w:rsidRPr="00AC7155">
              <w:rPr>
                <w:rFonts w:ascii="Times New Roman" w:eastAsia="중고딕" w:hAnsi="Times New Roman"/>
                <w:lang w:val="en-US"/>
              </w:rPr>
              <w:t>.</w:t>
            </w:r>
          </w:p>
          <w:p w14:paraId="6D9401CA" w14:textId="77777777" w:rsidR="008869F5" w:rsidRPr="00AC7155" w:rsidRDefault="008869F5" w:rsidP="001E314C">
            <w:pPr>
              <w:tabs>
                <w:tab w:val="left" w:pos="709"/>
              </w:tabs>
              <w:jc w:val="both"/>
              <w:rPr>
                <w:rFonts w:ascii="Times New Roman" w:eastAsia="중고딕" w:hAnsi="Times New Roman"/>
                <w:lang w:val="en-US"/>
              </w:rPr>
            </w:pPr>
          </w:p>
          <w:p w14:paraId="62159279" w14:textId="77777777" w:rsidR="008869F5" w:rsidRPr="00AC7155" w:rsidRDefault="008869F5" w:rsidP="001E314C">
            <w:pPr>
              <w:tabs>
                <w:tab w:val="left" w:pos="709"/>
              </w:tabs>
              <w:jc w:val="both"/>
              <w:rPr>
                <w:rFonts w:ascii="Times New Roman" w:eastAsia="중고딕" w:hAnsi="Times New Roman"/>
                <w:lang w:val="en-US"/>
              </w:rPr>
            </w:pPr>
          </w:p>
          <w:p w14:paraId="70A121F7" w14:textId="77777777" w:rsidR="008869F5" w:rsidRPr="00AC7155" w:rsidRDefault="008869F5" w:rsidP="001E314C">
            <w:pPr>
              <w:tabs>
                <w:tab w:val="left" w:pos="709"/>
              </w:tabs>
              <w:jc w:val="both"/>
              <w:rPr>
                <w:rFonts w:ascii="Times New Roman" w:eastAsia="중고딕" w:hAnsi="Times New Roman"/>
                <w:lang w:val="en-US"/>
              </w:rPr>
            </w:pPr>
          </w:p>
          <w:p w14:paraId="70A10427" w14:textId="77777777"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14.4. Termination for compliance breach</w:t>
            </w:r>
          </w:p>
          <w:p w14:paraId="6C293D15" w14:textId="77777777" w:rsidR="008869F5" w:rsidRPr="00AC7155" w:rsidRDefault="008869F5" w:rsidP="001E314C">
            <w:pPr>
              <w:tabs>
                <w:tab w:val="left" w:pos="709"/>
              </w:tabs>
              <w:jc w:val="both"/>
              <w:rPr>
                <w:rFonts w:ascii="Times New Roman" w:eastAsia="중고딕" w:hAnsi="Times New Roman"/>
                <w:lang w:val="en-US"/>
              </w:rPr>
            </w:pPr>
          </w:p>
          <w:p w14:paraId="051944A5" w14:textId="77777777"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14.4.1. The Company may terminate this Contract immediately if it determines, in its sole discretion, that the Counterparty has breached its obligations regarding this Compliance Section. In the event of such termination, Counterparty shall not be entitled to complaint compensation or any further remuneration, regardless of any activities or Contracts with additional third parties entered into before termination.</w:t>
            </w:r>
          </w:p>
          <w:p w14:paraId="356B24B7" w14:textId="77777777" w:rsidR="008869F5" w:rsidRPr="00AC7155" w:rsidRDefault="008869F5" w:rsidP="001E314C">
            <w:pPr>
              <w:tabs>
                <w:tab w:val="left" w:pos="709"/>
              </w:tabs>
              <w:jc w:val="both"/>
              <w:rPr>
                <w:rFonts w:ascii="Times New Roman" w:eastAsia="중고딕" w:hAnsi="Times New Roman"/>
                <w:lang w:val="en-US"/>
              </w:rPr>
            </w:pPr>
          </w:p>
          <w:p w14:paraId="6A6C51DA" w14:textId="77777777" w:rsidR="008869F5" w:rsidRPr="00AC7155" w:rsidRDefault="008869F5" w:rsidP="001E314C">
            <w:pPr>
              <w:tabs>
                <w:tab w:val="left" w:pos="709"/>
              </w:tabs>
              <w:jc w:val="both"/>
              <w:rPr>
                <w:rFonts w:ascii="Times New Roman" w:eastAsia="중고딕" w:hAnsi="Times New Roman"/>
                <w:lang w:val="en-US"/>
              </w:rPr>
            </w:pPr>
          </w:p>
          <w:p w14:paraId="588CFC13" w14:textId="77777777"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 xml:space="preserve">14.4.2. Regardless of any other provision in this Contract, Counterparty shall fully indemnify the Company against any losses, liabilities, damages, costs (including, but not limited to, legal fees) and expenses incurred by, or awarded against, the Company as a result of any breach of this Compliance Section by Counterparty or any breach of provisions equivalent to this compliance section </w:t>
            </w:r>
            <w:r w:rsidRPr="00AC7155">
              <w:rPr>
                <w:rFonts w:ascii="Times New Roman" w:eastAsia="중고딕" w:hAnsi="Times New Roman"/>
                <w:lang w:val="en-US"/>
              </w:rPr>
              <w:lastRenderedPageBreak/>
              <w:t>[in any subcontract by any subcontractor or by any dealer, as applicable.</w:t>
            </w:r>
          </w:p>
          <w:p w14:paraId="33AF439D" w14:textId="77777777" w:rsidR="008869F5" w:rsidRPr="00AC7155" w:rsidRDefault="008869F5" w:rsidP="001E314C">
            <w:pPr>
              <w:tabs>
                <w:tab w:val="left" w:pos="709"/>
              </w:tabs>
              <w:jc w:val="both"/>
              <w:rPr>
                <w:rFonts w:ascii="Times New Roman" w:eastAsia="중고딕" w:hAnsi="Times New Roman"/>
                <w:lang w:val="en-US"/>
              </w:rPr>
            </w:pPr>
          </w:p>
          <w:p w14:paraId="65C1A84A" w14:textId="77777777" w:rsidR="008869F5" w:rsidRPr="00AC7155" w:rsidRDefault="008869F5" w:rsidP="001E314C">
            <w:pPr>
              <w:tabs>
                <w:tab w:val="left" w:pos="709"/>
              </w:tabs>
              <w:jc w:val="both"/>
              <w:rPr>
                <w:rFonts w:ascii="Times New Roman" w:eastAsia="중고딕" w:hAnsi="Times New Roman"/>
                <w:lang w:val="en-US"/>
              </w:rPr>
            </w:pPr>
          </w:p>
          <w:p w14:paraId="5161F8F2" w14:textId="77777777" w:rsidR="008869F5" w:rsidRPr="00AC7155" w:rsidRDefault="008869F5" w:rsidP="001E314C">
            <w:pPr>
              <w:tabs>
                <w:tab w:val="left" w:pos="709"/>
              </w:tabs>
              <w:jc w:val="both"/>
              <w:rPr>
                <w:rFonts w:ascii="Times New Roman" w:eastAsia="중고딕" w:hAnsi="Times New Roman"/>
                <w:lang w:val="en-US"/>
              </w:rPr>
            </w:pPr>
          </w:p>
          <w:p w14:paraId="3698427E" w14:textId="77777777" w:rsidR="008869F5" w:rsidRPr="00AC7155" w:rsidRDefault="008869F5" w:rsidP="001E314C">
            <w:pPr>
              <w:tabs>
                <w:tab w:val="left" w:pos="709"/>
              </w:tabs>
              <w:jc w:val="both"/>
              <w:rPr>
                <w:rFonts w:ascii="Times New Roman" w:eastAsia="중고딕" w:hAnsi="Times New Roman"/>
                <w:lang w:val="en-US"/>
              </w:rPr>
            </w:pPr>
            <w:r w:rsidRPr="00AC7155">
              <w:rPr>
                <w:rFonts w:ascii="Times New Roman" w:eastAsia="중고딕" w:hAnsi="Times New Roman"/>
                <w:lang w:val="en-US"/>
              </w:rPr>
              <w:t>14.5. Compliance with this section by subcontractors, dealers and conflict of interest.</w:t>
            </w:r>
          </w:p>
          <w:p w14:paraId="0A3BA8CE" w14:textId="77777777" w:rsidR="008869F5" w:rsidRPr="00AC7155" w:rsidRDefault="008869F5" w:rsidP="001E314C">
            <w:pPr>
              <w:tabs>
                <w:tab w:val="left" w:pos="709"/>
              </w:tabs>
              <w:jc w:val="both"/>
              <w:rPr>
                <w:rFonts w:ascii="Times New Roman" w:eastAsia="중고딕" w:hAnsi="Times New Roman"/>
                <w:lang w:val="en-US"/>
              </w:rPr>
            </w:pPr>
          </w:p>
          <w:p w14:paraId="2DC78FD3" w14:textId="77777777" w:rsidR="008869F5" w:rsidRPr="00AC7155" w:rsidRDefault="008869F5" w:rsidP="001E314C">
            <w:pPr>
              <w:tabs>
                <w:tab w:val="left" w:pos="709"/>
              </w:tabs>
              <w:jc w:val="both"/>
              <w:rPr>
                <w:rFonts w:ascii="Times New Roman" w:eastAsia="중고딕" w:hAnsi="Times New Roman"/>
                <w:lang w:val="en-US"/>
              </w:rPr>
            </w:pPr>
          </w:p>
          <w:p w14:paraId="5BE552D7" w14:textId="77777777" w:rsidR="008869F5" w:rsidRPr="00AC7155" w:rsidRDefault="008869F5" w:rsidP="001E314C">
            <w:pPr>
              <w:tabs>
                <w:tab w:val="left" w:pos="709"/>
              </w:tabs>
              <w:jc w:val="both"/>
              <w:rPr>
                <w:rFonts w:ascii="Times New Roman" w:eastAsia="중고딕" w:hAnsi="Times New Roman"/>
                <w:b/>
                <w:lang w:val="en-US"/>
              </w:rPr>
            </w:pPr>
            <w:r w:rsidRPr="00AC7155">
              <w:rPr>
                <w:rFonts w:ascii="Times New Roman" w:eastAsia="중고딕" w:hAnsi="Times New Roman"/>
                <w:lang w:val="en-US"/>
              </w:rPr>
              <w:t>Where Counterparty is engaging a dealer, sub supplier or subcontractor it shall require the dealer, sub supplier or subcontractor to: (i) complete a due diligence questionnaire in a form provided by the Company and provide the questionnaire to the Company for review; (ii) ensure that the dealer or sub supplier or subcontractor is subject to a clause of the Contract.</w:t>
            </w:r>
          </w:p>
          <w:p w14:paraId="07A7DCFF" w14:textId="77777777" w:rsidR="008869F5" w:rsidRPr="00AC7155" w:rsidRDefault="008869F5" w:rsidP="001E314C">
            <w:pPr>
              <w:pStyle w:val="af4"/>
              <w:jc w:val="both"/>
              <w:rPr>
                <w:b/>
                <w:color w:val="000000" w:themeColor="text1"/>
                <w:szCs w:val="24"/>
                <w:lang w:val="en-US"/>
              </w:rPr>
            </w:pPr>
          </w:p>
          <w:p w14:paraId="4DD5E2C6" w14:textId="77777777" w:rsidR="008869F5" w:rsidRPr="00AC7155" w:rsidRDefault="008869F5" w:rsidP="001E314C">
            <w:pPr>
              <w:pStyle w:val="af4"/>
              <w:jc w:val="both"/>
              <w:rPr>
                <w:color w:val="000000" w:themeColor="text1"/>
                <w:szCs w:val="24"/>
                <w:lang w:val="en-US"/>
              </w:rPr>
            </w:pPr>
          </w:p>
          <w:p w14:paraId="2169B25A" w14:textId="77777777" w:rsidR="008869F5" w:rsidRPr="00AC7155" w:rsidRDefault="008869F5" w:rsidP="001E314C">
            <w:pPr>
              <w:pStyle w:val="af4"/>
              <w:jc w:val="both"/>
              <w:rPr>
                <w:color w:val="000000" w:themeColor="text1"/>
                <w:szCs w:val="24"/>
                <w:lang w:val="en-US"/>
              </w:rPr>
            </w:pPr>
          </w:p>
          <w:p w14:paraId="6EEBFA2A" w14:textId="77777777" w:rsidR="008869F5" w:rsidRPr="00AC7155" w:rsidRDefault="008869F5" w:rsidP="001E314C">
            <w:pPr>
              <w:pStyle w:val="af4"/>
              <w:jc w:val="both"/>
              <w:rPr>
                <w:color w:val="000000" w:themeColor="text1"/>
                <w:szCs w:val="24"/>
                <w:lang w:val="en-US"/>
              </w:rPr>
            </w:pPr>
            <w:r w:rsidRPr="00AC7155">
              <w:rPr>
                <w:color w:val="000000" w:themeColor="text1"/>
                <w:szCs w:val="24"/>
                <w:lang w:val="en-US"/>
              </w:rPr>
              <w:t>15. Validity of the Contract</w:t>
            </w:r>
          </w:p>
          <w:p w14:paraId="6DE9046E" w14:textId="77777777" w:rsidR="008869F5" w:rsidRPr="00AC7155" w:rsidRDefault="008869F5" w:rsidP="001E314C">
            <w:pPr>
              <w:pStyle w:val="af4"/>
              <w:jc w:val="both"/>
              <w:rPr>
                <w:b/>
                <w:color w:val="000000" w:themeColor="text1"/>
                <w:szCs w:val="24"/>
                <w:lang w:val="en-US"/>
              </w:rPr>
            </w:pPr>
          </w:p>
          <w:p w14:paraId="1F5BF4D0" w14:textId="21F08339" w:rsidR="008869F5" w:rsidRPr="00AC7155" w:rsidRDefault="008869F5">
            <w:pPr>
              <w:pStyle w:val="af4"/>
              <w:tabs>
                <w:tab w:val="clear" w:pos="5400"/>
                <w:tab w:val="left" w:pos="5004"/>
              </w:tabs>
              <w:jc w:val="both"/>
              <w:rPr>
                <w:color w:val="000000" w:themeColor="text1"/>
                <w:szCs w:val="24"/>
                <w:lang w:val="en-US"/>
              </w:rPr>
              <w:pPrChange w:id="81" w:author="7Я" w:date="2026-01-03T10:54:00Z">
                <w:pPr>
                  <w:pStyle w:val="af4"/>
                  <w:jc w:val="both"/>
                </w:pPr>
              </w:pPrChange>
            </w:pPr>
            <w:r w:rsidRPr="00AC7155">
              <w:rPr>
                <w:color w:val="000000" w:themeColor="text1"/>
                <w:szCs w:val="24"/>
                <w:lang w:val="en-US"/>
              </w:rPr>
              <w:t xml:space="preserve">15.1 This Contract shall become affective of the date of registration with established order by the legislation of </w:t>
            </w:r>
            <w:del w:id="82" w:author="7Я" w:date="2026-01-03T10:50:00Z">
              <w:r w:rsidRPr="00AC7155" w:rsidDel="00104E41">
                <w:rPr>
                  <w:color w:val="000000" w:themeColor="text1"/>
                  <w:szCs w:val="24"/>
                  <w:lang w:val="en-US"/>
                </w:rPr>
                <w:delText>Republic of Uzbekistan</w:delText>
              </w:r>
            </w:del>
            <w:ins w:id="83" w:author="7Я" w:date="2026-01-03T10:50:00Z">
              <w:r w:rsidR="00104E41">
                <w:rPr>
                  <w:color w:val="000000" w:themeColor="text1"/>
                  <w:szCs w:val="24"/>
                  <w:lang w:val="en-US"/>
                </w:rPr>
                <w:t>Russian Federation</w:t>
              </w:r>
            </w:ins>
            <w:r w:rsidRPr="00AC7155">
              <w:rPr>
                <w:color w:val="000000" w:themeColor="text1"/>
                <w:szCs w:val="24"/>
                <w:lang w:val="en-US"/>
              </w:rPr>
              <w:t xml:space="preserve"> and valid until complete execution of obligations of parties.</w:t>
            </w:r>
          </w:p>
          <w:p w14:paraId="25CB84FD" w14:textId="77777777" w:rsidR="008869F5" w:rsidRPr="00AC7155" w:rsidRDefault="008869F5" w:rsidP="001E314C">
            <w:pPr>
              <w:pStyle w:val="af4"/>
              <w:jc w:val="both"/>
              <w:rPr>
                <w:color w:val="000000" w:themeColor="text1"/>
                <w:szCs w:val="24"/>
                <w:lang w:val="en-US"/>
              </w:rPr>
            </w:pPr>
          </w:p>
          <w:p w14:paraId="0BB9A4F2" w14:textId="77777777" w:rsidR="008869F5" w:rsidRPr="00AC7155" w:rsidRDefault="008869F5" w:rsidP="001E314C">
            <w:pPr>
              <w:pStyle w:val="af4"/>
              <w:jc w:val="both"/>
              <w:rPr>
                <w:color w:val="000000" w:themeColor="text1"/>
                <w:szCs w:val="24"/>
                <w:lang w:val="en-US"/>
              </w:rPr>
            </w:pPr>
          </w:p>
          <w:p w14:paraId="6BF992E1" w14:textId="77777777" w:rsidR="008869F5" w:rsidRPr="00AC7155" w:rsidRDefault="008869F5" w:rsidP="001E314C">
            <w:pPr>
              <w:pStyle w:val="af4"/>
              <w:jc w:val="both"/>
              <w:rPr>
                <w:color w:val="000000" w:themeColor="text1"/>
                <w:szCs w:val="24"/>
                <w:lang w:val="en-US"/>
              </w:rPr>
            </w:pPr>
            <w:r w:rsidRPr="00AC7155">
              <w:rPr>
                <w:color w:val="000000" w:themeColor="text1"/>
                <w:szCs w:val="24"/>
                <w:lang w:val="en-US"/>
              </w:rPr>
              <w:t xml:space="preserve">16. The bank details of the Seller. </w:t>
            </w:r>
          </w:p>
          <w:p w14:paraId="6084C011" w14:textId="77777777" w:rsidR="008869F5" w:rsidRPr="00AC7155" w:rsidRDefault="008869F5" w:rsidP="001E314C">
            <w:pPr>
              <w:pStyle w:val="af4"/>
              <w:jc w:val="both"/>
              <w:rPr>
                <w:color w:val="000000" w:themeColor="text1"/>
                <w:szCs w:val="24"/>
                <w:lang w:val="en-CA"/>
              </w:rPr>
            </w:pPr>
          </w:p>
          <w:p w14:paraId="5FC92F9B" w14:textId="77777777" w:rsidR="008869F5" w:rsidRPr="00AC7155" w:rsidRDefault="008869F5" w:rsidP="001E314C">
            <w:pPr>
              <w:pStyle w:val="1fff1"/>
              <w:spacing w:before="0" w:after="0"/>
              <w:jc w:val="both"/>
              <w:rPr>
                <w:rFonts w:ascii="Times New Roman" w:eastAsia="Batang" w:hAnsi="Times New Roman"/>
                <w:szCs w:val="24"/>
                <w:lang w:val="en-US"/>
              </w:rPr>
            </w:pPr>
            <w:r w:rsidRPr="00AC7155">
              <w:rPr>
                <w:rFonts w:ascii="Times New Roman" w:eastAsia="Batang" w:hAnsi="Times New Roman"/>
                <w:szCs w:val="24"/>
                <w:lang w:val="en-US"/>
              </w:rPr>
              <w:t>Bank Name</w:t>
            </w:r>
            <w:r w:rsidRPr="00AC7155">
              <w:rPr>
                <w:rFonts w:ascii="Times New Roman" w:hAnsi="Times New Roman"/>
                <w:szCs w:val="24"/>
                <w:lang w:val="en-US"/>
              </w:rPr>
              <w:t xml:space="preserve">: </w:t>
            </w:r>
          </w:p>
          <w:p w14:paraId="44342892" w14:textId="77777777" w:rsidR="008869F5" w:rsidRPr="00AC7155" w:rsidRDefault="008869F5" w:rsidP="001E314C">
            <w:pPr>
              <w:autoSpaceDE w:val="0"/>
              <w:autoSpaceDN w:val="0"/>
              <w:adjustRightInd w:val="0"/>
              <w:rPr>
                <w:rFonts w:ascii="Times New Roman" w:hAnsi="Times New Roman"/>
                <w:lang w:val="en-US"/>
              </w:rPr>
            </w:pPr>
            <w:r w:rsidRPr="00AC7155">
              <w:rPr>
                <w:rFonts w:ascii="Times New Roman" w:eastAsia="Batang" w:hAnsi="Times New Roman"/>
                <w:lang w:val="en-US"/>
              </w:rPr>
              <w:t>Bank address:</w:t>
            </w:r>
          </w:p>
          <w:p w14:paraId="20054C06" w14:textId="77777777" w:rsidR="008869F5" w:rsidRPr="00AC7155" w:rsidRDefault="008869F5" w:rsidP="001E314C">
            <w:pPr>
              <w:pStyle w:val="1fff1"/>
              <w:spacing w:before="0" w:after="0"/>
              <w:jc w:val="both"/>
              <w:rPr>
                <w:rFonts w:ascii="Times New Roman" w:hAnsi="Times New Roman"/>
                <w:szCs w:val="24"/>
                <w:lang w:val="en-US"/>
              </w:rPr>
            </w:pPr>
            <w:r w:rsidRPr="00AC7155">
              <w:rPr>
                <w:rFonts w:ascii="Times New Roman" w:eastAsia="Batang" w:hAnsi="Times New Roman"/>
                <w:szCs w:val="24"/>
                <w:lang w:val="en-US"/>
              </w:rPr>
              <w:t>Account</w:t>
            </w:r>
            <w:r w:rsidRPr="00AC7155">
              <w:rPr>
                <w:rFonts w:ascii="Times New Roman" w:hAnsi="Times New Roman"/>
                <w:szCs w:val="24"/>
                <w:lang w:val="en-US"/>
              </w:rPr>
              <w:t xml:space="preserve"> №: </w:t>
            </w:r>
          </w:p>
          <w:p w14:paraId="064233A3" w14:textId="77777777" w:rsidR="008869F5" w:rsidRPr="00AC7155" w:rsidRDefault="008869F5" w:rsidP="001E314C">
            <w:pPr>
              <w:pStyle w:val="1fff1"/>
              <w:spacing w:before="0" w:after="0"/>
              <w:jc w:val="both"/>
              <w:rPr>
                <w:rFonts w:ascii="Times New Roman" w:hAnsi="Times New Roman"/>
                <w:szCs w:val="24"/>
                <w:lang w:val="en-US"/>
              </w:rPr>
            </w:pPr>
            <w:r w:rsidRPr="00AC7155">
              <w:rPr>
                <w:rFonts w:ascii="Times New Roman" w:hAnsi="Times New Roman"/>
                <w:szCs w:val="24"/>
                <w:lang w:val="en-US"/>
              </w:rPr>
              <w:t xml:space="preserve">Swift code No: </w:t>
            </w:r>
          </w:p>
          <w:p w14:paraId="34C3A332" w14:textId="77777777" w:rsidR="008869F5" w:rsidRPr="00AC7155" w:rsidRDefault="008869F5" w:rsidP="001E314C">
            <w:pPr>
              <w:pStyle w:val="1fff1"/>
              <w:spacing w:before="0" w:after="0"/>
              <w:jc w:val="both"/>
              <w:rPr>
                <w:rFonts w:ascii="Times New Roman" w:hAnsi="Times New Roman"/>
                <w:szCs w:val="24"/>
                <w:lang w:val="en-US"/>
              </w:rPr>
            </w:pPr>
          </w:p>
          <w:p w14:paraId="50588ABB" w14:textId="77777777" w:rsidR="008869F5" w:rsidRPr="00AC7155" w:rsidRDefault="008869F5" w:rsidP="001E314C">
            <w:pPr>
              <w:jc w:val="both"/>
              <w:rPr>
                <w:rFonts w:ascii="Times New Roman" w:hAnsi="Times New Roman"/>
                <w:b/>
                <w:color w:val="000000" w:themeColor="text1"/>
                <w:lang w:val="en-US"/>
              </w:rPr>
            </w:pPr>
            <w:r w:rsidRPr="00AC7155">
              <w:rPr>
                <w:rFonts w:ascii="Times New Roman" w:hAnsi="Times New Roman"/>
                <w:b/>
                <w:color w:val="000000" w:themeColor="text1"/>
                <w:lang w:val="en-US"/>
              </w:rPr>
              <w:t xml:space="preserve">17. The bank properties of the Buyer. </w:t>
            </w:r>
          </w:p>
          <w:p w14:paraId="6FCF1267" w14:textId="77777777" w:rsidR="008869F5" w:rsidRPr="00AC7155" w:rsidRDefault="008869F5" w:rsidP="001E314C">
            <w:pPr>
              <w:pStyle w:val="af4"/>
              <w:numPr>
                <w:ilvl w:val="12"/>
                <w:numId w:val="0"/>
              </w:numPr>
              <w:jc w:val="both"/>
              <w:rPr>
                <w:b/>
                <w:color w:val="000000" w:themeColor="text1"/>
                <w:szCs w:val="24"/>
                <w:lang w:val="en-US"/>
              </w:rPr>
            </w:pPr>
          </w:p>
          <w:p w14:paraId="7601FDE3" w14:textId="77777777" w:rsidR="008869F5" w:rsidRPr="00AC7155" w:rsidRDefault="008869F5" w:rsidP="001E314C">
            <w:pPr>
              <w:pStyle w:val="1fff1"/>
              <w:spacing w:before="0" w:after="0"/>
              <w:jc w:val="both"/>
              <w:rPr>
                <w:rFonts w:ascii="Times New Roman" w:eastAsia="Times New Roman" w:hAnsi="Times New Roman"/>
                <w:noProof w:val="0"/>
                <w:szCs w:val="24"/>
                <w:lang w:val="en-US"/>
              </w:rPr>
            </w:pPr>
            <w:r w:rsidRPr="00AC7155">
              <w:rPr>
                <w:rFonts w:ascii="Times New Roman" w:eastAsia="Batang" w:hAnsi="Times New Roman"/>
                <w:noProof w:val="0"/>
                <w:szCs w:val="24"/>
                <w:lang w:val="en-US" w:eastAsia="ko-KR"/>
              </w:rPr>
              <w:t>Bank Name</w:t>
            </w:r>
            <w:r w:rsidRPr="00AC7155">
              <w:rPr>
                <w:rFonts w:ascii="Times New Roman" w:eastAsia="Times New Roman" w:hAnsi="Times New Roman"/>
                <w:noProof w:val="0"/>
                <w:szCs w:val="24"/>
                <w:lang w:val="en-US"/>
              </w:rPr>
              <w:t xml:space="preserve">: </w:t>
            </w:r>
          </w:p>
          <w:p w14:paraId="4575F310" w14:textId="77777777" w:rsidR="008869F5" w:rsidRPr="00AC7155" w:rsidRDefault="008869F5" w:rsidP="001E314C">
            <w:pPr>
              <w:pStyle w:val="1fff1"/>
              <w:spacing w:before="0" w:after="0"/>
              <w:jc w:val="both"/>
              <w:rPr>
                <w:rFonts w:ascii="Times New Roman" w:eastAsia="Times New Roman" w:hAnsi="Times New Roman"/>
                <w:szCs w:val="24"/>
                <w:lang w:val="en-US"/>
              </w:rPr>
            </w:pPr>
            <w:r w:rsidRPr="00AC7155">
              <w:rPr>
                <w:rFonts w:ascii="Times New Roman" w:eastAsia="Batang" w:hAnsi="Times New Roman"/>
                <w:szCs w:val="24"/>
                <w:lang w:val="en-US"/>
              </w:rPr>
              <w:t>Bank address</w:t>
            </w:r>
            <w:r w:rsidRPr="00AC7155">
              <w:rPr>
                <w:rFonts w:ascii="Times New Roman" w:eastAsia="Times New Roman" w:hAnsi="Times New Roman"/>
                <w:szCs w:val="24"/>
                <w:lang w:val="en-US"/>
              </w:rPr>
              <w:t xml:space="preserve">: </w:t>
            </w:r>
          </w:p>
          <w:p w14:paraId="58FA818E" w14:textId="77777777" w:rsidR="008869F5" w:rsidRPr="00AC7155" w:rsidRDefault="008869F5" w:rsidP="001E314C">
            <w:pPr>
              <w:pStyle w:val="1fff1"/>
              <w:spacing w:before="0" w:after="0"/>
              <w:jc w:val="both"/>
              <w:rPr>
                <w:rFonts w:ascii="Times New Roman" w:eastAsia="Times New Roman" w:hAnsi="Times New Roman"/>
                <w:szCs w:val="24"/>
                <w:lang w:val="en-US"/>
              </w:rPr>
            </w:pPr>
            <w:r w:rsidRPr="00AC7155">
              <w:rPr>
                <w:rFonts w:ascii="Times New Roman" w:eastAsia="GulimChe" w:hAnsi="Times New Roman"/>
                <w:szCs w:val="24"/>
                <w:lang w:val="en-US" w:eastAsia="ko-KR"/>
              </w:rPr>
              <w:t xml:space="preserve">SWIFT: </w:t>
            </w:r>
          </w:p>
          <w:p w14:paraId="1D490F23" w14:textId="77777777" w:rsidR="008869F5" w:rsidRPr="00AC7155" w:rsidRDefault="008869F5" w:rsidP="001E314C">
            <w:pPr>
              <w:rPr>
                <w:rFonts w:ascii="Times New Roman" w:hAnsi="Times New Roman"/>
                <w:lang w:val="en-US"/>
              </w:rPr>
            </w:pPr>
            <w:r w:rsidRPr="00AC7155">
              <w:rPr>
                <w:rFonts w:ascii="Times New Roman" w:hAnsi="Times New Roman"/>
                <w:lang w:val="en-US"/>
              </w:rPr>
              <w:t xml:space="preserve">Account: </w:t>
            </w:r>
          </w:p>
          <w:p w14:paraId="16D6706F" w14:textId="77777777" w:rsidR="008869F5" w:rsidRPr="00AC7155" w:rsidRDefault="008869F5" w:rsidP="001E314C">
            <w:pPr>
              <w:jc w:val="both"/>
              <w:rPr>
                <w:rFonts w:ascii="Times New Roman" w:eastAsia="GulimChe" w:hAnsi="Times New Roman"/>
                <w:lang w:val="en-US" w:eastAsia="ko-KR"/>
              </w:rPr>
            </w:pPr>
            <w:r w:rsidRPr="00AC7155">
              <w:rPr>
                <w:rFonts w:ascii="Times New Roman" w:hAnsi="Times New Roman"/>
                <w:bCs/>
                <w:lang w:val="en-US"/>
              </w:rPr>
              <w:t xml:space="preserve">Bank code: </w:t>
            </w:r>
          </w:p>
          <w:p w14:paraId="3BA40713" w14:textId="77777777" w:rsidR="008869F5" w:rsidRPr="00AC7155" w:rsidRDefault="008869F5" w:rsidP="001E314C">
            <w:pPr>
              <w:jc w:val="both"/>
              <w:rPr>
                <w:rFonts w:ascii="Times New Roman" w:hAnsi="Times New Roman"/>
                <w:b/>
                <w:color w:val="000000" w:themeColor="text1"/>
                <w:lang w:val="en-US"/>
              </w:rPr>
            </w:pPr>
          </w:p>
          <w:p w14:paraId="1EB038F3" w14:textId="77777777" w:rsidR="008869F5" w:rsidRPr="00AC7155" w:rsidRDefault="008869F5" w:rsidP="001E314C">
            <w:pPr>
              <w:pStyle w:val="af4"/>
              <w:numPr>
                <w:ilvl w:val="12"/>
                <w:numId w:val="0"/>
              </w:numPr>
              <w:jc w:val="both"/>
              <w:rPr>
                <w:color w:val="000000" w:themeColor="text1"/>
                <w:szCs w:val="24"/>
                <w:lang w:val="en-US"/>
              </w:rPr>
            </w:pPr>
            <w:r w:rsidRPr="00AC7155">
              <w:rPr>
                <w:color w:val="000000" w:themeColor="text1"/>
                <w:szCs w:val="24"/>
                <w:lang w:val="en-US"/>
              </w:rPr>
              <w:t xml:space="preserve">18. Legal addresses of the parties. </w:t>
            </w:r>
          </w:p>
          <w:p w14:paraId="69857BF8" w14:textId="77777777" w:rsidR="008869F5" w:rsidRPr="00AC7155" w:rsidRDefault="008869F5" w:rsidP="001E314C">
            <w:pPr>
              <w:pStyle w:val="af4"/>
              <w:numPr>
                <w:ilvl w:val="12"/>
                <w:numId w:val="0"/>
              </w:numPr>
              <w:jc w:val="both"/>
              <w:rPr>
                <w:color w:val="000000" w:themeColor="text1"/>
                <w:szCs w:val="24"/>
                <w:lang w:val="en-US"/>
              </w:rPr>
            </w:pPr>
          </w:p>
          <w:p w14:paraId="40F1D40D" w14:textId="77777777" w:rsidR="008869F5" w:rsidRPr="00AC7155" w:rsidRDefault="008869F5" w:rsidP="001E314C">
            <w:pPr>
              <w:pStyle w:val="af4"/>
              <w:jc w:val="both"/>
              <w:rPr>
                <w:szCs w:val="24"/>
                <w:lang w:val="en-US"/>
              </w:rPr>
            </w:pPr>
            <w:r w:rsidRPr="00AC7155">
              <w:rPr>
                <w:color w:val="000000" w:themeColor="text1"/>
                <w:szCs w:val="24"/>
                <w:lang w:val="en-US"/>
              </w:rPr>
              <w:t>The Buyer:</w:t>
            </w:r>
            <w:r w:rsidRPr="00AC7155">
              <w:rPr>
                <w:szCs w:val="24"/>
                <w:lang w:val="en-US"/>
              </w:rPr>
              <w:t xml:space="preserve"> </w:t>
            </w:r>
          </w:p>
          <w:p w14:paraId="1860D356" w14:textId="77777777" w:rsidR="008869F5" w:rsidRPr="00AC7155" w:rsidRDefault="008869F5" w:rsidP="001E314C">
            <w:pPr>
              <w:pStyle w:val="af4"/>
              <w:jc w:val="both"/>
              <w:rPr>
                <w:color w:val="000000" w:themeColor="text1"/>
                <w:szCs w:val="24"/>
                <w:lang w:val="en-US"/>
              </w:rPr>
            </w:pPr>
            <w:r w:rsidRPr="00AC7155">
              <w:rPr>
                <w:szCs w:val="24"/>
                <w:lang w:val="en-US"/>
              </w:rPr>
              <w:t>JSC «</w:t>
            </w:r>
            <w:proofErr w:type="spellStart"/>
            <w:r w:rsidRPr="00AC7155">
              <w:rPr>
                <w:szCs w:val="24"/>
                <w:lang w:val="en-US"/>
              </w:rPr>
              <w:t>UzAuto</w:t>
            </w:r>
            <w:proofErr w:type="spellEnd"/>
            <w:r w:rsidRPr="00AC7155">
              <w:rPr>
                <w:szCs w:val="24"/>
                <w:lang w:val="en-US"/>
              </w:rPr>
              <w:t xml:space="preserve"> Motors» </w:t>
            </w:r>
          </w:p>
          <w:p w14:paraId="55985133" w14:textId="77777777" w:rsidR="008869F5" w:rsidRPr="00AC7155" w:rsidRDefault="008869F5" w:rsidP="001E314C">
            <w:pPr>
              <w:pStyle w:val="1fff1"/>
              <w:spacing w:before="0" w:after="0"/>
              <w:jc w:val="both"/>
              <w:rPr>
                <w:rFonts w:ascii="Times New Roman" w:eastAsia="Times New Roman" w:hAnsi="Times New Roman"/>
                <w:szCs w:val="24"/>
                <w:lang w:val="en-US"/>
              </w:rPr>
            </w:pPr>
            <w:r w:rsidRPr="00AC7155">
              <w:rPr>
                <w:rFonts w:ascii="Times New Roman" w:eastAsia="Times New Roman" w:hAnsi="Times New Roman"/>
                <w:szCs w:val="24"/>
                <w:lang w:val="en-US"/>
              </w:rPr>
              <w:t xml:space="preserve">Address: </w:t>
            </w:r>
          </w:p>
          <w:p w14:paraId="4F6FEBE4" w14:textId="77777777" w:rsidR="008869F5" w:rsidRPr="00AC7155" w:rsidRDefault="008869F5" w:rsidP="001E314C">
            <w:pPr>
              <w:pStyle w:val="1fff1"/>
              <w:spacing w:before="0" w:after="0"/>
              <w:jc w:val="both"/>
              <w:rPr>
                <w:rFonts w:ascii="Times New Roman" w:eastAsia="Times New Roman" w:hAnsi="Times New Roman"/>
                <w:szCs w:val="24"/>
                <w:lang w:val="en-US"/>
              </w:rPr>
            </w:pPr>
          </w:p>
          <w:p w14:paraId="13B965EB" w14:textId="77777777" w:rsidR="008869F5" w:rsidRPr="00AC7155" w:rsidRDefault="008869F5" w:rsidP="001E314C">
            <w:pPr>
              <w:pStyle w:val="af4"/>
              <w:jc w:val="both"/>
              <w:rPr>
                <w:color w:val="000000" w:themeColor="text1"/>
                <w:szCs w:val="24"/>
                <w:lang w:val="en-US" w:eastAsia="zh-CN"/>
              </w:rPr>
            </w:pPr>
            <w:r w:rsidRPr="00AC7155">
              <w:rPr>
                <w:color w:val="000000" w:themeColor="text1"/>
                <w:szCs w:val="24"/>
                <w:lang w:val="en-US"/>
              </w:rPr>
              <w:t>Seller:</w:t>
            </w:r>
          </w:p>
          <w:p w14:paraId="4A87A4EA" w14:textId="77777777" w:rsidR="008869F5" w:rsidRPr="00AC7155" w:rsidRDefault="008869F5" w:rsidP="001E314C">
            <w:pPr>
              <w:pStyle w:val="1fff1"/>
              <w:spacing w:before="0" w:after="0"/>
              <w:jc w:val="both"/>
              <w:rPr>
                <w:rFonts w:ascii="Times New Roman" w:eastAsia="Batang" w:hAnsi="Times New Roman"/>
                <w:b/>
                <w:bCs/>
                <w:szCs w:val="24"/>
                <w:lang w:val="en-US"/>
              </w:rPr>
            </w:pPr>
            <w:r w:rsidRPr="00AC7155">
              <w:rPr>
                <w:rFonts w:ascii="Times New Roman" w:hAnsi="Times New Roman"/>
                <w:b/>
                <w:bCs/>
                <w:szCs w:val="24"/>
                <w:lang w:val="en-US"/>
              </w:rPr>
              <w:t>“__________</w:t>
            </w:r>
            <w:r w:rsidRPr="00AC7155">
              <w:rPr>
                <w:rFonts w:ascii="Times New Roman" w:eastAsia="Batang" w:hAnsi="Times New Roman"/>
                <w:b/>
                <w:bCs/>
                <w:szCs w:val="24"/>
                <w:lang w:val="en-US"/>
              </w:rPr>
              <w:t>”</w:t>
            </w:r>
          </w:p>
          <w:p w14:paraId="50CE75DB" w14:textId="77777777" w:rsidR="008869F5" w:rsidRPr="00AC7155" w:rsidRDefault="008869F5" w:rsidP="001E314C">
            <w:pPr>
              <w:pStyle w:val="1fff1"/>
              <w:spacing w:before="0" w:after="0"/>
              <w:jc w:val="both"/>
              <w:rPr>
                <w:rFonts w:ascii="Times New Roman" w:eastAsia="Times New Roman" w:hAnsi="Times New Roman"/>
                <w:szCs w:val="24"/>
                <w:lang w:val="en-US"/>
              </w:rPr>
            </w:pPr>
            <w:r w:rsidRPr="00AC7155">
              <w:rPr>
                <w:rFonts w:ascii="Times New Roman" w:eastAsia="Times New Roman" w:hAnsi="Times New Roman"/>
                <w:szCs w:val="24"/>
                <w:lang w:val="en-US"/>
              </w:rPr>
              <w:t xml:space="preserve">Address </w:t>
            </w:r>
          </w:p>
          <w:p w14:paraId="1B8C2C07" w14:textId="77777777" w:rsidR="008869F5" w:rsidRPr="00AC7155" w:rsidRDefault="008869F5" w:rsidP="001E314C">
            <w:pPr>
              <w:pStyle w:val="1fff1"/>
              <w:spacing w:before="0" w:after="0"/>
              <w:jc w:val="both"/>
              <w:rPr>
                <w:rFonts w:ascii="Times New Roman" w:eastAsia="Times New Roman" w:hAnsi="Times New Roman"/>
                <w:szCs w:val="24"/>
                <w:lang w:val="en-US"/>
              </w:rPr>
            </w:pPr>
            <w:r w:rsidRPr="00AC7155">
              <w:rPr>
                <w:rFonts w:ascii="Times New Roman" w:eastAsia="Times New Roman" w:hAnsi="Times New Roman"/>
                <w:szCs w:val="24"/>
                <w:lang w:val="en-US"/>
              </w:rPr>
              <w:t xml:space="preserve">Tel.: </w:t>
            </w:r>
          </w:p>
          <w:p w14:paraId="6B81B75F" w14:textId="77777777" w:rsidR="008869F5" w:rsidRPr="00AC7155" w:rsidRDefault="008869F5" w:rsidP="001E314C">
            <w:pPr>
              <w:pStyle w:val="1fff1"/>
              <w:spacing w:before="0" w:after="0"/>
              <w:jc w:val="both"/>
              <w:rPr>
                <w:rFonts w:ascii="Times New Roman" w:eastAsia="Times New Roman" w:hAnsi="Times New Roman"/>
                <w:szCs w:val="24"/>
                <w:lang w:val="en-US"/>
              </w:rPr>
            </w:pPr>
            <w:r w:rsidRPr="00AC7155">
              <w:rPr>
                <w:rFonts w:ascii="Times New Roman" w:eastAsia="Batang" w:hAnsi="Times New Roman"/>
                <w:szCs w:val="24"/>
                <w:lang w:val="en-US"/>
              </w:rPr>
              <w:t xml:space="preserve">Fax: </w:t>
            </w:r>
          </w:p>
          <w:p w14:paraId="6A64A581" w14:textId="77777777" w:rsidR="008869F5" w:rsidRPr="00AC7155" w:rsidRDefault="008869F5" w:rsidP="001E314C">
            <w:pPr>
              <w:pStyle w:val="1fff1"/>
              <w:spacing w:before="0" w:after="0"/>
              <w:jc w:val="both"/>
              <w:rPr>
                <w:rFonts w:ascii="Times New Roman" w:eastAsia="Malgun Gothic" w:hAnsi="Times New Roman"/>
                <w:szCs w:val="24"/>
                <w:lang w:val="en-US" w:eastAsia="ko-KR"/>
              </w:rPr>
            </w:pPr>
            <w:r w:rsidRPr="00AC7155">
              <w:rPr>
                <w:rFonts w:ascii="Times New Roman" w:eastAsia="Times New Roman" w:hAnsi="Times New Roman"/>
                <w:szCs w:val="24"/>
                <w:lang w:val="en-US"/>
              </w:rPr>
              <w:t xml:space="preserve">e-mail: </w:t>
            </w:r>
          </w:p>
          <w:p w14:paraId="322E3894" w14:textId="77777777" w:rsidR="008869F5" w:rsidRPr="00AC7155" w:rsidRDefault="008869F5" w:rsidP="001E314C">
            <w:pPr>
              <w:pStyle w:val="af4"/>
              <w:jc w:val="both"/>
              <w:rPr>
                <w:color w:val="000000" w:themeColor="text1"/>
                <w:szCs w:val="24"/>
                <w:lang w:val="en-US"/>
              </w:rPr>
            </w:pPr>
          </w:p>
          <w:p w14:paraId="323D6321" w14:textId="77777777" w:rsidR="008869F5" w:rsidRPr="00AC7155" w:rsidRDefault="008869F5" w:rsidP="001E314C">
            <w:pPr>
              <w:pStyle w:val="af4"/>
              <w:jc w:val="both"/>
              <w:rPr>
                <w:color w:val="000000" w:themeColor="text1"/>
                <w:szCs w:val="24"/>
                <w:lang w:val="en-US"/>
              </w:rPr>
            </w:pPr>
            <w:r w:rsidRPr="00AC7155">
              <w:rPr>
                <w:color w:val="000000" w:themeColor="text1"/>
                <w:szCs w:val="24"/>
                <w:lang w:val="en-US"/>
              </w:rPr>
              <w:t xml:space="preserve">The signatures of parties: </w:t>
            </w:r>
          </w:p>
          <w:p w14:paraId="7810A8E6" w14:textId="0A3EBF91" w:rsidR="008869F5" w:rsidRPr="00AC7155" w:rsidRDefault="008869F5" w:rsidP="001E314C">
            <w:pPr>
              <w:pStyle w:val="aff"/>
              <w:jc w:val="both"/>
              <w:rPr>
                <w:b/>
                <w:color w:val="000000" w:themeColor="text1"/>
                <w:lang w:val="ru-RU"/>
              </w:rPr>
            </w:pPr>
            <w:r w:rsidRPr="00AC7155">
              <w:rPr>
                <w:b/>
                <w:color w:val="000000" w:themeColor="text1"/>
                <w:lang w:val="ru-RU"/>
              </w:rPr>
              <w:t xml:space="preserve">Со стороны </w:t>
            </w:r>
            <w:r w:rsidR="00A77FEF" w:rsidRPr="00AC7155">
              <w:rPr>
                <w:b/>
                <w:color w:val="000000" w:themeColor="text1"/>
                <w:lang w:val="ru-RU" w:eastAsia="tr-TR"/>
              </w:rPr>
              <w:t>Исполнителя</w:t>
            </w:r>
            <w:r w:rsidRPr="00AC7155">
              <w:rPr>
                <w:b/>
                <w:color w:val="000000" w:themeColor="text1"/>
                <w:lang w:val="ru-RU"/>
              </w:rPr>
              <w:t>:</w:t>
            </w:r>
          </w:p>
          <w:p w14:paraId="322C7D6F" w14:textId="77777777" w:rsidR="008869F5" w:rsidRPr="00AC7155" w:rsidRDefault="008869F5" w:rsidP="001E314C">
            <w:pPr>
              <w:pStyle w:val="af4"/>
              <w:jc w:val="both"/>
              <w:rPr>
                <w:color w:val="000000" w:themeColor="text1"/>
                <w:szCs w:val="24"/>
              </w:rPr>
            </w:pPr>
            <w:r w:rsidRPr="00AC7155">
              <w:rPr>
                <w:color w:val="000000" w:themeColor="text1"/>
                <w:szCs w:val="24"/>
                <w:lang w:val="en-US"/>
              </w:rPr>
              <w:t>From</w:t>
            </w:r>
            <w:r w:rsidRPr="00AC7155">
              <w:rPr>
                <w:color w:val="000000" w:themeColor="text1"/>
                <w:szCs w:val="24"/>
              </w:rPr>
              <w:t xml:space="preserve"> </w:t>
            </w:r>
            <w:r w:rsidRPr="00AC7155">
              <w:rPr>
                <w:color w:val="000000" w:themeColor="text1"/>
                <w:szCs w:val="24"/>
                <w:lang w:val="en-US"/>
              </w:rPr>
              <w:t>Seller</w:t>
            </w:r>
            <w:r w:rsidRPr="00AC7155">
              <w:rPr>
                <w:color w:val="000000" w:themeColor="text1"/>
                <w:szCs w:val="24"/>
              </w:rPr>
              <w:t>:</w:t>
            </w:r>
          </w:p>
          <w:p w14:paraId="6FD4EB28" w14:textId="77777777" w:rsidR="008869F5" w:rsidRPr="00AC7155" w:rsidRDefault="008869F5" w:rsidP="001E314C">
            <w:pPr>
              <w:pStyle w:val="af4"/>
              <w:jc w:val="both"/>
              <w:rPr>
                <w:color w:val="000000" w:themeColor="text1"/>
                <w:szCs w:val="24"/>
              </w:rPr>
            </w:pPr>
          </w:p>
          <w:p w14:paraId="564E4395" w14:textId="77777777" w:rsidR="008869F5" w:rsidRPr="00AC7155" w:rsidRDefault="008869F5" w:rsidP="001E314C">
            <w:pPr>
              <w:pStyle w:val="af4"/>
              <w:jc w:val="both"/>
              <w:rPr>
                <w:color w:val="000000" w:themeColor="text1"/>
                <w:szCs w:val="24"/>
              </w:rPr>
            </w:pPr>
          </w:p>
          <w:p w14:paraId="13839442" w14:textId="77777777" w:rsidR="008869F5" w:rsidRPr="00AC7155" w:rsidRDefault="008869F5" w:rsidP="001E314C">
            <w:pPr>
              <w:pStyle w:val="NormalWeb4"/>
              <w:spacing w:before="0" w:after="0"/>
              <w:jc w:val="both"/>
              <w:rPr>
                <w:rFonts w:ascii="Times New Roman" w:eastAsia="Times New Roman" w:hAnsi="Times New Roman"/>
                <w:b/>
                <w:color w:val="000000" w:themeColor="text1"/>
                <w:szCs w:val="24"/>
                <w:lang w:val="en-US"/>
              </w:rPr>
            </w:pPr>
            <w:r w:rsidRPr="00AC7155">
              <w:rPr>
                <w:rFonts w:ascii="Times New Roman" w:hAnsi="Times New Roman"/>
                <w:b/>
                <w:bCs/>
                <w:szCs w:val="24"/>
                <w:lang w:val="en-US"/>
              </w:rPr>
              <w:t>Director</w:t>
            </w:r>
            <w:r w:rsidRPr="00AC7155">
              <w:rPr>
                <w:rFonts w:ascii="Times New Roman" w:eastAsia="Times New Roman" w:hAnsi="Times New Roman"/>
                <w:b/>
                <w:color w:val="000000" w:themeColor="text1"/>
                <w:szCs w:val="24"/>
                <w:lang w:val="en-US"/>
              </w:rPr>
              <w:t xml:space="preserve"> ________________ </w:t>
            </w:r>
          </w:p>
          <w:p w14:paraId="39DB5562" w14:textId="77777777" w:rsidR="008869F5" w:rsidRPr="00AC7155" w:rsidRDefault="008869F5" w:rsidP="001E314C">
            <w:pPr>
              <w:pStyle w:val="NormalWeb4"/>
              <w:spacing w:before="0" w:after="0"/>
              <w:jc w:val="both"/>
              <w:rPr>
                <w:rFonts w:ascii="Times New Roman" w:eastAsia="Times New Roman" w:hAnsi="Times New Roman"/>
                <w:noProof w:val="0"/>
                <w:color w:val="000000" w:themeColor="text1"/>
                <w:szCs w:val="24"/>
                <w:lang w:val="en-US"/>
              </w:rPr>
            </w:pPr>
          </w:p>
        </w:tc>
      </w:tr>
    </w:tbl>
    <w:p w14:paraId="32F98015" w14:textId="07FCAF81" w:rsidR="008869F5" w:rsidRPr="00780609" w:rsidRDefault="008869F5" w:rsidP="008869F5">
      <w:pPr>
        <w:pStyle w:val="aff5"/>
        <w:spacing w:line="230" w:lineRule="auto"/>
        <w:jc w:val="center"/>
        <w:rPr>
          <w:rFonts w:ascii="Times New Roman" w:hAnsi="Times New Roman"/>
          <w:b/>
          <w:color w:val="auto"/>
        </w:rPr>
      </w:pPr>
      <w:r w:rsidRPr="00780609">
        <w:rPr>
          <w:rFonts w:ascii="Times New Roman" w:hAnsi="Times New Roman"/>
          <w:b/>
          <w:color w:val="auto"/>
        </w:rPr>
        <w:lastRenderedPageBreak/>
        <w:t>Проект договора для отечественных участников тендера</w:t>
      </w:r>
    </w:p>
    <w:p w14:paraId="28B36505" w14:textId="77777777" w:rsidR="008869F5" w:rsidRPr="00780609" w:rsidRDefault="008869F5" w:rsidP="008869F5">
      <w:pPr>
        <w:pStyle w:val="aff5"/>
        <w:spacing w:line="230" w:lineRule="auto"/>
        <w:jc w:val="center"/>
        <w:rPr>
          <w:rFonts w:ascii="Times New Roman" w:hAnsi="Times New Roman" w:cs="Times New Roman"/>
          <w:b/>
          <w:color w:val="auto"/>
          <w:sz w:val="26"/>
          <w:lang w:eastAsia="ru-RU"/>
        </w:rPr>
      </w:pPr>
      <w:r w:rsidRPr="00780609">
        <w:rPr>
          <w:rFonts w:ascii="Times New Roman" w:hAnsi="Times New Roman" w:cs="Times New Roman"/>
          <w:b/>
          <w:color w:val="auto"/>
          <w:sz w:val="26"/>
          <w:lang w:eastAsia="ru-RU"/>
        </w:rPr>
        <w:t>ДОГОВОР № _____</w:t>
      </w:r>
    </w:p>
    <w:p w14:paraId="05373DEC" w14:textId="77777777" w:rsidR="008869F5" w:rsidRPr="00780609" w:rsidRDefault="008869F5" w:rsidP="008869F5">
      <w:pPr>
        <w:spacing w:line="230" w:lineRule="auto"/>
        <w:ind w:firstLine="720"/>
        <w:rPr>
          <w:rFonts w:ascii="Times New Roman" w:hAnsi="Times New Roman"/>
          <w:sz w:val="10"/>
          <w:szCs w:val="28"/>
          <w:lang w:eastAsia="ru-RU"/>
        </w:rPr>
      </w:pPr>
    </w:p>
    <w:p w14:paraId="334F36B1" w14:textId="3CEBCED6" w:rsidR="008869F5" w:rsidRPr="00780609" w:rsidRDefault="008869F5" w:rsidP="008869F5">
      <w:pPr>
        <w:spacing w:line="230" w:lineRule="auto"/>
        <w:rPr>
          <w:rFonts w:ascii="Times New Roman" w:hAnsi="Times New Roman"/>
          <w:sz w:val="26"/>
          <w:szCs w:val="28"/>
          <w:lang w:eastAsia="ru-RU"/>
        </w:rPr>
      </w:pPr>
      <w:r w:rsidRPr="00780609">
        <w:rPr>
          <w:rFonts w:ascii="Times New Roman" w:hAnsi="Times New Roman"/>
          <w:sz w:val="26"/>
          <w:szCs w:val="28"/>
          <w:lang w:eastAsia="ru-RU"/>
        </w:rPr>
        <w:t>г. Ташкент</w:t>
      </w:r>
      <w:r w:rsidRPr="00780609">
        <w:rPr>
          <w:rFonts w:ascii="Times New Roman" w:hAnsi="Times New Roman"/>
          <w:sz w:val="26"/>
          <w:szCs w:val="28"/>
          <w:lang w:eastAsia="ru-RU"/>
        </w:rPr>
        <w:tab/>
        <w:t xml:space="preserve">                                                                 </w:t>
      </w:r>
      <w:r w:rsidRPr="00780609">
        <w:rPr>
          <w:rFonts w:ascii="Times New Roman" w:hAnsi="Times New Roman"/>
          <w:sz w:val="26"/>
          <w:szCs w:val="28"/>
          <w:lang w:eastAsia="ru-RU"/>
        </w:rPr>
        <w:tab/>
      </w:r>
      <w:r w:rsidRPr="00780609">
        <w:rPr>
          <w:rFonts w:ascii="Times New Roman" w:hAnsi="Times New Roman"/>
          <w:sz w:val="26"/>
          <w:szCs w:val="28"/>
          <w:lang w:eastAsia="ru-RU"/>
        </w:rPr>
        <w:tab/>
      </w:r>
      <w:r w:rsidRPr="00780609">
        <w:rPr>
          <w:rFonts w:ascii="Times New Roman" w:hAnsi="Times New Roman"/>
          <w:sz w:val="26"/>
          <w:szCs w:val="28"/>
          <w:u w:val="single"/>
          <w:lang w:eastAsia="ru-RU"/>
        </w:rPr>
        <w:t>“__” ____     ______20__г.</w:t>
      </w:r>
    </w:p>
    <w:p w14:paraId="00F1E15F" w14:textId="77777777" w:rsidR="008869F5" w:rsidRPr="00780609" w:rsidRDefault="008869F5" w:rsidP="008869F5">
      <w:pPr>
        <w:spacing w:line="230" w:lineRule="auto"/>
        <w:ind w:firstLine="720"/>
        <w:jc w:val="both"/>
        <w:rPr>
          <w:rFonts w:ascii="Times New Roman" w:hAnsi="Times New Roman"/>
          <w:sz w:val="10"/>
          <w:szCs w:val="28"/>
          <w:lang w:eastAsia="ru-RU"/>
        </w:rPr>
      </w:pPr>
    </w:p>
    <w:p w14:paraId="5A5FAE69" w14:textId="77777777" w:rsidR="008869F5" w:rsidRPr="00780609" w:rsidRDefault="008869F5" w:rsidP="008869F5">
      <w:pPr>
        <w:spacing w:line="230" w:lineRule="auto"/>
        <w:ind w:firstLine="720"/>
        <w:jc w:val="both"/>
        <w:rPr>
          <w:rFonts w:ascii="Times New Roman" w:hAnsi="Times New Roman"/>
          <w:sz w:val="10"/>
          <w:szCs w:val="28"/>
          <w:lang w:eastAsia="ru-RU"/>
        </w:rPr>
      </w:pPr>
    </w:p>
    <w:p w14:paraId="23B2D521" w14:textId="77777777" w:rsidR="008869F5" w:rsidRPr="00780609" w:rsidRDefault="008869F5" w:rsidP="008869F5">
      <w:pPr>
        <w:spacing w:line="230" w:lineRule="auto"/>
        <w:ind w:firstLine="708"/>
        <w:jc w:val="both"/>
        <w:rPr>
          <w:rFonts w:ascii="Times New Roman" w:hAnsi="Times New Roman"/>
          <w:sz w:val="26"/>
          <w:szCs w:val="28"/>
          <w:lang w:eastAsia="ru-RU"/>
        </w:rPr>
      </w:pPr>
      <w:r w:rsidRPr="00780609">
        <w:rPr>
          <w:rFonts w:ascii="Times New Roman" w:hAnsi="Times New Roman"/>
          <w:sz w:val="26"/>
          <w:szCs w:val="28"/>
          <w:u w:val="single"/>
          <w:lang w:eastAsia="ru-RU"/>
        </w:rPr>
        <w:t>__________________________________________________________________</w:t>
      </w:r>
      <w:r w:rsidRPr="00780609">
        <w:rPr>
          <w:rFonts w:ascii="Times New Roman" w:hAnsi="Times New Roman"/>
          <w:sz w:val="26"/>
          <w:szCs w:val="28"/>
          <w:lang w:eastAsia="ru-RU"/>
        </w:rPr>
        <w:t xml:space="preserve">, именуемая в дальнейшем «Заказчик», в лице начальника </w:t>
      </w:r>
      <w:r w:rsidRPr="00780609">
        <w:rPr>
          <w:rFonts w:ascii="Times New Roman" w:hAnsi="Times New Roman"/>
          <w:sz w:val="26"/>
          <w:szCs w:val="28"/>
          <w:u w:val="single"/>
          <w:lang w:eastAsia="ru-RU"/>
        </w:rPr>
        <w:t>_________________</w:t>
      </w:r>
      <w:r w:rsidRPr="00780609">
        <w:rPr>
          <w:rFonts w:ascii="Times New Roman" w:hAnsi="Times New Roman"/>
          <w:sz w:val="26"/>
          <w:szCs w:val="28"/>
          <w:lang w:eastAsia="ru-RU"/>
        </w:rPr>
        <w:t xml:space="preserve">, действующего на основании Положения, с одной стороны, и </w:t>
      </w:r>
      <w:r w:rsidRPr="00780609">
        <w:rPr>
          <w:rFonts w:ascii="Times New Roman" w:hAnsi="Times New Roman"/>
          <w:sz w:val="26"/>
          <w:szCs w:val="28"/>
          <w:u w:val="single"/>
          <w:lang w:eastAsia="ru-RU"/>
        </w:rPr>
        <w:t>___________________</w:t>
      </w:r>
      <w:r w:rsidRPr="00780609">
        <w:rPr>
          <w:rFonts w:ascii="Times New Roman" w:hAnsi="Times New Roman"/>
          <w:sz w:val="26"/>
          <w:szCs w:val="28"/>
          <w:lang w:eastAsia="ru-RU"/>
        </w:rPr>
        <w:t xml:space="preserve">, именуемое в дальнейшем «Исполнитель», в лице </w:t>
      </w:r>
      <w:r w:rsidRPr="00780609">
        <w:rPr>
          <w:rFonts w:ascii="Times New Roman" w:hAnsi="Times New Roman"/>
          <w:sz w:val="26"/>
          <w:szCs w:val="28"/>
          <w:u w:val="single"/>
          <w:lang w:eastAsia="ru-RU"/>
        </w:rPr>
        <w:t>________________________</w:t>
      </w:r>
      <w:r w:rsidRPr="00780609">
        <w:rPr>
          <w:rFonts w:ascii="Times New Roman" w:hAnsi="Times New Roman"/>
          <w:sz w:val="26"/>
          <w:szCs w:val="28"/>
          <w:lang w:eastAsia="ru-RU"/>
        </w:rPr>
        <w:t xml:space="preserve">, действующего на основании Устава, с другой стороны, заключили договор </w:t>
      </w:r>
      <w:r w:rsidRPr="00780609">
        <w:rPr>
          <w:rFonts w:ascii="Times New Roman" w:hAnsi="Times New Roman"/>
          <w:sz w:val="26"/>
          <w:szCs w:val="28"/>
          <w:lang w:eastAsia="ru-RU"/>
        </w:rPr>
        <w:br/>
        <w:t xml:space="preserve">о нижеследующем: </w:t>
      </w:r>
    </w:p>
    <w:p w14:paraId="1EA70FE8" w14:textId="77777777" w:rsidR="008869F5" w:rsidRPr="00780609" w:rsidRDefault="008869F5" w:rsidP="008869F5">
      <w:pPr>
        <w:spacing w:line="230" w:lineRule="auto"/>
        <w:ind w:firstLine="720"/>
        <w:jc w:val="both"/>
        <w:rPr>
          <w:rFonts w:ascii="Times New Roman" w:hAnsi="Times New Roman"/>
          <w:sz w:val="10"/>
          <w:szCs w:val="16"/>
          <w:lang w:eastAsia="ru-RU"/>
        </w:rPr>
      </w:pPr>
    </w:p>
    <w:p w14:paraId="0A1A049C" w14:textId="77777777" w:rsidR="008869F5" w:rsidRPr="00780609" w:rsidRDefault="008869F5" w:rsidP="008869F5">
      <w:pPr>
        <w:numPr>
          <w:ilvl w:val="0"/>
          <w:numId w:val="31"/>
        </w:numPr>
        <w:spacing w:line="230" w:lineRule="auto"/>
        <w:jc w:val="center"/>
        <w:rPr>
          <w:rFonts w:ascii="Times New Roman" w:hAnsi="Times New Roman"/>
          <w:b/>
          <w:sz w:val="26"/>
          <w:szCs w:val="28"/>
          <w:lang w:eastAsia="ru-RU"/>
        </w:rPr>
      </w:pPr>
      <w:r w:rsidRPr="00780609">
        <w:rPr>
          <w:rFonts w:ascii="Times New Roman" w:hAnsi="Times New Roman"/>
          <w:b/>
          <w:sz w:val="26"/>
          <w:szCs w:val="28"/>
          <w:lang w:eastAsia="ru-RU"/>
        </w:rPr>
        <w:t>Предмет договора</w:t>
      </w:r>
    </w:p>
    <w:p w14:paraId="232F9988" w14:textId="77777777" w:rsidR="008869F5" w:rsidRPr="00780609" w:rsidRDefault="008869F5" w:rsidP="008869F5">
      <w:pPr>
        <w:spacing w:line="23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1.1. «Исполнитель» принимает обязательства поставить в адрес «Заказчика», а «Заказчик» оплатить продукцию в соответствии с условиями и положениями договора в количестве и по ценам, указанным в приложении № 1, являющемся неотъемлемой частью настоящего договора.</w:t>
      </w:r>
    </w:p>
    <w:p w14:paraId="7421CD78" w14:textId="77777777" w:rsidR="008869F5" w:rsidRPr="00780609" w:rsidRDefault="008869F5" w:rsidP="008869F5">
      <w:pPr>
        <w:spacing w:line="23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1.2. «Исполнитель», по согласованию Заказчика, имеет право досрочно или частями отгрузить продукцию.</w:t>
      </w:r>
    </w:p>
    <w:p w14:paraId="4FD47758" w14:textId="7E001214" w:rsidR="008869F5" w:rsidRPr="00780609" w:rsidRDefault="008869F5" w:rsidP="008869F5">
      <w:pPr>
        <w:spacing w:line="23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1.3. Качество поставляемой продукции должно соответствовать требованиям нормативных документов по стандартизации (ГОСТ, </w:t>
      </w:r>
      <w:proofErr w:type="spellStart"/>
      <w:r w:rsidRPr="00780609">
        <w:rPr>
          <w:rFonts w:ascii="Times New Roman" w:hAnsi="Times New Roman"/>
          <w:sz w:val="26"/>
          <w:szCs w:val="28"/>
          <w:lang w:eastAsia="ru-RU"/>
        </w:rPr>
        <w:t>O</w:t>
      </w:r>
      <w:r w:rsidR="00AC7155" w:rsidRPr="00AC7155">
        <w:rPr>
          <w:rFonts w:ascii="Times New Roman" w:hAnsi="Times New Roman"/>
          <w:sz w:val="26"/>
          <w:szCs w:val="28"/>
          <w:lang w:eastAsia="ru-RU"/>
        </w:rPr>
        <w:t>‘</w:t>
      </w:r>
      <w:r w:rsidRPr="00780609">
        <w:rPr>
          <w:rFonts w:ascii="Times New Roman" w:hAnsi="Times New Roman"/>
          <w:sz w:val="26"/>
          <w:szCs w:val="28"/>
          <w:lang w:eastAsia="ru-RU"/>
        </w:rPr>
        <w:t>zDSt</w:t>
      </w:r>
      <w:proofErr w:type="spellEnd"/>
      <w:r w:rsidRPr="00780609">
        <w:rPr>
          <w:rFonts w:ascii="Times New Roman" w:hAnsi="Times New Roman"/>
          <w:sz w:val="26"/>
          <w:szCs w:val="28"/>
          <w:lang w:eastAsia="ru-RU"/>
        </w:rPr>
        <w:t>, Ts и т.п.), техническим требованиям «</w:t>
      </w:r>
      <w:r w:rsidR="00AE2F09" w:rsidRPr="00780609">
        <w:rPr>
          <w:rFonts w:ascii="Times New Roman" w:hAnsi="Times New Roman"/>
          <w:sz w:val="26"/>
          <w:szCs w:val="28"/>
          <w:lang w:eastAsia="ru-RU"/>
        </w:rPr>
        <w:t>Заказчик</w:t>
      </w:r>
      <w:r w:rsidR="00AE2F09">
        <w:rPr>
          <w:rFonts w:ascii="Times New Roman" w:hAnsi="Times New Roman"/>
          <w:sz w:val="26"/>
          <w:szCs w:val="28"/>
          <w:lang w:eastAsia="ru-RU"/>
        </w:rPr>
        <w:t>а</w:t>
      </w:r>
      <w:r w:rsidRPr="00780609">
        <w:rPr>
          <w:rFonts w:ascii="Times New Roman" w:hAnsi="Times New Roman"/>
          <w:sz w:val="26"/>
          <w:szCs w:val="28"/>
          <w:lang w:eastAsia="ru-RU"/>
        </w:rPr>
        <w:t xml:space="preserve">» и эталону-образцу, утвержденному сторонами, а также другим нормам и правилам, установленным для поставляемой продукции в Республике Узбекистан. </w:t>
      </w:r>
    </w:p>
    <w:p w14:paraId="24F34376" w14:textId="77777777" w:rsidR="008869F5" w:rsidRPr="00780609" w:rsidRDefault="008869F5" w:rsidP="008869F5">
      <w:pPr>
        <w:spacing w:line="230" w:lineRule="auto"/>
        <w:ind w:firstLine="720"/>
        <w:jc w:val="both"/>
        <w:rPr>
          <w:rFonts w:ascii="Times New Roman" w:hAnsi="Times New Roman"/>
          <w:sz w:val="10"/>
          <w:szCs w:val="16"/>
          <w:lang w:eastAsia="ru-RU"/>
        </w:rPr>
      </w:pPr>
    </w:p>
    <w:p w14:paraId="236FCD33" w14:textId="77777777" w:rsidR="008869F5" w:rsidRPr="00780609" w:rsidRDefault="008869F5" w:rsidP="008869F5">
      <w:pPr>
        <w:numPr>
          <w:ilvl w:val="0"/>
          <w:numId w:val="31"/>
        </w:numPr>
        <w:spacing w:line="230" w:lineRule="auto"/>
        <w:jc w:val="center"/>
        <w:rPr>
          <w:rFonts w:ascii="Times New Roman" w:hAnsi="Times New Roman"/>
          <w:b/>
          <w:sz w:val="26"/>
          <w:szCs w:val="28"/>
          <w:lang w:eastAsia="ru-RU"/>
        </w:rPr>
      </w:pPr>
      <w:r w:rsidRPr="00780609">
        <w:rPr>
          <w:rFonts w:ascii="Times New Roman" w:hAnsi="Times New Roman"/>
          <w:b/>
          <w:sz w:val="26"/>
          <w:szCs w:val="28"/>
          <w:lang w:eastAsia="ru-RU"/>
        </w:rPr>
        <w:t>Общая стоимость договора и условия платежа</w:t>
      </w:r>
    </w:p>
    <w:p w14:paraId="131FF45F" w14:textId="77777777" w:rsidR="008869F5" w:rsidRPr="00780609" w:rsidRDefault="008869F5" w:rsidP="008869F5">
      <w:pPr>
        <w:spacing w:line="23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2.1. Общая стоимость настоящего договора составляет </w:t>
      </w:r>
      <w:r w:rsidRPr="00780609">
        <w:rPr>
          <w:rFonts w:ascii="Times New Roman" w:hAnsi="Times New Roman"/>
          <w:sz w:val="26"/>
          <w:szCs w:val="28"/>
          <w:u w:val="single"/>
          <w:lang w:eastAsia="ru-RU"/>
        </w:rPr>
        <w:t xml:space="preserve">___________________________________________________________ </w:t>
      </w:r>
      <w:r w:rsidRPr="00780609">
        <w:rPr>
          <w:rFonts w:ascii="Times New Roman" w:hAnsi="Times New Roman"/>
          <w:sz w:val="26"/>
          <w:szCs w:val="28"/>
          <w:lang w:eastAsia="ru-RU"/>
        </w:rPr>
        <w:t>сум.</w:t>
      </w:r>
    </w:p>
    <w:p w14:paraId="4BEEA7FE" w14:textId="77777777" w:rsidR="008869F5" w:rsidRPr="00780609" w:rsidRDefault="008869F5" w:rsidP="008869F5">
      <w:pPr>
        <w:spacing w:line="230" w:lineRule="auto"/>
        <w:ind w:firstLine="720"/>
        <w:jc w:val="center"/>
        <w:rPr>
          <w:rFonts w:ascii="Times New Roman" w:hAnsi="Times New Roman"/>
          <w:sz w:val="20"/>
          <w:szCs w:val="28"/>
          <w:lang w:eastAsia="ru-RU"/>
        </w:rPr>
      </w:pPr>
      <w:r w:rsidRPr="00780609">
        <w:rPr>
          <w:rFonts w:ascii="Times New Roman" w:hAnsi="Times New Roman"/>
          <w:sz w:val="20"/>
          <w:szCs w:val="28"/>
          <w:lang w:eastAsia="ru-RU"/>
        </w:rPr>
        <w:t>(сумма прописью)</w:t>
      </w:r>
    </w:p>
    <w:p w14:paraId="1DAFA00E" w14:textId="77777777" w:rsidR="008869F5" w:rsidRPr="00780609" w:rsidRDefault="008869F5" w:rsidP="008869F5">
      <w:pPr>
        <w:spacing w:line="23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2.2. Цены на поставляемую продукцию являются окончательными </w:t>
      </w:r>
      <w:r w:rsidRPr="00780609">
        <w:rPr>
          <w:rFonts w:ascii="Times New Roman" w:hAnsi="Times New Roman"/>
          <w:sz w:val="26"/>
          <w:szCs w:val="28"/>
          <w:lang w:eastAsia="ru-RU"/>
        </w:rPr>
        <w:br/>
        <w:t>и до полного исполнения договора сторонами изменению не подлежат.</w:t>
      </w:r>
    </w:p>
    <w:p w14:paraId="759BF853" w14:textId="0B2EC634" w:rsidR="008869F5" w:rsidRPr="00780609" w:rsidRDefault="008869F5" w:rsidP="008869F5">
      <w:pPr>
        <w:spacing w:line="23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2.3. Расчеты за продукцию производятся между «</w:t>
      </w:r>
      <w:r w:rsidR="00AE2F09" w:rsidRPr="00780609">
        <w:rPr>
          <w:rFonts w:ascii="Times New Roman" w:hAnsi="Times New Roman"/>
          <w:sz w:val="26"/>
          <w:szCs w:val="28"/>
          <w:lang w:eastAsia="ru-RU"/>
        </w:rPr>
        <w:t>Заказчик</w:t>
      </w:r>
      <w:r w:rsidR="00AE2F09">
        <w:rPr>
          <w:rFonts w:ascii="Times New Roman" w:hAnsi="Times New Roman"/>
          <w:sz w:val="26"/>
          <w:szCs w:val="28"/>
          <w:lang w:eastAsia="ru-RU"/>
        </w:rPr>
        <w:t>ом</w:t>
      </w:r>
      <w:r w:rsidRPr="00780609">
        <w:rPr>
          <w:rFonts w:ascii="Times New Roman" w:hAnsi="Times New Roman"/>
          <w:sz w:val="26"/>
          <w:szCs w:val="28"/>
          <w:lang w:eastAsia="ru-RU"/>
        </w:rPr>
        <w:t xml:space="preserve">» </w:t>
      </w:r>
      <w:r w:rsidRPr="00780609">
        <w:rPr>
          <w:rFonts w:ascii="Times New Roman" w:hAnsi="Times New Roman"/>
          <w:sz w:val="26"/>
          <w:szCs w:val="28"/>
          <w:lang w:eastAsia="ru-RU"/>
        </w:rPr>
        <w:br/>
        <w:t>и «</w:t>
      </w:r>
      <w:r w:rsidR="00A77FEF">
        <w:rPr>
          <w:rFonts w:ascii="Times New Roman" w:hAnsi="Times New Roman"/>
          <w:sz w:val="26"/>
          <w:szCs w:val="28"/>
          <w:lang w:eastAsia="ru-RU"/>
        </w:rPr>
        <w:t>Исполнителем</w:t>
      </w:r>
      <w:r w:rsidRPr="00780609">
        <w:rPr>
          <w:rFonts w:ascii="Times New Roman" w:hAnsi="Times New Roman"/>
          <w:sz w:val="26"/>
          <w:szCs w:val="28"/>
          <w:lang w:eastAsia="ru-RU"/>
        </w:rPr>
        <w:t>» путем предварительной и последующей оплаты.</w:t>
      </w:r>
    </w:p>
    <w:p w14:paraId="70223E4C" w14:textId="6A61841B" w:rsidR="00A77FEF" w:rsidRPr="000125FD" w:rsidRDefault="00A77FEF" w:rsidP="00A77FEF">
      <w:pPr>
        <w:spacing w:line="230" w:lineRule="auto"/>
        <w:ind w:firstLine="720"/>
        <w:jc w:val="both"/>
        <w:rPr>
          <w:rFonts w:ascii="Times New Roman" w:hAnsi="Times New Roman"/>
          <w:sz w:val="26"/>
          <w:szCs w:val="26"/>
          <w:lang w:eastAsia="ru-RU"/>
        </w:rPr>
      </w:pPr>
      <w:r w:rsidRPr="000125FD">
        <w:rPr>
          <w:rFonts w:ascii="Times New Roman" w:hAnsi="Times New Roman"/>
          <w:sz w:val="26"/>
          <w:szCs w:val="26"/>
          <w:lang w:eastAsia="ru-RU"/>
        </w:rPr>
        <w:t>2.3.1. </w:t>
      </w:r>
      <w:r>
        <w:rPr>
          <w:rFonts w:ascii="Times New Roman" w:hAnsi="Times New Roman"/>
          <w:sz w:val="26"/>
          <w:szCs w:val="26"/>
          <w:lang w:eastAsia="ru-RU"/>
        </w:rPr>
        <w:t>Первая</w:t>
      </w:r>
      <w:r w:rsidRPr="000125FD">
        <w:rPr>
          <w:rFonts w:ascii="Times New Roman" w:hAnsi="Times New Roman"/>
          <w:sz w:val="26"/>
          <w:szCs w:val="26"/>
          <w:lang w:eastAsia="ru-RU"/>
        </w:rPr>
        <w:t xml:space="preserve"> оплата в размере </w:t>
      </w:r>
      <w:r>
        <w:rPr>
          <w:rFonts w:ascii="Times New Roman" w:hAnsi="Times New Roman"/>
          <w:sz w:val="26"/>
          <w:szCs w:val="26"/>
          <w:lang w:eastAsia="ru-RU"/>
        </w:rPr>
        <w:t>30</w:t>
      </w:r>
      <w:r w:rsidRPr="000125FD">
        <w:rPr>
          <w:rFonts w:ascii="Times New Roman" w:hAnsi="Times New Roman"/>
          <w:sz w:val="26"/>
          <w:szCs w:val="26"/>
          <w:lang w:eastAsia="ru-RU"/>
        </w:rPr>
        <w:t> % от общей суммы договора производится в течение 1</w:t>
      </w:r>
      <w:r>
        <w:rPr>
          <w:rFonts w:ascii="Times New Roman" w:hAnsi="Times New Roman"/>
          <w:sz w:val="26"/>
          <w:szCs w:val="26"/>
          <w:lang w:eastAsia="ru-RU"/>
        </w:rPr>
        <w:t>0</w:t>
      </w:r>
      <w:r w:rsidRPr="000125FD">
        <w:rPr>
          <w:rFonts w:ascii="Times New Roman" w:hAnsi="Times New Roman"/>
          <w:sz w:val="26"/>
          <w:szCs w:val="26"/>
          <w:lang w:eastAsia="ru-RU"/>
        </w:rPr>
        <w:t xml:space="preserve"> (десяти) банковских дней после подписания договора</w:t>
      </w:r>
      <w:r>
        <w:rPr>
          <w:rFonts w:ascii="Times New Roman" w:hAnsi="Times New Roman"/>
          <w:sz w:val="26"/>
          <w:szCs w:val="26"/>
          <w:lang w:eastAsia="ru-RU"/>
        </w:rPr>
        <w:t xml:space="preserve"> </w:t>
      </w:r>
      <w:r w:rsidRPr="002A143F">
        <w:rPr>
          <w:rFonts w:ascii="Times New Roman" w:hAnsi="Times New Roman"/>
          <w:sz w:val="26"/>
          <w:szCs w:val="26"/>
          <w:lang w:eastAsia="ru-RU"/>
        </w:rPr>
        <w:t xml:space="preserve">с предоставлением банковской гарантии </w:t>
      </w:r>
      <w:r>
        <w:rPr>
          <w:rFonts w:ascii="Times New Roman" w:hAnsi="Times New Roman"/>
          <w:sz w:val="26"/>
          <w:szCs w:val="26"/>
          <w:lang w:eastAsia="ru-RU"/>
        </w:rPr>
        <w:t>Исполнителя</w:t>
      </w:r>
      <w:r w:rsidRPr="002A143F">
        <w:rPr>
          <w:rFonts w:ascii="Times New Roman" w:hAnsi="Times New Roman"/>
          <w:sz w:val="26"/>
          <w:szCs w:val="26"/>
          <w:lang w:eastAsia="ru-RU"/>
        </w:rPr>
        <w:t xml:space="preserve"> на возврат платежа в случае неисполнения обязательств по Договору</w:t>
      </w:r>
      <w:r w:rsidRPr="000125FD">
        <w:rPr>
          <w:rFonts w:ascii="Times New Roman" w:hAnsi="Times New Roman"/>
          <w:sz w:val="26"/>
          <w:szCs w:val="26"/>
          <w:lang w:eastAsia="ru-RU"/>
        </w:rPr>
        <w:t>.</w:t>
      </w:r>
    </w:p>
    <w:p w14:paraId="6CBCE025" w14:textId="77777777" w:rsidR="00A77FEF" w:rsidRDefault="00A77FEF" w:rsidP="00A77FEF">
      <w:pPr>
        <w:spacing w:line="230" w:lineRule="auto"/>
        <w:ind w:firstLine="720"/>
        <w:jc w:val="both"/>
        <w:rPr>
          <w:rFonts w:ascii="Times New Roman" w:hAnsi="Times New Roman"/>
          <w:sz w:val="26"/>
          <w:szCs w:val="26"/>
          <w:lang w:eastAsia="ru-RU"/>
        </w:rPr>
      </w:pPr>
      <w:r w:rsidRPr="000125FD">
        <w:rPr>
          <w:rFonts w:ascii="Times New Roman" w:hAnsi="Times New Roman"/>
          <w:sz w:val="26"/>
          <w:szCs w:val="26"/>
          <w:lang w:eastAsia="ru-RU"/>
        </w:rPr>
        <w:t>2.3.2. </w:t>
      </w:r>
      <w:r>
        <w:rPr>
          <w:rFonts w:ascii="Times New Roman" w:hAnsi="Times New Roman"/>
          <w:sz w:val="26"/>
          <w:szCs w:val="26"/>
          <w:lang w:eastAsia="ru-RU"/>
        </w:rPr>
        <w:t>Вторая</w:t>
      </w:r>
      <w:r w:rsidRPr="000125FD">
        <w:rPr>
          <w:rFonts w:ascii="Times New Roman" w:hAnsi="Times New Roman"/>
          <w:sz w:val="26"/>
          <w:szCs w:val="26"/>
          <w:lang w:eastAsia="ru-RU"/>
        </w:rPr>
        <w:t xml:space="preserve"> оплата в размере </w:t>
      </w:r>
      <w:r>
        <w:rPr>
          <w:rFonts w:ascii="Times New Roman" w:hAnsi="Times New Roman"/>
          <w:sz w:val="26"/>
          <w:szCs w:val="26"/>
          <w:lang w:eastAsia="ru-RU"/>
        </w:rPr>
        <w:t>60</w:t>
      </w:r>
      <w:r w:rsidRPr="000125FD">
        <w:rPr>
          <w:rFonts w:ascii="Times New Roman" w:hAnsi="Times New Roman"/>
          <w:sz w:val="26"/>
          <w:szCs w:val="26"/>
          <w:lang w:eastAsia="ru-RU"/>
        </w:rPr>
        <w:t xml:space="preserve"> % от общей суммы договора производится в течение </w:t>
      </w:r>
      <w:r>
        <w:rPr>
          <w:rFonts w:ascii="Times New Roman" w:hAnsi="Times New Roman"/>
          <w:sz w:val="26"/>
          <w:szCs w:val="26"/>
          <w:lang w:eastAsia="ru-RU"/>
        </w:rPr>
        <w:t>20</w:t>
      </w:r>
      <w:r w:rsidRPr="000125FD">
        <w:rPr>
          <w:rFonts w:ascii="Times New Roman" w:hAnsi="Times New Roman"/>
          <w:sz w:val="26"/>
          <w:szCs w:val="26"/>
          <w:lang w:eastAsia="ru-RU"/>
        </w:rPr>
        <w:t xml:space="preserve"> (</w:t>
      </w:r>
      <w:r>
        <w:rPr>
          <w:rFonts w:ascii="Times New Roman" w:hAnsi="Times New Roman"/>
          <w:sz w:val="26"/>
          <w:szCs w:val="26"/>
          <w:lang w:eastAsia="ru-RU"/>
        </w:rPr>
        <w:t>двадцать</w:t>
      </w:r>
      <w:r w:rsidRPr="000125FD">
        <w:rPr>
          <w:rFonts w:ascii="Times New Roman" w:hAnsi="Times New Roman"/>
          <w:sz w:val="26"/>
          <w:szCs w:val="26"/>
          <w:lang w:eastAsia="ru-RU"/>
        </w:rPr>
        <w:t xml:space="preserve">) банковских дней </w:t>
      </w:r>
      <w:r w:rsidRPr="0051761C">
        <w:rPr>
          <w:rFonts w:ascii="Times New Roman" w:hAnsi="Times New Roman"/>
          <w:sz w:val="26"/>
          <w:szCs w:val="26"/>
          <w:lang w:eastAsia="ru-RU"/>
        </w:rPr>
        <w:t>с даты предоставления копи</w:t>
      </w:r>
      <w:r>
        <w:rPr>
          <w:rFonts w:ascii="Times New Roman" w:hAnsi="Times New Roman"/>
          <w:sz w:val="26"/>
          <w:szCs w:val="26"/>
          <w:lang w:eastAsia="ru-RU"/>
        </w:rPr>
        <w:t>й</w:t>
      </w:r>
      <w:r w:rsidRPr="0051761C">
        <w:rPr>
          <w:rFonts w:ascii="Times New Roman" w:hAnsi="Times New Roman"/>
          <w:sz w:val="26"/>
          <w:szCs w:val="26"/>
          <w:lang w:eastAsia="ru-RU"/>
        </w:rPr>
        <w:t xml:space="preserve"> следующих документов</w:t>
      </w:r>
      <w:r>
        <w:rPr>
          <w:rFonts w:ascii="Times New Roman" w:hAnsi="Times New Roman"/>
          <w:sz w:val="26"/>
          <w:szCs w:val="26"/>
          <w:lang w:eastAsia="ru-RU"/>
        </w:rPr>
        <w:t>:</w:t>
      </w:r>
    </w:p>
    <w:p w14:paraId="24EFD312" w14:textId="77777777" w:rsidR="00A77FEF" w:rsidRPr="0051761C" w:rsidRDefault="00A77FEF" w:rsidP="00A77FEF">
      <w:pPr>
        <w:spacing w:line="230" w:lineRule="auto"/>
        <w:ind w:firstLine="720"/>
        <w:jc w:val="both"/>
        <w:rPr>
          <w:rFonts w:ascii="Times New Roman" w:hAnsi="Times New Roman"/>
          <w:sz w:val="26"/>
          <w:szCs w:val="26"/>
          <w:lang w:eastAsia="ru-RU"/>
        </w:rPr>
      </w:pPr>
      <w:r w:rsidRPr="0051761C">
        <w:rPr>
          <w:rFonts w:ascii="Times New Roman" w:hAnsi="Times New Roman"/>
          <w:sz w:val="26"/>
          <w:szCs w:val="26"/>
          <w:lang w:eastAsia="ru-RU"/>
        </w:rPr>
        <w:t xml:space="preserve">1) Коммерческий инвойс;                                 </w:t>
      </w:r>
    </w:p>
    <w:p w14:paraId="1F81151C" w14:textId="77777777" w:rsidR="00A77FEF" w:rsidRPr="0051761C" w:rsidRDefault="00A77FEF" w:rsidP="00A77FEF">
      <w:pPr>
        <w:spacing w:line="230" w:lineRule="auto"/>
        <w:ind w:firstLine="720"/>
        <w:jc w:val="both"/>
        <w:rPr>
          <w:rFonts w:ascii="Times New Roman" w:hAnsi="Times New Roman"/>
          <w:sz w:val="26"/>
          <w:szCs w:val="26"/>
          <w:lang w:eastAsia="ru-RU"/>
        </w:rPr>
      </w:pPr>
      <w:r w:rsidRPr="0051761C">
        <w:rPr>
          <w:rFonts w:ascii="Times New Roman" w:hAnsi="Times New Roman"/>
          <w:sz w:val="26"/>
          <w:szCs w:val="26"/>
          <w:lang w:eastAsia="ru-RU"/>
        </w:rPr>
        <w:t>2) Коносамент на смешанные перевозки - полный комплект и/или авианакладная;</w:t>
      </w:r>
    </w:p>
    <w:p w14:paraId="36139629" w14:textId="77777777" w:rsidR="00A77FEF" w:rsidRDefault="00A77FEF" w:rsidP="00A77FEF">
      <w:pPr>
        <w:spacing w:line="230" w:lineRule="auto"/>
        <w:ind w:firstLine="720"/>
        <w:jc w:val="both"/>
        <w:rPr>
          <w:rFonts w:ascii="Times New Roman" w:hAnsi="Times New Roman"/>
          <w:sz w:val="26"/>
          <w:szCs w:val="26"/>
          <w:lang w:eastAsia="ru-RU"/>
        </w:rPr>
      </w:pPr>
      <w:r w:rsidRPr="0051761C">
        <w:rPr>
          <w:rFonts w:ascii="Times New Roman" w:hAnsi="Times New Roman"/>
          <w:sz w:val="26"/>
          <w:szCs w:val="26"/>
          <w:lang w:eastAsia="ru-RU"/>
        </w:rPr>
        <w:t>3) Упаковочный лист</w:t>
      </w:r>
    </w:p>
    <w:p w14:paraId="28746535" w14:textId="6AEA860E" w:rsidR="00A77FEF" w:rsidRPr="0081259B" w:rsidRDefault="00A77FEF" w:rsidP="00A77FEF">
      <w:pPr>
        <w:spacing w:line="230" w:lineRule="auto"/>
        <w:ind w:firstLine="720"/>
        <w:jc w:val="both"/>
        <w:rPr>
          <w:color w:val="000000"/>
          <w:sz w:val="22"/>
          <w:szCs w:val="22"/>
        </w:rPr>
      </w:pPr>
      <w:r>
        <w:rPr>
          <w:rFonts w:ascii="Times New Roman" w:hAnsi="Times New Roman"/>
          <w:sz w:val="26"/>
          <w:szCs w:val="26"/>
          <w:lang w:eastAsia="ru-RU"/>
        </w:rPr>
        <w:t xml:space="preserve">4) </w:t>
      </w:r>
      <w:r w:rsidRPr="002A143F">
        <w:rPr>
          <w:rFonts w:ascii="Times New Roman" w:hAnsi="Times New Roman"/>
          <w:sz w:val="26"/>
          <w:szCs w:val="26"/>
          <w:lang w:eastAsia="ru-RU"/>
        </w:rPr>
        <w:t xml:space="preserve">банковской гарантии </w:t>
      </w:r>
      <w:r>
        <w:rPr>
          <w:rFonts w:ascii="Times New Roman" w:hAnsi="Times New Roman"/>
          <w:sz w:val="26"/>
          <w:szCs w:val="26"/>
          <w:lang w:eastAsia="ru-RU"/>
        </w:rPr>
        <w:t>Исполнителя</w:t>
      </w:r>
      <w:r w:rsidRPr="002A143F">
        <w:rPr>
          <w:rFonts w:ascii="Times New Roman" w:hAnsi="Times New Roman"/>
          <w:sz w:val="26"/>
          <w:szCs w:val="26"/>
          <w:lang w:eastAsia="ru-RU"/>
        </w:rPr>
        <w:t xml:space="preserve"> на возврат платежа в случае неисполнения обязательств по Договору</w:t>
      </w:r>
      <w:r w:rsidRPr="0081259B">
        <w:rPr>
          <w:color w:val="000000"/>
          <w:sz w:val="22"/>
          <w:szCs w:val="22"/>
        </w:rPr>
        <w:t>.</w:t>
      </w:r>
    </w:p>
    <w:p w14:paraId="145B7294" w14:textId="77777777" w:rsidR="00A77FEF" w:rsidRPr="0081259B" w:rsidRDefault="00A77FEF" w:rsidP="00A77FEF">
      <w:pPr>
        <w:spacing w:line="230" w:lineRule="auto"/>
        <w:ind w:firstLine="720"/>
        <w:jc w:val="both"/>
        <w:rPr>
          <w:color w:val="000000"/>
          <w:sz w:val="22"/>
          <w:szCs w:val="22"/>
        </w:rPr>
      </w:pPr>
      <w:r w:rsidRPr="0081259B">
        <w:rPr>
          <w:rFonts w:ascii="Times New Roman" w:hAnsi="Times New Roman"/>
          <w:sz w:val="26"/>
          <w:szCs w:val="26"/>
          <w:lang w:eastAsia="ru-RU"/>
        </w:rPr>
        <w:t>2.3.3.</w:t>
      </w:r>
      <w:r>
        <w:rPr>
          <w:color w:val="000000"/>
          <w:sz w:val="22"/>
          <w:szCs w:val="22"/>
        </w:rPr>
        <w:t xml:space="preserve"> </w:t>
      </w:r>
      <w:r>
        <w:rPr>
          <w:rFonts w:ascii="Times New Roman" w:hAnsi="Times New Roman"/>
          <w:sz w:val="26"/>
          <w:szCs w:val="26"/>
          <w:lang w:eastAsia="ru-RU"/>
        </w:rPr>
        <w:t>Третья</w:t>
      </w:r>
      <w:r w:rsidRPr="000125FD">
        <w:rPr>
          <w:rFonts w:ascii="Times New Roman" w:hAnsi="Times New Roman"/>
          <w:sz w:val="26"/>
          <w:szCs w:val="26"/>
          <w:lang w:eastAsia="ru-RU"/>
        </w:rPr>
        <w:t xml:space="preserve"> оплата в размере </w:t>
      </w:r>
      <w:r>
        <w:rPr>
          <w:rFonts w:ascii="Times New Roman" w:hAnsi="Times New Roman"/>
          <w:sz w:val="26"/>
          <w:szCs w:val="26"/>
          <w:lang w:eastAsia="ru-RU"/>
        </w:rPr>
        <w:t>10</w:t>
      </w:r>
      <w:r w:rsidRPr="000125FD">
        <w:rPr>
          <w:rFonts w:ascii="Times New Roman" w:hAnsi="Times New Roman"/>
          <w:sz w:val="26"/>
          <w:szCs w:val="26"/>
          <w:lang w:eastAsia="ru-RU"/>
        </w:rPr>
        <w:t> % от общей суммы договора</w:t>
      </w:r>
      <w:r>
        <w:rPr>
          <w:rFonts w:ascii="Times New Roman" w:hAnsi="Times New Roman"/>
          <w:sz w:val="26"/>
          <w:szCs w:val="26"/>
          <w:lang w:eastAsia="ru-RU"/>
        </w:rPr>
        <w:t xml:space="preserve"> за услуги</w:t>
      </w:r>
      <w:r w:rsidRPr="000125FD">
        <w:rPr>
          <w:rFonts w:ascii="Times New Roman" w:hAnsi="Times New Roman"/>
          <w:sz w:val="26"/>
          <w:szCs w:val="26"/>
          <w:lang w:eastAsia="ru-RU"/>
        </w:rPr>
        <w:t xml:space="preserve"> производится в течение </w:t>
      </w:r>
      <w:r>
        <w:rPr>
          <w:rFonts w:ascii="Times New Roman" w:hAnsi="Times New Roman"/>
          <w:sz w:val="26"/>
          <w:szCs w:val="26"/>
          <w:lang w:eastAsia="ru-RU"/>
        </w:rPr>
        <w:t>20</w:t>
      </w:r>
      <w:r w:rsidRPr="000125FD">
        <w:rPr>
          <w:rFonts w:ascii="Times New Roman" w:hAnsi="Times New Roman"/>
          <w:sz w:val="26"/>
          <w:szCs w:val="26"/>
          <w:lang w:eastAsia="ru-RU"/>
        </w:rPr>
        <w:t xml:space="preserve"> (</w:t>
      </w:r>
      <w:r>
        <w:rPr>
          <w:rFonts w:ascii="Times New Roman" w:hAnsi="Times New Roman"/>
          <w:sz w:val="26"/>
          <w:szCs w:val="26"/>
          <w:lang w:eastAsia="ru-RU"/>
        </w:rPr>
        <w:t>двадцать</w:t>
      </w:r>
      <w:r w:rsidRPr="000125FD">
        <w:rPr>
          <w:rFonts w:ascii="Times New Roman" w:hAnsi="Times New Roman"/>
          <w:sz w:val="26"/>
          <w:szCs w:val="26"/>
          <w:lang w:eastAsia="ru-RU"/>
        </w:rPr>
        <w:t xml:space="preserve">) банковских дней </w:t>
      </w:r>
      <w:r w:rsidRPr="0081259B">
        <w:rPr>
          <w:rFonts w:ascii="Times New Roman" w:hAnsi="Times New Roman"/>
          <w:sz w:val="26"/>
          <w:szCs w:val="26"/>
          <w:lang w:eastAsia="ru-RU"/>
        </w:rPr>
        <w:t>c даты подписания Акта Окончательной Приёмки.</w:t>
      </w:r>
    </w:p>
    <w:p w14:paraId="729978B8" w14:textId="69114336" w:rsidR="008869F5" w:rsidRPr="00780609" w:rsidRDefault="00A77FEF" w:rsidP="008869F5">
      <w:pPr>
        <w:spacing w:line="230" w:lineRule="auto"/>
        <w:ind w:firstLine="720"/>
        <w:jc w:val="both"/>
        <w:rPr>
          <w:rFonts w:ascii="Times New Roman" w:hAnsi="Times New Roman"/>
          <w:sz w:val="26"/>
          <w:szCs w:val="28"/>
          <w:lang w:eastAsia="ru-RU"/>
        </w:rPr>
      </w:pPr>
      <w:r>
        <w:rPr>
          <w:rFonts w:ascii="Times New Roman" w:hAnsi="Times New Roman"/>
          <w:sz w:val="26"/>
          <w:szCs w:val="28"/>
          <w:lang w:eastAsia="ru-RU"/>
        </w:rPr>
        <w:t>2.3.4</w:t>
      </w:r>
      <w:r w:rsidR="008869F5" w:rsidRPr="00780609">
        <w:rPr>
          <w:rFonts w:ascii="Times New Roman" w:hAnsi="Times New Roman"/>
          <w:sz w:val="26"/>
          <w:szCs w:val="28"/>
          <w:lang w:eastAsia="ru-RU"/>
        </w:rPr>
        <w:t>. Основанием для проведения последующей оплаты являются следующие документы:</w:t>
      </w:r>
    </w:p>
    <w:p w14:paraId="04B92222" w14:textId="77777777" w:rsidR="008869F5" w:rsidRPr="00780609" w:rsidRDefault="008869F5" w:rsidP="008869F5">
      <w:pPr>
        <w:spacing w:line="23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lastRenderedPageBreak/>
        <w:t>счет-фактура, подписанные между «Заказчиком» и «Исполнителем».</w:t>
      </w:r>
    </w:p>
    <w:p w14:paraId="4D5F2C6C" w14:textId="55726EB9" w:rsidR="008869F5" w:rsidRPr="00780609" w:rsidRDefault="008869F5" w:rsidP="008869F5">
      <w:pPr>
        <w:spacing w:line="23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2.3.</w:t>
      </w:r>
      <w:r w:rsidR="00A77FEF">
        <w:rPr>
          <w:rFonts w:ascii="Times New Roman" w:hAnsi="Times New Roman"/>
          <w:sz w:val="26"/>
          <w:szCs w:val="28"/>
          <w:lang w:eastAsia="ru-RU"/>
        </w:rPr>
        <w:t>5</w:t>
      </w:r>
      <w:r w:rsidRPr="00780609">
        <w:rPr>
          <w:rFonts w:ascii="Times New Roman" w:hAnsi="Times New Roman"/>
          <w:sz w:val="26"/>
          <w:szCs w:val="28"/>
          <w:lang w:eastAsia="ru-RU"/>
        </w:rPr>
        <w:t>. После проведения взаиморасчетов, а также после истечения срока действия договора составляется акт сверки.</w:t>
      </w:r>
    </w:p>
    <w:p w14:paraId="5737FC4E" w14:textId="77777777" w:rsidR="008869F5" w:rsidRPr="00780609" w:rsidRDefault="008869F5" w:rsidP="008869F5">
      <w:pPr>
        <w:spacing w:line="230" w:lineRule="auto"/>
        <w:ind w:firstLine="720"/>
        <w:jc w:val="both"/>
        <w:rPr>
          <w:rFonts w:ascii="Times New Roman" w:hAnsi="Times New Roman"/>
          <w:sz w:val="10"/>
          <w:szCs w:val="16"/>
          <w:lang w:eastAsia="ru-RU"/>
        </w:rPr>
      </w:pPr>
    </w:p>
    <w:p w14:paraId="19D72AB5" w14:textId="77777777" w:rsidR="008869F5" w:rsidRPr="00780609" w:rsidRDefault="008869F5" w:rsidP="008869F5">
      <w:pPr>
        <w:numPr>
          <w:ilvl w:val="0"/>
          <w:numId w:val="31"/>
        </w:numPr>
        <w:spacing w:line="230" w:lineRule="auto"/>
        <w:jc w:val="center"/>
        <w:rPr>
          <w:rFonts w:ascii="Times New Roman" w:hAnsi="Times New Roman"/>
          <w:b/>
          <w:sz w:val="26"/>
          <w:szCs w:val="28"/>
          <w:lang w:eastAsia="ru-RU"/>
        </w:rPr>
      </w:pPr>
      <w:r w:rsidRPr="00780609">
        <w:rPr>
          <w:rFonts w:ascii="Times New Roman" w:hAnsi="Times New Roman"/>
          <w:b/>
          <w:sz w:val="26"/>
          <w:szCs w:val="28"/>
          <w:lang w:eastAsia="ru-RU"/>
        </w:rPr>
        <w:t>Условия и сроки поставки</w:t>
      </w:r>
    </w:p>
    <w:p w14:paraId="6E8E2A95" w14:textId="77777777" w:rsidR="008869F5" w:rsidRPr="00780609" w:rsidRDefault="008869F5" w:rsidP="008869F5">
      <w:pPr>
        <w:spacing w:line="23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3.1. Срок поставки продукции указан в спецификации (приложение </w:t>
      </w:r>
      <w:r w:rsidRPr="00780609">
        <w:rPr>
          <w:rFonts w:ascii="Times New Roman" w:hAnsi="Times New Roman"/>
          <w:sz w:val="26"/>
          <w:szCs w:val="28"/>
          <w:lang w:eastAsia="ru-RU"/>
        </w:rPr>
        <w:br/>
        <w:t xml:space="preserve">№ 1), в течение которого «Исполнитель» обязан своими силами и средствами поставить продукцию до склада «Заказчика», находящегося по адресу: </w:t>
      </w:r>
      <w:r w:rsidRPr="00780609">
        <w:rPr>
          <w:rFonts w:ascii="Times New Roman" w:hAnsi="Times New Roman"/>
          <w:sz w:val="26"/>
          <w:szCs w:val="28"/>
          <w:u w:val="single"/>
          <w:lang w:eastAsia="ru-RU"/>
        </w:rPr>
        <w:t>_____________________________________________________________________</w:t>
      </w:r>
      <w:r w:rsidRPr="00780609">
        <w:rPr>
          <w:rFonts w:ascii="Times New Roman" w:hAnsi="Times New Roman"/>
          <w:sz w:val="26"/>
          <w:szCs w:val="28"/>
          <w:lang w:eastAsia="ru-RU"/>
        </w:rPr>
        <w:t>.</w:t>
      </w:r>
    </w:p>
    <w:p w14:paraId="5F04853F" w14:textId="77777777" w:rsidR="008869F5" w:rsidRPr="00780609" w:rsidRDefault="008869F5" w:rsidP="008869F5">
      <w:pPr>
        <w:spacing w:line="233"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3.2. Дата поставки считается на день поступления продукции </w:t>
      </w:r>
      <w:r w:rsidRPr="00780609">
        <w:rPr>
          <w:rFonts w:ascii="Times New Roman" w:hAnsi="Times New Roman"/>
          <w:sz w:val="26"/>
          <w:szCs w:val="28"/>
          <w:lang w:eastAsia="ru-RU"/>
        </w:rPr>
        <w:br/>
        <w:t xml:space="preserve">в адрес «Заказчика».  </w:t>
      </w:r>
    </w:p>
    <w:p w14:paraId="4B78AA1D" w14:textId="77777777" w:rsidR="008869F5" w:rsidRPr="00780609" w:rsidRDefault="008869F5" w:rsidP="008869F5">
      <w:pPr>
        <w:spacing w:line="233" w:lineRule="auto"/>
        <w:ind w:firstLine="720"/>
        <w:jc w:val="both"/>
        <w:rPr>
          <w:rFonts w:ascii="Times New Roman" w:hAnsi="Times New Roman"/>
          <w:sz w:val="10"/>
          <w:szCs w:val="16"/>
          <w:lang w:eastAsia="ru-RU"/>
        </w:rPr>
      </w:pPr>
    </w:p>
    <w:p w14:paraId="6F22E769" w14:textId="77777777" w:rsidR="008869F5" w:rsidRPr="00780609" w:rsidRDefault="008869F5" w:rsidP="008869F5">
      <w:pPr>
        <w:numPr>
          <w:ilvl w:val="0"/>
          <w:numId w:val="31"/>
        </w:numPr>
        <w:spacing w:line="233" w:lineRule="auto"/>
        <w:jc w:val="center"/>
        <w:rPr>
          <w:rFonts w:ascii="Times New Roman" w:hAnsi="Times New Roman"/>
          <w:b/>
          <w:sz w:val="26"/>
          <w:szCs w:val="28"/>
          <w:lang w:eastAsia="ru-RU"/>
        </w:rPr>
      </w:pPr>
      <w:r w:rsidRPr="00780609">
        <w:rPr>
          <w:rFonts w:ascii="Times New Roman" w:hAnsi="Times New Roman"/>
          <w:b/>
          <w:sz w:val="26"/>
          <w:szCs w:val="28"/>
          <w:lang w:eastAsia="ru-RU"/>
        </w:rPr>
        <w:t>Порядок сдачи-приемки</w:t>
      </w:r>
    </w:p>
    <w:p w14:paraId="29148EEC" w14:textId="77777777" w:rsidR="008869F5" w:rsidRPr="00780609" w:rsidRDefault="008869F5" w:rsidP="008869F5">
      <w:pPr>
        <w:spacing w:line="233"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4.1. Право собственности на продукцию переходит к «Заказчику» </w:t>
      </w:r>
      <w:r w:rsidRPr="00780609">
        <w:rPr>
          <w:rFonts w:ascii="Times New Roman" w:hAnsi="Times New Roman"/>
          <w:sz w:val="26"/>
          <w:szCs w:val="28"/>
          <w:lang w:eastAsia="ru-RU"/>
        </w:rPr>
        <w:br/>
        <w:t>в момент фактической передачи, после составления и подписания счета-фактуры, подписанных уполномоченными лицами.</w:t>
      </w:r>
    </w:p>
    <w:p w14:paraId="14BBBD3E" w14:textId="6A156335" w:rsidR="008869F5" w:rsidRPr="00780609" w:rsidRDefault="008869F5" w:rsidP="008869F5">
      <w:pPr>
        <w:spacing w:line="233"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4.2. Приемка продукции по качеству и количеству осуществляется </w:t>
      </w:r>
      <w:r w:rsidRPr="00780609">
        <w:rPr>
          <w:rFonts w:ascii="Times New Roman" w:hAnsi="Times New Roman"/>
          <w:sz w:val="26"/>
          <w:szCs w:val="28"/>
          <w:lang w:eastAsia="ru-RU"/>
        </w:rPr>
        <w:br/>
        <w:t xml:space="preserve">в соответствии с требованиями нормативных документов </w:t>
      </w:r>
      <w:r w:rsidRPr="00780609">
        <w:rPr>
          <w:rFonts w:ascii="Times New Roman" w:hAnsi="Times New Roman"/>
          <w:sz w:val="26"/>
          <w:szCs w:val="28"/>
          <w:lang w:eastAsia="ru-RU"/>
        </w:rPr>
        <w:br/>
        <w:t xml:space="preserve">по стандартизации (ГОСТ, </w:t>
      </w:r>
      <w:proofErr w:type="spellStart"/>
      <w:r w:rsidRPr="00780609">
        <w:rPr>
          <w:rFonts w:ascii="Times New Roman" w:hAnsi="Times New Roman"/>
          <w:sz w:val="26"/>
          <w:szCs w:val="28"/>
          <w:lang w:eastAsia="ru-RU"/>
        </w:rPr>
        <w:t>O</w:t>
      </w:r>
      <w:r w:rsidR="00AC7155" w:rsidRPr="00AC7155">
        <w:rPr>
          <w:rFonts w:ascii="Times New Roman" w:hAnsi="Times New Roman"/>
          <w:sz w:val="26"/>
          <w:szCs w:val="28"/>
          <w:lang w:eastAsia="ru-RU"/>
        </w:rPr>
        <w:t>‘</w:t>
      </w:r>
      <w:r w:rsidRPr="00780609">
        <w:rPr>
          <w:rFonts w:ascii="Times New Roman" w:hAnsi="Times New Roman"/>
          <w:sz w:val="26"/>
          <w:szCs w:val="28"/>
          <w:lang w:eastAsia="ru-RU"/>
        </w:rPr>
        <w:t>zDSt</w:t>
      </w:r>
      <w:proofErr w:type="spellEnd"/>
      <w:r w:rsidRPr="00780609">
        <w:rPr>
          <w:rFonts w:ascii="Times New Roman" w:hAnsi="Times New Roman"/>
          <w:sz w:val="26"/>
          <w:szCs w:val="28"/>
          <w:lang w:eastAsia="ru-RU"/>
        </w:rPr>
        <w:t xml:space="preserve">, </w:t>
      </w:r>
      <w:proofErr w:type="spellStart"/>
      <w:r w:rsidRPr="00780609">
        <w:rPr>
          <w:rFonts w:ascii="Times New Roman" w:hAnsi="Times New Roman"/>
          <w:sz w:val="26"/>
          <w:szCs w:val="28"/>
          <w:lang w:eastAsia="ru-RU"/>
        </w:rPr>
        <w:t>Ts</w:t>
      </w:r>
      <w:proofErr w:type="spellEnd"/>
      <w:r w:rsidRPr="00780609">
        <w:rPr>
          <w:rFonts w:ascii="Times New Roman" w:hAnsi="Times New Roman"/>
          <w:sz w:val="26"/>
          <w:szCs w:val="28"/>
          <w:lang w:eastAsia="ru-RU"/>
        </w:rPr>
        <w:t xml:space="preserve"> и т.п.), а также других нормативных документов, действующих на момент поставки продукции. Поставляемая продукция по размерно-ростовочным данным должна соответствовать требованиям «</w:t>
      </w:r>
      <w:r w:rsidR="00AE2F09" w:rsidRPr="00780609">
        <w:rPr>
          <w:rFonts w:ascii="Times New Roman" w:hAnsi="Times New Roman"/>
          <w:sz w:val="26"/>
          <w:szCs w:val="28"/>
          <w:lang w:eastAsia="ru-RU"/>
        </w:rPr>
        <w:t>Заказчик</w:t>
      </w:r>
      <w:r w:rsidR="00AE2F09">
        <w:rPr>
          <w:rFonts w:ascii="Times New Roman" w:hAnsi="Times New Roman"/>
          <w:sz w:val="26"/>
          <w:szCs w:val="28"/>
          <w:lang w:eastAsia="ru-RU"/>
        </w:rPr>
        <w:t>а</w:t>
      </w:r>
      <w:r w:rsidRPr="00780609">
        <w:rPr>
          <w:rFonts w:ascii="Times New Roman" w:hAnsi="Times New Roman"/>
          <w:sz w:val="26"/>
          <w:szCs w:val="28"/>
          <w:lang w:eastAsia="ru-RU"/>
        </w:rPr>
        <w:t>».</w:t>
      </w:r>
    </w:p>
    <w:p w14:paraId="0157AE45" w14:textId="77777777" w:rsidR="008869F5" w:rsidRPr="00780609" w:rsidRDefault="008869F5" w:rsidP="008869F5">
      <w:pPr>
        <w:spacing w:line="233" w:lineRule="auto"/>
        <w:ind w:firstLine="720"/>
        <w:jc w:val="both"/>
        <w:rPr>
          <w:rFonts w:ascii="Times New Roman" w:hAnsi="Times New Roman"/>
          <w:sz w:val="10"/>
          <w:szCs w:val="16"/>
          <w:lang w:eastAsia="ru-RU"/>
        </w:rPr>
      </w:pPr>
    </w:p>
    <w:p w14:paraId="1BC55021" w14:textId="77777777" w:rsidR="008869F5" w:rsidRPr="00780609" w:rsidRDefault="008869F5" w:rsidP="008869F5">
      <w:pPr>
        <w:spacing w:line="233" w:lineRule="auto"/>
        <w:ind w:firstLine="720"/>
        <w:jc w:val="both"/>
        <w:rPr>
          <w:rFonts w:ascii="Times New Roman" w:hAnsi="Times New Roman"/>
          <w:sz w:val="10"/>
          <w:szCs w:val="28"/>
          <w:lang w:eastAsia="ru-RU"/>
        </w:rPr>
      </w:pPr>
    </w:p>
    <w:p w14:paraId="7B9FCB44" w14:textId="77777777" w:rsidR="008869F5" w:rsidRPr="00780609" w:rsidRDefault="008869F5" w:rsidP="008869F5">
      <w:pPr>
        <w:numPr>
          <w:ilvl w:val="0"/>
          <w:numId w:val="31"/>
        </w:numPr>
        <w:spacing w:line="233" w:lineRule="auto"/>
        <w:jc w:val="center"/>
        <w:rPr>
          <w:rFonts w:ascii="Times New Roman" w:hAnsi="Times New Roman"/>
          <w:b/>
          <w:sz w:val="26"/>
          <w:szCs w:val="28"/>
          <w:lang w:eastAsia="ru-RU"/>
        </w:rPr>
      </w:pPr>
      <w:r w:rsidRPr="00780609">
        <w:rPr>
          <w:rFonts w:ascii="Times New Roman" w:hAnsi="Times New Roman"/>
          <w:b/>
          <w:sz w:val="26"/>
          <w:szCs w:val="28"/>
          <w:lang w:eastAsia="ru-RU"/>
        </w:rPr>
        <w:t>Имущественная ответственность сторон и качество продукции</w:t>
      </w:r>
    </w:p>
    <w:p w14:paraId="3C45EDC5" w14:textId="77777777" w:rsidR="008869F5" w:rsidRPr="00780609" w:rsidRDefault="008869F5" w:rsidP="008869F5">
      <w:pPr>
        <w:numPr>
          <w:ilvl w:val="12"/>
          <w:numId w:val="0"/>
        </w:numPr>
        <w:spacing w:line="233"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6.1. В случае просрочки поставки, недопоставки продукции «Исполнитель» уплачивает «Заказчику» пеню в размере 0,5 % от неисполненной части обязательства за каждый день просрочки (за исключением праздничных и выходных дней), но при этом общая сумма пени не должна превышать 50 % стоимости недопоставленной продукции. </w:t>
      </w:r>
    </w:p>
    <w:p w14:paraId="61BF7CC0" w14:textId="77777777" w:rsidR="008869F5" w:rsidRPr="00780609" w:rsidRDefault="008869F5" w:rsidP="008869F5">
      <w:pPr>
        <w:numPr>
          <w:ilvl w:val="12"/>
          <w:numId w:val="0"/>
        </w:numPr>
        <w:spacing w:line="233"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6.2. При несвоевременной оплате поставленной продукции «Заказчик» уплачивает «Исполнителю» пеню в размере 0,4 % от суммы просроченного платежа за каждый банковский день просрочки, но не более 50% суммы просроченного платежа.</w:t>
      </w:r>
    </w:p>
    <w:p w14:paraId="0A21B7F5" w14:textId="77777777" w:rsidR="008869F5" w:rsidRPr="00780609" w:rsidRDefault="008869F5" w:rsidP="008869F5">
      <w:pPr>
        <w:numPr>
          <w:ilvl w:val="12"/>
          <w:numId w:val="0"/>
        </w:numPr>
        <w:spacing w:line="25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6.3. Если поставленная продукция не соответствует требованиям, изложенным в пункте 1.3. настоящего договора, «Заказчик» вправе:</w:t>
      </w:r>
    </w:p>
    <w:p w14:paraId="4A9ADC30" w14:textId="77777777" w:rsidR="008869F5" w:rsidRPr="00780609" w:rsidRDefault="008869F5" w:rsidP="008869F5">
      <w:pPr>
        <w:numPr>
          <w:ilvl w:val="12"/>
          <w:numId w:val="0"/>
        </w:numPr>
        <w:spacing w:line="25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отказаться от принятия и оплаты продукции;</w:t>
      </w:r>
    </w:p>
    <w:p w14:paraId="31FE0165" w14:textId="300A2A80" w:rsidR="008869F5" w:rsidRPr="00780609" w:rsidRDefault="008869F5" w:rsidP="008869F5">
      <w:pPr>
        <w:numPr>
          <w:ilvl w:val="12"/>
          <w:numId w:val="0"/>
        </w:numPr>
        <w:spacing w:line="25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если продукция оплачена, потребовать замены продукции </w:t>
      </w:r>
      <w:r w:rsidRPr="00780609">
        <w:rPr>
          <w:rFonts w:ascii="Times New Roman" w:hAnsi="Times New Roman"/>
          <w:sz w:val="26"/>
          <w:szCs w:val="28"/>
          <w:lang w:eastAsia="ru-RU"/>
        </w:rPr>
        <w:br/>
        <w:t xml:space="preserve">на качественную или возврата уплаченной суммы, а также взыскать </w:t>
      </w:r>
      <w:r w:rsidRPr="00780609">
        <w:rPr>
          <w:rFonts w:ascii="Times New Roman" w:hAnsi="Times New Roman"/>
          <w:sz w:val="26"/>
          <w:szCs w:val="28"/>
          <w:lang w:eastAsia="ru-RU"/>
        </w:rPr>
        <w:br/>
        <w:t>с «</w:t>
      </w:r>
      <w:r w:rsidR="00A77FEF">
        <w:rPr>
          <w:rFonts w:ascii="Times New Roman" w:hAnsi="Times New Roman"/>
          <w:sz w:val="26"/>
          <w:szCs w:val="28"/>
          <w:lang w:eastAsia="ru-RU"/>
        </w:rPr>
        <w:t>Исполнителя</w:t>
      </w:r>
      <w:r w:rsidRPr="00780609">
        <w:rPr>
          <w:rFonts w:ascii="Times New Roman" w:hAnsi="Times New Roman"/>
          <w:sz w:val="26"/>
          <w:szCs w:val="28"/>
          <w:lang w:eastAsia="ru-RU"/>
        </w:rPr>
        <w:t>» штраф в размере 20 % от стоимости продукции ненадлежащего качества.</w:t>
      </w:r>
    </w:p>
    <w:p w14:paraId="78883F01" w14:textId="77777777" w:rsidR="008869F5" w:rsidRPr="00780609" w:rsidRDefault="008869F5" w:rsidP="008869F5">
      <w:pPr>
        <w:numPr>
          <w:ilvl w:val="12"/>
          <w:numId w:val="0"/>
        </w:numPr>
        <w:spacing w:line="25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6.4. Уплата штрафа и пени, в случае ненадлежащего исполнения обязательств, не освобождает стороны от исполнения обязательств </w:t>
      </w:r>
      <w:r w:rsidRPr="00780609">
        <w:rPr>
          <w:rFonts w:ascii="Times New Roman" w:hAnsi="Times New Roman"/>
          <w:sz w:val="26"/>
          <w:szCs w:val="28"/>
          <w:lang w:eastAsia="ru-RU"/>
        </w:rPr>
        <w:br/>
        <w:t>по договору.</w:t>
      </w:r>
    </w:p>
    <w:p w14:paraId="1DE5F5DD" w14:textId="7B90266E" w:rsidR="008869F5" w:rsidRPr="00780609" w:rsidRDefault="008869F5" w:rsidP="008869F5">
      <w:pPr>
        <w:numPr>
          <w:ilvl w:val="12"/>
          <w:numId w:val="0"/>
        </w:numPr>
        <w:spacing w:line="25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6.5. «Исполнитель», согласно действующему законодательству </w:t>
      </w:r>
      <w:del w:id="84" w:author="7Я" w:date="2026-01-03T10:51:00Z">
        <w:r w:rsidRPr="00780609" w:rsidDel="00104E41">
          <w:rPr>
            <w:rFonts w:ascii="Times New Roman" w:hAnsi="Times New Roman"/>
            <w:sz w:val="26"/>
            <w:szCs w:val="28"/>
            <w:lang w:eastAsia="ru-RU"/>
          </w:rPr>
          <w:delText>Республики Узбекистан</w:delText>
        </w:r>
      </w:del>
      <w:ins w:id="85" w:author="7Я" w:date="2026-01-03T10:51:00Z">
        <w:r w:rsidR="00104E41">
          <w:rPr>
            <w:rFonts w:ascii="Times New Roman" w:hAnsi="Times New Roman"/>
            <w:sz w:val="26"/>
            <w:szCs w:val="28"/>
            <w:lang w:eastAsia="ru-RU"/>
          </w:rPr>
          <w:t>Российской Федерации</w:t>
        </w:r>
      </w:ins>
      <w:r w:rsidRPr="00780609">
        <w:rPr>
          <w:rFonts w:ascii="Times New Roman" w:hAnsi="Times New Roman"/>
          <w:sz w:val="26"/>
          <w:szCs w:val="28"/>
          <w:lang w:eastAsia="ru-RU"/>
        </w:rPr>
        <w:t>, предоставляет на товары гарантийные сроки носки (эксплуатации), согласно спецификации (приложение № 1).</w:t>
      </w:r>
    </w:p>
    <w:p w14:paraId="1A15D35D" w14:textId="77777777" w:rsidR="008869F5" w:rsidRPr="00780609" w:rsidRDefault="008869F5" w:rsidP="008869F5">
      <w:pPr>
        <w:numPr>
          <w:ilvl w:val="12"/>
          <w:numId w:val="0"/>
        </w:numPr>
        <w:spacing w:line="250" w:lineRule="auto"/>
        <w:ind w:firstLine="720"/>
        <w:jc w:val="both"/>
        <w:rPr>
          <w:rFonts w:ascii="Times New Roman" w:hAnsi="Times New Roman"/>
          <w:sz w:val="10"/>
          <w:szCs w:val="16"/>
          <w:lang w:eastAsia="ru-RU"/>
        </w:rPr>
      </w:pPr>
    </w:p>
    <w:p w14:paraId="525A537A" w14:textId="77777777" w:rsidR="008869F5" w:rsidRPr="00780609" w:rsidRDefault="008869F5" w:rsidP="008869F5">
      <w:pPr>
        <w:spacing w:line="250" w:lineRule="auto"/>
        <w:ind w:left="360"/>
        <w:jc w:val="center"/>
        <w:rPr>
          <w:rFonts w:ascii="Times New Roman" w:hAnsi="Times New Roman"/>
          <w:b/>
          <w:sz w:val="26"/>
          <w:szCs w:val="28"/>
          <w:lang w:eastAsia="ru-RU"/>
        </w:rPr>
      </w:pPr>
      <w:r w:rsidRPr="00780609">
        <w:rPr>
          <w:rFonts w:ascii="Times New Roman" w:hAnsi="Times New Roman"/>
          <w:b/>
          <w:sz w:val="26"/>
          <w:szCs w:val="28"/>
          <w:lang w:eastAsia="ru-RU"/>
        </w:rPr>
        <w:t>7. Рекламации</w:t>
      </w:r>
    </w:p>
    <w:p w14:paraId="6E414E1A" w14:textId="6448C1C3" w:rsidR="008869F5" w:rsidRPr="00780609" w:rsidRDefault="008869F5" w:rsidP="008869F5">
      <w:pPr>
        <w:numPr>
          <w:ilvl w:val="12"/>
          <w:numId w:val="0"/>
        </w:numPr>
        <w:spacing w:line="25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7.1. Рекламации могут быть заявлены по качеству поставленной продукции в случае несоответствия её требованиям нормативных документов стандартизации </w:t>
      </w:r>
      <w:r w:rsidRPr="00780609">
        <w:rPr>
          <w:rFonts w:ascii="Times New Roman" w:hAnsi="Times New Roman"/>
          <w:sz w:val="26"/>
          <w:szCs w:val="28"/>
          <w:lang w:eastAsia="ru-RU"/>
        </w:rPr>
        <w:lastRenderedPageBreak/>
        <w:t xml:space="preserve">(ГОСТ, </w:t>
      </w:r>
      <w:proofErr w:type="spellStart"/>
      <w:r w:rsidRPr="00780609">
        <w:rPr>
          <w:rFonts w:ascii="Times New Roman" w:hAnsi="Times New Roman"/>
          <w:sz w:val="26"/>
          <w:szCs w:val="28"/>
          <w:lang w:eastAsia="ru-RU"/>
        </w:rPr>
        <w:t>O’zDSt</w:t>
      </w:r>
      <w:proofErr w:type="spellEnd"/>
      <w:r w:rsidRPr="00780609">
        <w:rPr>
          <w:rFonts w:ascii="Times New Roman" w:hAnsi="Times New Roman"/>
          <w:sz w:val="26"/>
          <w:szCs w:val="28"/>
          <w:lang w:eastAsia="ru-RU"/>
        </w:rPr>
        <w:t xml:space="preserve">, </w:t>
      </w:r>
      <w:proofErr w:type="spellStart"/>
      <w:r w:rsidRPr="00780609">
        <w:rPr>
          <w:rFonts w:ascii="Times New Roman" w:hAnsi="Times New Roman"/>
          <w:sz w:val="26"/>
          <w:szCs w:val="28"/>
          <w:lang w:eastAsia="ru-RU"/>
        </w:rPr>
        <w:t>Ts</w:t>
      </w:r>
      <w:proofErr w:type="spellEnd"/>
      <w:r w:rsidRPr="00780609">
        <w:rPr>
          <w:rFonts w:ascii="Times New Roman" w:hAnsi="Times New Roman"/>
          <w:sz w:val="26"/>
          <w:szCs w:val="28"/>
          <w:lang w:eastAsia="ru-RU"/>
        </w:rPr>
        <w:t xml:space="preserve"> и т.п.), техническим требованиям «</w:t>
      </w:r>
      <w:r w:rsidR="00AE2F09" w:rsidRPr="00780609">
        <w:rPr>
          <w:rFonts w:ascii="Times New Roman" w:hAnsi="Times New Roman"/>
          <w:sz w:val="26"/>
          <w:szCs w:val="28"/>
          <w:lang w:eastAsia="ru-RU"/>
        </w:rPr>
        <w:t>Заказчик</w:t>
      </w:r>
      <w:r w:rsidR="00AE2F09">
        <w:rPr>
          <w:rFonts w:ascii="Times New Roman" w:hAnsi="Times New Roman"/>
          <w:sz w:val="26"/>
          <w:szCs w:val="28"/>
          <w:lang w:eastAsia="ru-RU"/>
        </w:rPr>
        <w:t>а</w:t>
      </w:r>
      <w:r w:rsidRPr="00780609">
        <w:rPr>
          <w:rFonts w:ascii="Times New Roman" w:hAnsi="Times New Roman"/>
          <w:sz w:val="26"/>
          <w:szCs w:val="28"/>
          <w:lang w:eastAsia="ru-RU"/>
        </w:rPr>
        <w:t>» и эталону-образцу, утвержденному сторонами, а также техническим характеристикам, описанным в технической документации производителя.</w:t>
      </w:r>
    </w:p>
    <w:p w14:paraId="5A5E3308" w14:textId="77777777" w:rsidR="008869F5" w:rsidRPr="00780609" w:rsidRDefault="008869F5" w:rsidP="008869F5">
      <w:pPr>
        <w:numPr>
          <w:ilvl w:val="12"/>
          <w:numId w:val="0"/>
        </w:numPr>
        <w:spacing w:line="25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7.2. «Заказчик» имеет право заявить «Исполнителю» рекламацию </w:t>
      </w:r>
      <w:r w:rsidRPr="00780609">
        <w:rPr>
          <w:rFonts w:ascii="Times New Roman" w:hAnsi="Times New Roman"/>
          <w:sz w:val="26"/>
          <w:szCs w:val="28"/>
          <w:lang w:eastAsia="ru-RU"/>
        </w:rPr>
        <w:br/>
        <w:t>по качеству продукции в течение гарантийного срока носки (эксплуатации).</w:t>
      </w:r>
    </w:p>
    <w:p w14:paraId="6AD88FD9" w14:textId="77777777" w:rsidR="008869F5" w:rsidRPr="00780609" w:rsidRDefault="008869F5" w:rsidP="008869F5">
      <w:pPr>
        <w:numPr>
          <w:ilvl w:val="12"/>
          <w:numId w:val="0"/>
        </w:numPr>
        <w:spacing w:line="25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7.2.1. В случае, если в течение установленного гарантийного срока при соблюдении условий эксплуатации продукция станет непригодной </w:t>
      </w:r>
      <w:r w:rsidRPr="00780609">
        <w:rPr>
          <w:rFonts w:ascii="Times New Roman" w:hAnsi="Times New Roman"/>
          <w:sz w:val="26"/>
          <w:szCs w:val="28"/>
          <w:lang w:eastAsia="ru-RU"/>
        </w:rPr>
        <w:br/>
        <w:t>к дальнейшему использованию или не будет соответствовать требованиям качества, «Исполнитель» обязуется за свой счет произвести:</w:t>
      </w:r>
    </w:p>
    <w:p w14:paraId="11135EC9" w14:textId="77777777" w:rsidR="008869F5" w:rsidRPr="00780609" w:rsidRDefault="008869F5" w:rsidP="008869F5">
      <w:pPr>
        <w:numPr>
          <w:ilvl w:val="12"/>
          <w:numId w:val="0"/>
        </w:numPr>
        <w:spacing w:line="25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полную замену продукции, вышедшей из строя при эксплуатации </w:t>
      </w:r>
      <w:r w:rsidRPr="00780609">
        <w:rPr>
          <w:rFonts w:ascii="Times New Roman" w:hAnsi="Times New Roman"/>
          <w:sz w:val="26"/>
          <w:szCs w:val="28"/>
          <w:lang w:eastAsia="ru-RU"/>
        </w:rPr>
        <w:br/>
        <w:t>в первой половине гарантийного срока;</w:t>
      </w:r>
    </w:p>
    <w:p w14:paraId="2F280EAD" w14:textId="77777777" w:rsidR="008869F5" w:rsidRPr="00780609" w:rsidRDefault="008869F5" w:rsidP="008869F5">
      <w:pPr>
        <w:numPr>
          <w:ilvl w:val="12"/>
          <w:numId w:val="0"/>
        </w:numPr>
        <w:spacing w:line="25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произвести полный ремонт и привести в качественное состояние, </w:t>
      </w:r>
      <w:r w:rsidRPr="00780609">
        <w:rPr>
          <w:rFonts w:ascii="Times New Roman" w:hAnsi="Times New Roman"/>
          <w:sz w:val="26"/>
          <w:szCs w:val="28"/>
          <w:lang w:eastAsia="ru-RU"/>
        </w:rPr>
        <w:br/>
        <w:t>в соответствии с предъявляемыми требованиями, продукцию, вышедшую из строя при эксплуатации во второй половине гарантийного срока.</w:t>
      </w:r>
    </w:p>
    <w:p w14:paraId="2EC7CB88" w14:textId="77777777" w:rsidR="008869F5" w:rsidRPr="00780609" w:rsidRDefault="008869F5" w:rsidP="008869F5">
      <w:pPr>
        <w:numPr>
          <w:ilvl w:val="12"/>
          <w:numId w:val="0"/>
        </w:numPr>
        <w:spacing w:line="25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7.2.2. При выявлении некачественной продукции или продукции, </w:t>
      </w:r>
      <w:r w:rsidRPr="00780609">
        <w:rPr>
          <w:rFonts w:ascii="Times New Roman" w:hAnsi="Times New Roman"/>
          <w:sz w:val="26"/>
          <w:szCs w:val="28"/>
          <w:lang w:eastAsia="ru-RU"/>
        </w:rPr>
        <w:br/>
        <w:t>не выдержавшей гарантийного срока носки (эксплуатации), представитель «Заказчика» должен письменно известить «Исполнителя» доступным видом связи (по факсу или иными способами) о назначении даты оформления совместного акта рекламации. Дата совместного оформления рекламационного акта должна быть назначена на срок, не более чем 10 дней с момента письменного извещения «Исполнителя».</w:t>
      </w:r>
    </w:p>
    <w:p w14:paraId="41D7DB3A" w14:textId="77777777" w:rsidR="008869F5" w:rsidRPr="00780609" w:rsidRDefault="008869F5" w:rsidP="008869F5">
      <w:pPr>
        <w:numPr>
          <w:ilvl w:val="12"/>
          <w:numId w:val="0"/>
        </w:numPr>
        <w:spacing w:line="25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В извещении должно быть указано:</w:t>
      </w:r>
    </w:p>
    <w:p w14:paraId="11020A1A" w14:textId="77777777" w:rsidR="008869F5" w:rsidRPr="00780609" w:rsidRDefault="008869F5" w:rsidP="008869F5">
      <w:pPr>
        <w:numPr>
          <w:ilvl w:val="12"/>
          <w:numId w:val="0"/>
        </w:numPr>
        <w:spacing w:line="25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наименование и количество изделий, подлежащих совместной проверке, номер, дата и условное наименование отправителя;</w:t>
      </w:r>
    </w:p>
    <w:p w14:paraId="164A4C9B" w14:textId="77777777" w:rsidR="008869F5" w:rsidRPr="00780609" w:rsidRDefault="008869F5" w:rsidP="008869F5">
      <w:pPr>
        <w:numPr>
          <w:ilvl w:val="12"/>
          <w:numId w:val="0"/>
        </w:numPr>
        <w:spacing w:line="25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основные недостатки, выявленные по качеству изделия;</w:t>
      </w:r>
    </w:p>
    <w:p w14:paraId="3B69A2E3" w14:textId="77777777" w:rsidR="008869F5" w:rsidRPr="00780609" w:rsidRDefault="008869F5" w:rsidP="008869F5">
      <w:pPr>
        <w:numPr>
          <w:ilvl w:val="12"/>
          <w:numId w:val="0"/>
        </w:numPr>
        <w:spacing w:line="25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срок нахождения в эксплуатации;</w:t>
      </w:r>
    </w:p>
    <w:p w14:paraId="5E9AAA5E" w14:textId="77777777" w:rsidR="008869F5" w:rsidRPr="00780609" w:rsidRDefault="008869F5" w:rsidP="008869F5">
      <w:pPr>
        <w:numPr>
          <w:ilvl w:val="12"/>
          <w:numId w:val="0"/>
        </w:numPr>
        <w:spacing w:line="250" w:lineRule="auto"/>
        <w:ind w:firstLine="720"/>
        <w:jc w:val="both"/>
        <w:rPr>
          <w:rFonts w:ascii="Times New Roman" w:hAnsi="Times New Roman"/>
          <w:sz w:val="26"/>
          <w:szCs w:val="28"/>
          <w:lang w:eastAsia="ru-RU"/>
        </w:rPr>
      </w:pPr>
      <w:r w:rsidRPr="00780609">
        <w:rPr>
          <w:rFonts w:ascii="Times New Roman" w:hAnsi="Times New Roman"/>
          <w:sz w:val="26"/>
          <w:szCs w:val="28"/>
          <w:lang w:eastAsia="ru-RU"/>
        </w:rPr>
        <w:t>срок и место прибытия представителя «Исполнителя» (с учетом времени на проезд).</w:t>
      </w:r>
    </w:p>
    <w:p w14:paraId="6E86B20F" w14:textId="77777777" w:rsidR="008869F5" w:rsidRPr="00780609" w:rsidRDefault="008869F5" w:rsidP="008869F5">
      <w:pPr>
        <w:numPr>
          <w:ilvl w:val="12"/>
          <w:numId w:val="0"/>
        </w:numPr>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7.2.3. При неявке представителя «Исполнителя» по вызову представителя «Заказчика» в установленный срок, проверка и оформление производятся при участии независимой экспертизы или представителя независимой организации </w:t>
      </w:r>
      <w:r w:rsidRPr="00780609">
        <w:rPr>
          <w:rFonts w:ascii="Times New Roman" w:hAnsi="Times New Roman"/>
          <w:sz w:val="26"/>
          <w:szCs w:val="28"/>
          <w:lang w:eastAsia="ru-RU"/>
        </w:rPr>
        <w:br/>
        <w:t>по выбору «Исполнителя» или в одностороннем порядке.</w:t>
      </w:r>
    </w:p>
    <w:p w14:paraId="4069E874" w14:textId="77777777" w:rsidR="008869F5" w:rsidRPr="00780609" w:rsidRDefault="008869F5" w:rsidP="008869F5">
      <w:pPr>
        <w:numPr>
          <w:ilvl w:val="12"/>
          <w:numId w:val="0"/>
        </w:numPr>
        <w:ind w:firstLine="720"/>
        <w:jc w:val="both"/>
        <w:rPr>
          <w:rFonts w:ascii="Times New Roman" w:hAnsi="Times New Roman"/>
          <w:sz w:val="26"/>
          <w:szCs w:val="28"/>
          <w:lang w:eastAsia="ru-RU"/>
        </w:rPr>
      </w:pPr>
      <w:r w:rsidRPr="00780609">
        <w:rPr>
          <w:rFonts w:ascii="Times New Roman" w:hAnsi="Times New Roman"/>
          <w:sz w:val="26"/>
          <w:szCs w:val="28"/>
          <w:lang w:eastAsia="ru-RU"/>
        </w:rPr>
        <w:t>7.2.4. В одностороннем порядке представитель «Заказчика» имеет право произвести проверку и составить акт рекламации также в следующих случаях:</w:t>
      </w:r>
    </w:p>
    <w:p w14:paraId="3A077F7C" w14:textId="77777777" w:rsidR="008869F5" w:rsidRPr="00780609" w:rsidRDefault="008869F5" w:rsidP="008869F5">
      <w:pPr>
        <w:numPr>
          <w:ilvl w:val="12"/>
          <w:numId w:val="0"/>
        </w:numPr>
        <w:ind w:firstLine="720"/>
        <w:jc w:val="both"/>
        <w:rPr>
          <w:rFonts w:ascii="Times New Roman" w:hAnsi="Times New Roman"/>
          <w:sz w:val="26"/>
          <w:szCs w:val="28"/>
          <w:lang w:eastAsia="ru-RU"/>
        </w:rPr>
      </w:pPr>
      <w:r w:rsidRPr="00780609">
        <w:rPr>
          <w:rFonts w:ascii="Times New Roman" w:hAnsi="Times New Roman"/>
          <w:sz w:val="26"/>
          <w:szCs w:val="28"/>
          <w:lang w:eastAsia="ru-RU"/>
        </w:rPr>
        <w:t>при неявке представителя «Исполнителя» в назначенный срок;</w:t>
      </w:r>
    </w:p>
    <w:p w14:paraId="4CB28D9D" w14:textId="77777777" w:rsidR="008869F5" w:rsidRPr="00780609" w:rsidRDefault="008869F5" w:rsidP="008869F5">
      <w:pPr>
        <w:numPr>
          <w:ilvl w:val="12"/>
          <w:numId w:val="0"/>
        </w:numPr>
        <w:ind w:firstLine="720"/>
        <w:jc w:val="both"/>
        <w:rPr>
          <w:rFonts w:ascii="Times New Roman" w:hAnsi="Times New Roman"/>
          <w:sz w:val="26"/>
          <w:szCs w:val="28"/>
          <w:lang w:eastAsia="ru-RU"/>
        </w:rPr>
      </w:pPr>
      <w:r w:rsidRPr="00780609">
        <w:rPr>
          <w:rFonts w:ascii="Times New Roman" w:hAnsi="Times New Roman"/>
          <w:sz w:val="26"/>
          <w:szCs w:val="28"/>
          <w:lang w:eastAsia="ru-RU"/>
        </w:rPr>
        <w:t>при оставлении извещения без ответа;</w:t>
      </w:r>
    </w:p>
    <w:p w14:paraId="78EFAA81" w14:textId="77777777" w:rsidR="008869F5" w:rsidRPr="00780609" w:rsidRDefault="008869F5" w:rsidP="008869F5">
      <w:pPr>
        <w:numPr>
          <w:ilvl w:val="12"/>
          <w:numId w:val="0"/>
        </w:numPr>
        <w:ind w:firstLine="720"/>
        <w:jc w:val="both"/>
        <w:rPr>
          <w:rFonts w:ascii="Times New Roman" w:hAnsi="Times New Roman"/>
          <w:sz w:val="26"/>
          <w:szCs w:val="28"/>
          <w:lang w:eastAsia="ru-RU"/>
        </w:rPr>
      </w:pPr>
      <w:r w:rsidRPr="00780609">
        <w:rPr>
          <w:rFonts w:ascii="Times New Roman" w:hAnsi="Times New Roman"/>
          <w:sz w:val="26"/>
          <w:szCs w:val="28"/>
          <w:lang w:eastAsia="ru-RU"/>
        </w:rPr>
        <w:t>при отсутствии независимой организации, а также при отказе выделить представителей или неявке представителей вышеуказанных организаций.</w:t>
      </w:r>
    </w:p>
    <w:p w14:paraId="1D6D1B57" w14:textId="77777777" w:rsidR="008869F5" w:rsidRPr="00780609" w:rsidRDefault="008869F5" w:rsidP="008869F5">
      <w:pPr>
        <w:numPr>
          <w:ilvl w:val="12"/>
          <w:numId w:val="0"/>
        </w:numPr>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В таком случае акт рекламации считается принятым к исполнению. </w:t>
      </w:r>
    </w:p>
    <w:p w14:paraId="7DBE9179" w14:textId="77777777" w:rsidR="008869F5" w:rsidRPr="00780609" w:rsidRDefault="008869F5" w:rsidP="008869F5">
      <w:pPr>
        <w:numPr>
          <w:ilvl w:val="12"/>
          <w:numId w:val="0"/>
        </w:numPr>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7.3. В случае обнаружения при приемке «Заказчиком» несоответствия количества или качества поставляемой продукции, «Исполнитель» обязан за свой счет поставить недостающую продукцию или заменить продукцию ненадлежащего качества в течение 15 (пятнадцати) банковских дней. </w:t>
      </w:r>
    </w:p>
    <w:p w14:paraId="12DFC9FE" w14:textId="77777777" w:rsidR="008869F5" w:rsidRPr="00780609" w:rsidRDefault="008869F5" w:rsidP="008869F5">
      <w:pPr>
        <w:numPr>
          <w:ilvl w:val="12"/>
          <w:numId w:val="0"/>
        </w:numPr>
        <w:ind w:firstLine="720"/>
        <w:jc w:val="both"/>
        <w:rPr>
          <w:rFonts w:ascii="Times New Roman" w:hAnsi="Times New Roman"/>
          <w:sz w:val="10"/>
          <w:szCs w:val="16"/>
          <w:lang w:eastAsia="ru-RU"/>
        </w:rPr>
      </w:pPr>
    </w:p>
    <w:p w14:paraId="2E54D2A4" w14:textId="77777777" w:rsidR="008869F5" w:rsidRPr="00780609" w:rsidRDefault="008869F5" w:rsidP="008869F5">
      <w:pPr>
        <w:ind w:left="360"/>
        <w:jc w:val="center"/>
        <w:rPr>
          <w:rFonts w:ascii="Times New Roman" w:hAnsi="Times New Roman"/>
          <w:b/>
          <w:sz w:val="26"/>
          <w:szCs w:val="28"/>
          <w:lang w:eastAsia="ru-RU"/>
        </w:rPr>
      </w:pPr>
      <w:r w:rsidRPr="00780609">
        <w:rPr>
          <w:rFonts w:ascii="Times New Roman" w:hAnsi="Times New Roman"/>
          <w:b/>
          <w:sz w:val="26"/>
          <w:szCs w:val="28"/>
          <w:lang w:eastAsia="ru-RU"/>
        </w:rPr>
        <w:t>8. Решение споров</w:t>
      </w:r>
    </w:p>
    <w:p w14:paraId="0721AE5B" w14:textId="3EC4AE5F" w:rsidR="008869F5" w:rsidRPr="00780609" w:rsidRDefault="008869F5" w:rsidP="008869F5">
      <w:pPr>
        <w:numPr>
          <w:ilvl w:val="12"/>
          <w:numId w:val="0"/>
        </w:numPr>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8.1. Все споры и разногласия между «Заказчиком» и «Исполнителем» </w:t>
      </w:r>
      <w:r w:rsidRPr="00780609">
        <w:rPr>
          <w:rFonts w:ascii="Times New Roman" w:hAnsi="Times New Roman"/>
          <w:sz w:val="26"/>
          <w:szCs w:val="28"/>
          <w:lang w:eastAsia="ru-RU"/>
        </w:rPr>
        <w:br/>
        <w:t xml:space="preserve">в связи с настоящим договором должны разрешаться сторонами путем переговоров. </w:t>
      </w:r>
      <w:r w:rsidRPr="00780609">
        <w:rPr>
          <w:rFonts w:ascii="Times New Roman" w:hAnsi="Times New Roman"/>
          <w:sz w:val="26"/>
          <w:szCs w:val="28"/>
          <w:lang w:eastAsia="ru-RU"/>
        </w:rPr>
        <w:lastRenderedPageBreak/>
        <w:t xml:space="preserve">Если сторонам не удается достичь соглашения, все споры </w:t>
      </w:r>
      <w:r w:rsidRPr="00780609">
        <w:rPr>
          <w:rFonts w:ascii="Times New Roman" w:hAnsi="Times New Roman"/>
          <w:sz w:val="26"/>
          <w:szCs w:val="28"/>
          <w:lang w:eastAsia="ru-RU"/>
        </w:rPr>
        <w:br/>
        <w:t>и разногласия, возникшие из данного договора или в связи с ним, должны рассматриваться</w:t>
      </w:r>
      <w:ins w:id="86" w:author="YE_Legal_UzAuto Motors" w:date="2024-08-26T11:28:00Z">
        <w:r w:rsidR="001171B7" w:rsidRPr="001171B7">
          <w:rPr>
            <w:rFonts w:ascii="Times New Roman" w:hAnsi="Times New Roman"/>
            <w:sz w:val="26"/>
            <w:szCs w:val="28"/>
            <w:lang w:eastAsia="ru-RU"/>
            <w:rPrChange w:id="87" w:author="YE_Legal_UzAuto Motors" w:date="2024-08-26T11:28:00Z">
              <w:rPr>
                <w:rFonts w:ascii="Times New Roman" w:hAnsi="Times New Roman"/>
                <w:sz w:val="26"/>
                <w:szCs w:val="28"/>
                <w:lang w:val="en-US" w:eastAsia="ru-RU"/>
              </w:rPr>
            </w:rPrChange>
          </w:rPr>
          <w:t xml:space="preserve"> </w:t>
        </w:r>
        <w:r w:rsidR="001171B7">
          <w:rPr>
            <w:rFonts w:ascii="Times New Roman" w:hAnsi="Times New Roman"/>
            <w:sz w:val="26"/>
            <w:szCs w:val="28"/>
            <w:lang w:eastAsia="ru-RU"/>
          </w:rPr>
          <w:t>в Ташкентском межрайонном экономическом суде</w:t>
        </w:r>
      </w:ins>
      <w:del w:id="88" w:author="YE_Legal_UzAuto Motors" w:date="2024-08-26T11:29:00Z">
        <w:r w:rsidRPr="00780609" w:rsidDel="001171B7">
          <w:rPr>
            <w:rFonts w:ascii="Times New Roman" w:hAnsi="Times New Roman"/>
            <w:sz w:val="26"/>
            <w:szCs w:val="28"/>
            <w:lang w:eastAsia="ru-RU"/>
          </w:rPr>
          <w:delText xml:space="preserve"> Экономическим судом города Ташкента по месту расположения организации «Заказчика»</w:delText>
        </w:r>
      </w:del>
      <w:r w:rsidRPr="00780609">
        <w:rPr>
          <w:rFonts w:ascii="Times New Roman" w:hAnsi="Times New Roman"/>
          <w:sz w:val="26"/>
          <w:szCs w:val="28"/>
          <w:lang w:eastAsia="ru-RU"/>
        </w:rPr>
        <w:t>.</w:t>
      </w:r>
    </w:p>
    <w:p w14:paraId="322A8531" w14:textId="77777777" w:rsidR="008869F5" w:rsidRPr="00780609" w:rsidRDefault="008869F5" w:rsidP="008869F5">
      <w:pPr>
        <w:numPr>
          <w:ilvl w:val="12"/>
          <w:numId w:val="0"/>
        </w:numPr>
        <w:ind w:firstLine="720"/>
        <w:jc w:val="both"/>
        <w:rPr>
          <w:rFonts w:ascii="Times New Roman" w:hAnsi="Times New Roman"/>
          <w:sz w:val="10"/>
          <w:szCs w:val="16"/>
          <w:lang w:eastAsia="ru-RU"/>
        </w:rPr>
      </w:pPr>
    </w:p>
    <w:p w14:paraId="2444821E" w14:textId="77777777" w:rsidR="008869F5" w:rsidRPr="00780609" w:rsidRDefault="008869F5" w:rsidP="008869F5">
      <w:pPr>
        <w:ind w:left="360"/>
        <w:jc w:val="center"/>
        <w:rPr>
          <w:rFonts w:ascii="Times New Roman" w:hAnsi="Times New Roman"/>
          <w:b/>
          <w:sz w:val="26"/>
          <w:szCs w:val="28"/>
          <w:lang w:eastAsia="ru-RU"/>
        </w:rPr>
      </w:pPr>
      <w:r w:rsidRPr="00780609">
        <w:rPr>
          <w:rFonts w:ascii="Times New Roman" w:hAnsi="Times New Roman"/>
          <w:b/>
          <w:sz w:val="26"/>
          <w:szCs w:val="28"/>
          <w:lang w:eastAsia="ru-RU"/>
        </w:rPr>
        <w:t>9. Форс-мажор</w:t>
      </w:r>
    </w:p>
    <w:p w14:paraId="73408027" w14:textId="77777777" w:rsidR="008869F5" w:rsidRPr="00780609" w:rsidRDefault="008869F5" w:rsidP="008869F5">
      <w:pPr>
        <w:numPr>
          <w:ilvl w:val="12"/>
          <w:numId w:val="0"/>
        </w:numPr>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9.1. Стороны освобождаются от ответственности за частичное или полное неисполнение обязательств по настоящему договору, если оно явилось следствием пожара, наводнения, землетрясения, войны, блокады и других общепризнанных обстоятельств непреодолимой силы, издания актов государственных органов. При наступлении форс-мажорных обстоятельств стороны обязаны проинформировать друг друга о наступлении подобных обстоятельств в письменной форме </w:t>
      </w:r>
      <w:r w:rsidRPr="00780609">
        <w:rPr>
          <w:rFonts w:ascii="Times New Roman" w:hAnsi="Times New Roman"/>
          <w:sz w:val="26"/>
          <w:szCs w:val="28"/>
          <w:lang w:eastAsia="ru-RU"/>
        </w:rPr>
        <w:br/>
        <w:t>с предоставлением документов, удостоверяющих эти обстоятельства, выданных соответствующими органами.</w:t>
      </w:r>
    </w:p>
    <w:p w14:paraId="0C814E69" w14:textId="77777777" w:rsidR="008869F5" w:rsidRPr="00780609" w:rsidRDefault="008869F5" w:rsidP="008869F5">
      <w:pPr>
        <w:numPr>
          <w:ilvl w:val="12"/>
          <w:numId w:val="0"/>
        </w:numPr>
        <w:ind w:firstLine="720"/>
        <w:jc w:val="both"/>
        <w:rPr>
          <w:rFonts w:ascii="Times New Roman" w:hAnsi="Times New Roman"/>
          <w:sz w:val="26"/>
          <w:szCs w:val="28"/>
          <w:lang w:eastAsia="ru-RU"/>
        </w:rPr>
      </w:pPr>
      <w:r w:rsidRPr="00780609">
        <w:rPr>
          <w:rFonts w:ascii="Times New Roman" w:hAnsi="Times New Roman"/>
          <w:sz w:val="26"/>
          <w:szCs w:val="28"/>
          <w:lang w:eastAsia="ru-RU"/>
        </w:rPr>
        <w:t>9.2. В случае продления форс-мажорных обстоятельств на срок более 2 (двух) месяцев полученная предоплата (за исключением исполненных сторонами обязательств) по настоящему договору в течение 10 (десяти) банковских дней подлежит возврату.</w:t>
      </w:r>
    </w:p>
    <w:p w14:paraId="57A9B788" w14:textId="77777777" w:rsidR="008869F5" w:rsidRPr="00780609" w:rsidRDefault="008869F5" w:rsidP="008869F5">
      <w:pPr>
        <w:numPr>
          <w:ilvl w:val="12"/>
          <w:numId w:val="0"/>
        </w:numPr>
        <w:ind w:firstLine="720"/>
        <w:jc w:val="both"/>
        <w:rPr>
          <w:rFonts w:ascii="Times New Roman" w:hAnsi="Times New Roman"/>
          <w:sz w:val="10"/>
          <w:szCs w:val="16"/>
          <w:lang w:eastAsia="ru-RU"/>
        </w:rPr>
      </w:pPr>
    </w:p>
    <w:p w14:paraId="24F2CEC0" w14:textId="77777777" w:rsidR="008869F5" w:rsidRPr="00780609" w:rsidRDefault="008869F5" w:rsidP="008869F5">
      <w:pPr>
        <w:ind w:left="360"/>
        <w:jc w:val="center"/>
        <w:rPr>
          <w:rFonts w:ascii="Times New Roman" w:hAnsi="Times New Roman"/>
          <w:b/>
          <w:sz w:val="26"/>
          <w:szCs w:val="28"/>
          <w:lang w:eastAsia="ru-RU"/>
        </w:rPr>
      </w:pPr>
      <w:r w:rsidRPr="00780609">
        <w:rPr>
          <w:rFonts w:ascii="Times New Roman" w:hAnsi="Times New Roman"/>
          <w:b/>
          <w:sz w:val="26"/>
          <w:szCs w:val="28"/>
          <w:lang w:eastAsia="ru-RU"/>
        </w:rPr>
        <w:t>10. Срок действия договора</w:t>
      </w:r>
    </w:p>
    <w:p w14:paraId="11F25646" w14:textId="0782B41A" w:rsidR="008869F5" w:rsidRPr="00780609" w:rsidRDefault="008869F5" w:rsidP="008869F5">
      <w:pPr>
        <w:ind w:firstLine="720"/>
        <w:jc w:val="both"/>
        <w:rPr>
          <w:rFonts w:ascii="Times New Roman" w:hAnsi="Times New Roman"/>
          <w:sz w:val="26"/>
          <w:szCs w:val="28"/>
          <w:lang w:eastAsia="ru-RU"/>
        </w:rPr>
      </w:pPr>
      <w:r w:rsidRPr="00780609">
        <w:rPr>
          <w:rFonts w:ascii="Times New Roman" w:hAnsi="Times New Roman"/>
          <w:sz w:val="26"/>
          <w:szCs w:val="28"/>
          <w:lang w:eastAsia="ru-RU"/>
        </w:rPr>
        <w:t>10.1. Настоящий договор вступает в силу с момента подписании сторон и действует до ____________________.</w:t>
      </w:r>
    </w:p>
    <w:p w14:paraId="18E46997" w14:textId="77777777" w:rsidR="008869F5" w:rsidRPr="00780609" w:rsidRDefault="008869F5" w:rsidP="008869F5">
      <w:pPr>
        <w:spacing w:line="238" w:lineRule="auto"/>
        <w:ind w:firstLine="720"/>
        <w:jc w:val="both"/>
        <w:rPr>
          <w:rFonts w:ascii="Times New Roman" w:hAnsi="Times New Roman"/>
          <w:sz w:val="10"/>
          <w:szCs w:val="28"/>
          <w:lang w:eastAsia="ru-RU"/>
        </w:rPr>
      </w:pPr>
    </w:p>
    <w:p w14:paraId="0DB37523" w14:textId="77777777" w:rsidR="008869F5" w:rsidRPr="00780609" w:rsidRDefault="008869F5" w:rsidP="008869F5">
      <w:pPr>
        <w:ind w:left="360"/>
        <w:jc w:val="center"/>
        <w:rPr>
          <w:rFonts w:ascii="Times New Roman" w:hAnsi="Times New Roman"/>
          <w:b/>
          <w:sz w:val="26"/>
          <w:szCs w:val="28"/>
          <w:lang w:eastAsia="ru-RU"/>
        </w:rPr>
      </w:pPr>
      <w:r w:rsidRPr="00780609">
        <w:rPr>
          <w:rFonts w:ascii="Times New Roman" w:hAnsi="Times New Roman"/>
          <w:b/>
          <w:sz w:val="26"/>
          <w:szCs w:val="28"/>
          <w:lang w:eastAsia="ru-RU"/>
        </w:rPr>
        <w:t>11. Порядок изменения и расторжения договора</w:t>
      </w:r>
    </w:p>
    <w:p w14:paraId="38A18ACB" w14:textId="77777777" w:rsidR="008869F5" w:rsidRPr="00780609" w:rsidRDefault="008869F5" w:rsidP="008869F5">
      <w:pPr>
        <w:shd w:val="clear" w:color="auto" w:fill="FFFFFF"/>
        <w:ind w:firstLine="708"/>
        <w:jc w:val="both"/>
        <w:rPr>
          <w:rFonts w:ascii="Times New Roman" w:hAnsi="Times New Roman"/>
          <w:sz w:val="26"/>
          <w:szCs w:val="28"/>
          <w:lang w:eastAsia="ru-RU"/>
        </w:rPr>
      </w:pPr>
      <w:r w:rsidRPr="00780609">
        <w:rPr>
          <w:rFonts w:ascii="Times New Roman" w:hAnsi="Times New Roman"/>
          <w:sz w:val="26"/>
          <w:szCs w:val="28"/>
          <w:lang w:eastAsia="ru-RU"/>
        </w:rPr>
        <w:t>11.1. Любые изменения и дополнения к настоящему договору являются действительными лишь при условии выполнения их в письменном виде и подписания уполномоченными лицами «Заказчика» и «Исполнителя».</w:t>
      </w:r>
    </w:p>
    <w:p w14:paraId="285667BD" w14:textId="77777777" w:rsidR="008869F5" w:rsidRPr="00780609" w:rsidRDefault="008869F5" w:rsidP="008869F5">
      <w:pPr>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11.2. Стороны имеют право одностороннего расторжения договора </w:t>
      </w:r>
      <w:r w:rsidRPr="00780609">
        <w:rPr>
          <w:rFonts w:ascii="Times New Roman" w:hAnsi="Times New Roman"/>
          <w:sz w:val="26"/>
          <w:szCs w:val="28"/>
          <w:lang w:eastAsia="ru-RU"/>
        </w:rPr>
        <w:br/>
        <w:t>в следующих случаях:</w:t>
      </w:r>
    </w:p>
    <w:p w14:paraId="15D676E9" w14:textId="77777777" w:rsidR="008869F5" w:rsidRPr="00780609" w:rsidRDefault="008869F5" w:rsidP="008869F5">
      <w:pPr>
        <w:ind w:firstLine="720"/>
        <w:jc w:val="both"/>
        <w:rPr>
          <w:rFonts w:ascii="Times New Roman" w:hAnsi="Times New Roman"/>
          <w:sz w:val="26"/>
          <w:szCs w:val="28"/>
          <w:lang w:eastAsia="ru-RU"/>
        </w:rPr>
      </w:pPr>
      <w:r w:rsidRPr="00780609">
        <w:rPr>
          <w:rFonts w:ascii="Times New Roman" w:hAnsi="Times New Roman"/>
          <w:sz w:val="26"/>
          <w:szCs w:val="28"/>
          <w:lang w:eastAsia="ru-RU"/>
        </w:rPr>
        <w:t>при невыполнении договора со стороны «Исполнителя» в течение срока действия настоящего договора;</w:t>
      </w:r>
    </w:p>
    <w:p w14:paraId="5F9C736D" w14:textId="77777777" w:rsidR="008869F5" w:rsidRPr="00780609" w:rsidRDefault="008869F5" w:rsidP="008869F5">
      <w:pPr>
        <w:ind w:firstLine="720"/>
        <w:jc w:val="both"/>
        <w:rPr>
          <w:rFonts w:ascii="Times New Roman" w:hAnsi="Times New Roman"/>
          <w:sz w:val="26"/>
          <w:szCs w:val="28"/>
          <w:lang w:eastAsia="ru-RU"/>
        </w:rPr>
      </w:pPr>
      <w:r w:rsidRPr="00780609">
        <w:rPr>
          <w:rFonts w:ascii="Times New Roman" w:hAnsi="Times New Roman"/>
          <w:sz w:val="26"/>
          <w:szCs w:val="28"/>
          <w:lang w:eastAsia="ru-RU"/>
        </w:rPr>
        <w:t>при однократном нарушении условий настоящего договора или несоответствии качества поставляемой партии продукции договорным обязательствам.</w:t>
      </w:r>
    </w:p>
    <w:p w14:paraId="100511F0" w14:textId="77777777" w:rsidR="008869F5" w:rsidRPr="00780609" w:rsidRDefault="008869F5" w:rsidP="008869F5">
      <w:pPr>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Сторона, у которой возникло право на расторжение договора, обязана уведомить другую сторону о своем намерении письменно. </w:t>
      </w:r>
    </w:p>
    <w:p w14:paraId="2D8DE8E6" w14:textId="77777777" w:rsidR="008869F5" w:rsidRPr="00780609" w:rsidRDefault="008869F5" w:rsidP="008869F5">
      <w:pPr>
        <w:ind w:firstLine="720"/>
        <w:jc w:val="both"/>
        <w:rPr>
          <w:rFonts w:ascii="Times New Roman" w:hAnsi="Times New Roman"/>
          <w:sz w:val="10"/>
          <w:szCs w:val="28"/>
          <w:lang w:eastAsia="ru-RU"/>
        </w:rPr>
      </w:pPr>
    </w:p>
    <w:p w14:paraId="382C88AF" w14:textId="77777777" w:rsidR="008869F5" w:rsidRPr="00780609" w:rsidRDefault="008869F5" w:rsidP="008869F5">
      <w:pPr>
        <w:ind w:left="360"/>
        <w:jc w:val="center"/>
        <w:rPr>
          <w:rFonts w:ascii="Times New Roman" w:hAnsi="Times New Roman"/>
          <w:b/>
          <w:sz w:val="26"/>
          <w:szCs w:val="28"/>
          <w:lang w:eastAsia="ru-RU"/>
        </w:rPr>
      </w:pPr>
      <w:r w:rsidRPr="00780609">
        <w:rPr>
          <w:rFonts w:ascii="Times New Roman" w:hAnsi="Times New Roman"/>
          <w:b/>
          <w:sz w:val="26"/>
          <w:szCs w:val="28"/>
          <w:lang w:eastAsia="ru-RU"/>
        </w:rPr>
        <w:t>12. Прочие условия</w:t>
      </w:r>
    </w:p>
    <w:p w14:paraId="1F848635" w14:textId="77777777" w:rsidR="008869F5" w:rsidRPr="00780609" w:rsidRDefault="008869F5" w:rsidP="008869F5">
      <w:pPr>
        <w:ind w:firstLine="720"/>
        <w:jc w:val="both"/>
        <w:rPr>
          <w:rFonts w:ascii="Times New Roman" w:hAnsi="Times New Roman"/>
          <w:sz w:val="26"/>
          <w:szCs w:val="28"/>
          <w:lang w:eastAsia="ru-RU"/>
        </w:rPr>
      </w:pPr>
      <w:r w:rsidRPr="00780609">
        <w:rPr>
          <w:rFonts w:ascii="Times New Roman" w:hAnsi="Times New Roman"/>
          <w:sz w:val="26"/>
          <w:szCs w:val="28"/>
          <w:lang w:eastAsia="ru-RU"/>
        </w:rPr>
        <w:t>12.1. Ни одна из сторон не может передавать свои права или обязанности по данному договору какой-либо третьей стороне без письменного согласия другой стороны.</w:t>
      </w:r>
    </w:p>
    <w:p w14:paraId="3A1D508F" w14:textId="77777777" w:rsidR="008869F5" w:rsidRPr="00780609" w:rsidRDefault="008869F5" w:rsidP="008869F5">
      <w:pPr>
        <w:ind w:firstLine="720"/>
        <w:jc w:val="both"/>
        <w:rPr>
          <w:rFonts w:ascii="Times New Roman" w:hAnsi="Times New Roman"/>
          <w:sz w:val="26"/>
          <w:szCs w:val="28"/>
          <w:lang w:eastAsia="ru-RU"/>
        </w:rPr>
      </w:pPr>
      <w:r w:rsidRPr="00780609">
        <w:rPr>
          <w:rFonts w:ascii="Times New Roman" w:hAnsi="Times New Roman"/>
          <w:sz w:val="26"/>
          <w:szCs w:val="28"/>
          <w:lang w:eastAsia="ru-RU"/>
        </w:rPr>
        <w:t>12.2. В случае изменения наименования платежных или иных реквизитов сторон, другая сторона незамедлительно должна быть об этом информирована в письменной форме.</w:t>
      </w:r>
    </w:p>
    <w:p w14:paraId="11A8455C" w14:textId="77777777" w:rsidR="008869F5" w:rsidRPr="00780609" w:rsidRDefault="008869F5" w:rsidP="008869F5">
      <w:pPr>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12.3. Договор, включая приложение, составлен на 6 (шести) листах, </w:t>
      </w:r>
      <w:r w:rsidRPr="00780609">
        <w:rPr>
          <w:rFonts w:ascii="Times New Roman" w:hAnsi="Times New Roman"/>
          <w:sz w:val="26"/>
          <w:szCs w:val="28"/>
          <w:lang w:eastAsia="ru-RU"/>
        </w:rPr>
        <w:br/>
        <w:t>в 2 (двух) экземплярах, идентичных по содержанию и имеющих одинаковую юридическую силу, скреплен подписями и печатями сторон.</w:t>
      </w:r>
    </w:p>
    <w:p w14:paraId="7F7991DE" w14:textId="641F41FF" w:rsidR="008869F5" w:rsidRPr="00780609" w:rsidRDefault="008869F5" w:rsidP="008869F5">
      <w:pPr>
        <w:ind w:firstLine="720"/>
        <w:jc w:val="both"/>
        <w:rPr>
          <w:rFonts w:ascii="Times New Roman" w:hAnsi="Times New Roman"/>
          <w:sz w:val="26"/>
          <w:szCs w:val="28"/>
          <w:lang w:eastAsia="ru-RU"/>
        </w:rPr>
      </w:pPr>
      <w:r w:rsidRPr="00780609">
        <w:rPr>
          <w:rFonts w:ascii="Times New Roman" w:hAnsi="Times New Roman"/>
          <w:sz w:val="26"/>
          <w:szCs w:val="28"/>
          <w:lang w:eastAsia="ru-RU"/>
        </w:rPr>
        <w:t xml:space="preserve">12.4. В соответствии с Законом </w:t>
      </w:r>
      <w:del w:id="89" w:author="7Я" w:date="2026-01-03T10:51:00Z">
        <w:r w:rsidRPr="00780609" w:rsidDel="00104E41">
          <w:rPr>
            <w:rFonts w:ascii="Times New Roman" w:hAnsi="Times New Roman"/>
            <w:sz w:val="26"/>
            <w:szCs w:val="28"/>
            <w:lang w:eastAsia="ru-RU"/>
          </w:rPr>
          <w:delText>Республики Узбекистан</w:delText>
        </w:r>
      </w:del>
      <w:ins w:id="90" w:author="7Я" w:date="2026-01-03T10:51:00Z">
        <w:r w:rsidR="00104E41">
          <w:rPr>
            <w:rFonts w:ascii="Times New Roman" w:hAnsi="Times New Roman"/>
            <w:sz w:val="26"/>
            <w:szCs w:val="28"/>
            <w:lang w:eastAsia="ru-RU"/>
          </w:rPr>
          <w:t>Российской Федерации</w:t>
        </w:r>
      </w:ins>
      <w:r w:rsidRPr="00780609">
        <w:rPr>
          <w:rFonts w:ascii="Times New Roman" w:hAnsi="Times New Roman"/>
          <w:sz w:val="26"/>
          <w:szCs w:val="28"/>
          <w:lang w:eastAsia="ru-RU"/>
        </w:rPr>
        <w:t xml:space="preserve"> о защите Государственных секретов «Исполнитель» обязан обеспечить конфиденциальность информации по объемам заказа и другой закрытой информации, ставшей ему известной в ходе заключения и исполнения договора.</w:t>
      </w:r>
    </w:p>
    <w:p w14:paraId="75DDDB5F" w14:textId="77777777" w:rsidR="008869F5" w:rsidRPr="00780609" w:rsidRDefault="008869F5" w:rsidP="008869F5">
      <w:pPr>
        <w:ind w:firstLine="720"/>
        <w:jc w:val="both"/>
        <w:rPr>
          <w:rFonts w:ascii="Times New Roman" w:hAnsi="Times New Roman"/>
          <w:sz w:val="26"/>
          <w:szCs w:val="28"/>
          <w:lang w:eastAsia="ru-RU"/>
        </w:rPr>
      </w:pPr>
      <w:r w:rsidRPr="00780609">
        <w:rPr>
          <w:rFonts w:ascii="Times New Roman" w:hAnsi="Times New Roman"/>
          <w:sz w:val="26"/>
          <w:szCs w:val="28"/>
          <w:lang w:eastAsia="ru-RU"/>
        </w:rPr>
        <w:lastRenderedPageBreak/>
        <w:t xml:space="preserve">12.5. Стороны настоящим обязуются соблюдать требования антикоррупционного законодательства и не предпринимать никаких действий, которые могут нарушить нормы антикоррупционного законодательства в связи </w:t>
      </w:r>
      <w:r w:rsidRPr="00780609">
        <w:rPr>
          <w:rFonts w:ascii="Times New Roman" w:hAnsi="Times New Roman"/>
          <w:sz w:val="26"/>
          <w:szCs w:val="28"/>
          <w:lang w:eastAsia="ru-RU"/>
        </w:rPr>
        <w:br/>
        <w:t xml:space="preserve">со своими правами или обязательствами согласно настоящего договора, в том числе (не ограничиваясь) не совершать предложения, санкционирование, обещание </w:t>
      </w:r>
      <w:r w:rsidRPr="00780609">
        <w:rPr>
          <w:rFonts w:ascii="Times New Roman" w:hAnsi="Times New Roman"/>
          <w:sz w:val="26"/>
          <w:szCs w:val="28"/>
          <w:lang w:eastAsia="ru-RU"/>
        </w:rPr>
        <w:br/>
        <w:t xml:space="preserve">и осуществление незаконных платежей, включая (но не ограничиваясь) взятки </w:t>
      </w:r>
      <w:r w:rsidRPr="00780609">
        <w:rPr>
          <w:rFonts w:ascii="Times New Roman" w:hAnsi="Times New Roman"/>
          <w:sz w:val="26"/>
          <w:szCs w:val="28"/>
          <w:lang w:eastAsia="ru-RU"/>
        </w:rPr>
        <w:br/>
        <w:t>в денежной или любой форме каким либо физическим или юридическим лицам, включая (но не ограничиваясь) коммерческие организации, органы власти и самоуправления граждан, государственных служащих, частных компаний и их представителей.</w:t>
      </w:r>
    </w:p>
    <w:p w14:paraId="5B35B0BD" w14:textId="77777777" w:rsidR="008869F5" w:rsidRPr="00780609" w:rsidRDefault="008869F5" w:rsidP="008869F5">
      <w:pPr>
        <w:ind w:firstLine="720"/>
        <w:jc w:val="both"/>
        <w:rPr>
          <w:rFonts w:ascii="Times New Roman" w:hAnsi="Times New Roman"/>
          <w:sz w:val="26"/>
          <w:szCs w:val="28"/>
          <w:lang w:eastAsia="ru-RU"/>
        </w:rPr>
      </w:pPr>
      <w:r w:rsidRPr="00780609">
        <w:rPr>
          <w:rFonts w:ascii="Times New Roman" w:hAnsi="Times New Roman"/>
          <w:sz w:val="26"/>
          <w:szCs w:val="28"/>
          <w:lang w:eastAsia="ru-RU"/>
        </w:rPr>
        <w:t>При несоблюдении антикоррупционных оговорок стороной договора и лицами, привлеченными ею (субподрядными организациями, агентами и иными лицами, подконтрольными сторонам), другая сторона вправе приостановить, расторгнуть договор в одностороннем порядке и потребовать возмещения убытков.</w:t>
      </w:r>
    </w:p>
    <w:p w14:paraId="35CA2BC9" w14:textId="77777777" w:rsidR="008869F5" w:rsidRPr="00780609" w:rsidRDefault="008869F5" w:rsidP="008869F5">
      <w:pPr>
        <w:ind w:firstLine="720"/>
        <w:jc w:val="both"/>
        <w:rPr>
          <w:rFonts w:ascii="Times New Roman" w:hAnsi="Times New Roman"/>
          <w:sz w:val="14"/>
          <w:szCs w:val="28"/>
          <w:lang w:eastAsia="ru-RU"/>
        </w:rPr>
      </w:pPr>
    </w:p>
    <w:p w14:paraId="27FE91CB" w14:textId="77777777" w:rsidR="008869F5" w:rsidRPr="00780609" w:rsidRDefault="008869F5" w:rsidP="008869F5">
      <w:pPr>
        <w:ind w:left="360"/>
        <w:jc w:val="center"/>
        <w:rPr>
          <w:rFonts w:ascii="Times New Roman" w:hAnsi="Times New Roman"/>
          <w:b/>
          <w:sz w:val="26"/>
          <w:szCs w:val="28"/>
          <w:lang w:eastAsia="ru-RU"/>
        </w:rPr>
      </w:pPr>
    </w:p>
    <w:p w14:paraId="6C2BCF11" w14:textId="77777777" w:rsidR="008869F5" w:rsidRPr="00780609" w:rsidRDefault="008869F5" w:rsidP="008869F5">
      <w:pPr>
        <w:ind w:left="360"/>
        <w:jc w:val="center"/>
        <w:rPr>
          <w:rFonts w:ascii="Times New Roman" w:hAnsi="Times New Roman"/>
          <w:b/>
          <w:sz w:val="26"/>
          <w:szCs w:val="28"/>
          <w:lang w:eastAsia="ru-RU"/>
        </w:rPr>
      </w:pPr>
    </w:p>
    <w:p w14:paraId="67B3B376" w14:textId="77777777" w:rsidR="008869F5" w:rsidRPr="00780609" w:rsidRDefault="008869F5" w:rsidP="008869F5">
      <w:pPr>
        <w:ind w:left="360"/>
        <w:jc w:val="center"/>
        <w:rPr>
          <w:rFonts w:ascii="Times New Roman" w:hAnsi="Times New Roman"/>
          <w:b/>
          <w:sz w:val="26"/>
          <w:szCs w:val="28"/>
          <w:lang w:eastAsia="ru-RU"/>
        </w:rPr>
      </w:pPr>
    </w:p>
    <w:p w14:paraId="73F8B278" w14:textId="77777777" w:rsidR="008869F5" w:rsidRPr="00780609" w:rsidRDefault="008869F5" w:rsidP="008869F5">
      <w:pPr>
        <w:ind w:left="360"/>
        <w:jc w:val="center"/>
        <w:rPr>
          <w:rFonts w:ascii="Times New Roman" w:hAnsi="Times New Roman"/>
          <w:b/>
          <w:sz w:val="26"/>
          <w:szCs w:val="28"/>
          <w:lang w:eastAsia="ru-RU"/>
        </w:rPr>
      </w:pPr>
      <w:r w:rsidRPr="00780609">
        <w:rPr>
          <w:rFonts w:ascii="Times New Roman" w:hAnsi="Times New Roman"/>
          <w:b/>
          <w:sz w:val="26"/>
          <w:szCs w:val="28"/>
          <w:lang w:eastAsia="ru-RU"/>
        </w:rPr>
        <w:t>13. Юридические адреса, платежные и</w:t>
      </w:r>
    </w:p>
    <w:p w14:paraId="26E3A86C" w14:textId="77777777" w:rsidR="008869F5" w:rsidRPr="00780609" w:rsidRDefault="008869F5" w:rsidP="008869F5">
      <w:pPr>
        <w:ind w:left="360"/>
        <w:jc w:val="center"/>
        <w:rPr>
          <w:rFonts w:ascii="Times New Roman" w:hAnsi="Times New Roman"/>
          <w:b/>
          <w:sz w:val="26"/>
          <w:szCs w:val="28"/>
          <w:lang w:eastAsia="ru-RU"/>
        </w:rPr>
      </w:pPr>
      <w:r w:rsidRPr="00780609">
        <w:rPr>
          <w:rFonts w:ascii="Times New Roman" w:hAnsi="Times New Roman"/>
          <w:b/>
          <w:sz w:val="26"/>
          <w:szCs w:val="28"/>
          <w:lang w:eastAsia="ru-RU"/>
        </w:rPr>
        <w:t>отгрузочные реквизиты сторон</w:t>
      </w:r>
    </w:p>
    <w:p w14:paraId="06C0F069" w14:textId="77777777" w:rsidR="008869F5" w:rsidRPr="00780609" w:rsidRDefault="008869F5" w:rsidP="008869F5">
      <w:pPr>
        <w:ind w:left="360"/>
        <w:jc w:val="center"/>
        <w:rPr>
          <w:rFonts w:ascii="Times New Roman" w:hAnsi="Times New Roman"/>
          <w:b/>
          <w:sz w:val="26"/>
          <w:szCs w:val="28"/>
          <w:lang w:eastAsia="ru-RU"/>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8"/>
        <w:gridCol w:w="4502"/>
      </w:tblGrid>
      <w:tr w:rsidR="008869F5" w:rsidRPr="00780609" w14:paraId="1748578B" w14:textId="77777777" w:rsidTr="001E314C">
        <w:tc>
          <w:tcPr>
            <w:tcW w:w="4678" w:type="dxa"/>
          </w:tcPr>
          <w:p w14:paraId="32D38FF6" w14:textId="77777777" w:rsidR="008869F5" w:rsidRPr="00780609" w:rsidRDefault="008869F5" w:rsidP="001E314C">
            <w:pPr>
              <w:jc w:val="center"/>
              <w:rPr>
                <w:rFonts w:ascii="Times New Roman" w:hAnsi="Times New Roman"/>
                <w:b/>
                <w:sz w:val="26"/>
                <w:lang w:eastAsia="ru-RU"/>
              </w:rPr>
            </w:pPr>
            <w:r w:rsidRPr="00780609">
              <w:rPr>
                <w:rFonts w:ascii="Times New Roman" w:hAnsi="Times New Roman"/>
                <w:b/>
                <w:sz w:val="26"/>
                <w:lang w:eastAsia="ru-RU"/>
              </w:rPr>
              <w:t>ИСПОЛНИТЕЛЬ</w:t>
            </w:r>
          </w:p>
          <w:p w14:paraId="7946A376" w14:textId="77777777" w:rsidR="008869F5" w:rsidRPr="00780609" w:rsidRDefault="008869F5" w:rsidP="001E314C">
            <w:pPr>
              <w:jc w:val="center"/>
              <w:rPr>
                <w:rFonts w:ascii="Times New Roman" w:hAnsi="Times New Roman"/>
                <w:b/>
                <w:sz w:val="26"/>
                <w:lang w:eastAsia="ru-RU"/>
              </w:rPr>
            </w:pPr>
          </w:p>
          <w:p w14:paraId="25F9D091" w14:textId="77777777" w:rsidR="008869F5" w:rsidRPr="00780609" w:rsidRDefault="008869F5" w:rsidP="001E314C">
            <w:pPr>
              <w:jc w:val="center"/>
              <w:rPr>
                <w:rFonts w:ascii="Times New Roman" w:hAnsi="Times New Roman"/>
                <w:b/>
                <w:sz w:val="26"/>
                <w:lang w:eastAsia="ru-RU"/>
              </w:rPr>
            </w:pPr>
          </w:p>
          <w:p w14:paraId="7BC31753" w14:textId="77777777" w:rsidR="008869F5" w:rsidRPr="00780609" w:rsidRDefault="008869F5" w:rsidP="001E314C">
            <w:pPr>
              <w:jc w:val="center"/>
              <w:rPr>
                <w:rFonts w:ascii="Times New Roman" w:hAnsi="Times New Roman"/>
                <w:b/>
                <w:sz w:val="26"/>
                <w:lang w:eastAsia="ru-RU"/>
              </w:rPr>
            </w:pPr>
          </w:p>
          <w:p w14:paraId="0662C464" w14:textId="77777777" w:rsidR="008869F5" w:rsidRPr="00780609" w:rsidRDefault="008869F5" w:rsidP="001E314C">
            <w:pPr>
              <w:jc w:val="center"/>
              <w:rPr>
                <w:rFonts w:ascii="Times New Roman" w:hAnsi="Times New Roman"/>
                <w:b/>
                <w:sz w:val="26"/>
                <w:lang w:eastAsia="ru-RU"/>
              </w:rPr>
            </w:pPr>
          </w:p>
          <w:p w14:paraId="1614DFE9" w14:textId="77777777" w:rsidR="008869F5" w:rsidRPr="00780609" w:rsidRDefault="008869F5" w:rsidP="001E314C">
            <w:pPr>
              <w:jc w:val="center"/>
              <w:rPr>
                <w:rFonts w:ascii="Times New Roman" w:hAnsi="Times New Roman"/>
                <w:b/>
                <w:sz w:val="26"/>
                <w:lang w:eastAsia="ru-RU"/>
              </w:rPr>
            </w:pPr>
          </w:p>
          <w:p w14:paraId="39DEAE3C" w14:textId="77777777" w:rsidR="008869F5" w:rsidRPr="00780609" w:rsidRDefault="008869F5" w:rsidP="001E314C">
            <w:pPr>
              <w:jc w:val="center"/>
              <w:rPr>
                <w:rFonts w:ascii="Times New Roman" w:hAnsi="Times New Roman"/>
                <w:b/>
                <w:sz w:val="26"/>
                <w:lang w:eastAsia="ru-RU"/>
              </w:rPr>
            </w:pPr>
          </w:p>
          <w:p w14:paraId="2ECEFD4E" w14:textId="77777777" w:rsidR="008869F5" w:rsidRPr="00780609" w:rsidRDefault="008869F5" w:rsidP="001E314C">
            <w:pPr>
              <w:jc w:val="center"/>
              <w:rPr>
                <w:rFonts w:ascii="Times New Roman" w:hAnsi="Times New Roman"/>
                <w:b/>
                <w:sz w:val="26"/>
                <w:lang w:eastAsia="ru-RU"/>
              </w:rPr>
            </w:pPr>
          </w:p>
          <w:p w14:paraId="55D85414" w14:textId="77777777" w:rsidR="008869F5" w:rsidRPr="00780609" w:rsidRDefault="008869F5" w:rsidP="001E314C">
            <w:pPr>
              <w:jc w:val="center"/>
              <w:rPr>
                <w:rFonts w:ascii="Times New Roman" w:hAnsi="Times New Roman"/>
                <w:b/>
                <w:sz w:val="26"/>
                <w:lang w:eastAsia="ru-RU"/>
              </w:rPr>
            </w:pPr>
          </w:p>
          <w:p w14:paraId="671E6CB0" w14:textId="77777777" w:rsidR="008869F5" w:rsidRPr="00780609" w:rsidRDefault="008869F5" w:rsidP="001E314C">
            <w:pPr>
              <w:jc w:val="center"/>
              <w:rPr>
                <w:rFonts w:ascii="Times New Roman" w:hAnsi="Times New Roman"/>
                <w:b/>
                <w:sz w:val="26"/>
                <w:lang w:eastAsia="ru-RU"/>
              </w:rPr>
            </w:pPr>
          </w:p>
          <w:p w14:paraId="153C8B95" w14:textId="77777777" w:rsidR="008869F5" w:rsidRPr="00780609" w:rsidRDefault="008869F5" w:rsidP="001E314C">
            <w:pPr>
              <w:jc w:val="center"/>
              <w:rPr>
                <w:rFonts w:ascii="Times New Roman" w:hAnsi="Times New Roman"/>
                <w:b/>
                <w:sz w:val="26"/>
                <w:lang w:eastAsia="ru-RU"/>
              </w:rPr>
            </w:pPr>
          </w:p>
          <w:p w14:paraId="4EC39F55" w14:textId="77777777" w:rsidR="008869F5" w:rsidRPr="00780609" w:rsidRDefault="008869F5" w:rsidP="001E314C">
            <w:pPr>
              <w:jc w:val="center"/>
              <w:rPr>
                <w:rFonts w:ascii="Times New Roman" w:hAnsi="Times New Roman"/>
                <w:b/>
                <w:sz w:val="26"/>
                <w:lang w:eastAsia="ru-RU"/>
              </w:rPr>
            </w:pPr>
          </w:p>
          <w:p w14:paraId="41C44F4E" w14:textId="77777777" w:rsidR="008869F5" w:rsidRPr="00780609" w:rsidRDefault="008869F5" w:rsidP="001E314C">
            <w:pPr>
              <w:rPr>
                <w:rFonts w:ascii="Times New Roman" w:hAnsi="Times New Roman"/>
                <w:b/>
                <w:sz w:val="26"/>
                <w:lang w:eastAsia="ru-RU"/>
              </w:rPr>
            </w:pPr>
          </w:p>
        </w:tc>
        <w:tc>
          <w:tcPr>
            <w:tcW w:w="4502" w:type="dxa"/>
          </w:tcPr>
          <w:p w14:paraId="23232B7E" w14:textId="77777777" w:rsidR="008869F5" w:rsidRPr="00780609" w:rsidRDefault="008869F5" w:rsidP="001E314C">
            <w:pPr>
              <w:jc w:val="center"/>
              <w:rPr>
                <w:rFonts w:ascii="Times New Roman" w:hAnsi="Times New Roman"/>
                <w:b/>
                <w:sz w:val="26"/>
                <w:lang w:eastAsia="ru-RU"/>
              </w:rPr>
            </w:pPr>
            <w:r w:rsidRPr="00780609">
              <w:rPr>
                <w:rFonts w:ascii="Times New Roman" w:hAnsi="Times New Roman"/>
                <w:b/>
                <w:sz w:val="26"/>
                <w:lang w:eastAsia="ru-RU"/>
              </w:rPr>
              <w:t>ЗАКАЗЧИК</w:t>
            </w:r>
          </w:p>
        </w:tc>
      </w:tr>
    </w:tbl>
    <w:p w14:paraId="4D533002" w14:textId="77777777" w:rsidR="008869F5" w:rsidRPr="00780609" w:rsidRDefault="008869F5" w:rsidP="008869F5">
      <w:pPr>
        <w:spacing w:before="60" w:after="60"/>
        <w:jc w:val="center"/>
        <w:rPr>
          <w:rFonts w:ascii="Times New Roman" w:hAnsi="Times New Roman"/>
          <w:b/>
          <w:sz w:val="28"/>
          <w:szCs w:val="28"/>
        </w:rPr>
      </w:pPr>
    </w:p>
    <w:p w14:paraId="2FA0979C" w14:textId="196402B1" w:rsidR="00563EF7" w:rsidRDefault="008869F5" w:rsidP="008869F5">
      <w:pPr>
        <w:spacing w:before="60" w:after="60"/>
        <w:jc w:val="right"/>
        <w:rPr>
          <w:rFonts w:ascii="Times New Roman" w:hAnsi="Times New Roman"/>
          <w:b/>
          <w:sz w:val="26"/>
          <w:szCs w:val="28"/>
          <w:lang w:eastAsia="ru-RU"/>
        </w:rPr>
      </w:pPr>
      <w:r w:rsidRPr="00780609">
        <w:rPr>
          <w:rFonts w:ascii="Times New Roman" w:hAnsi="Times New Roman"/>
          <w:b/>
          <w:sz w:val="28"/>
          <w:szCs w:val="28"/>
        </w:rPr>
        <w:br w:type="page"/>
      </w:r>
      <w:r w:rsidRPr="00780609">
        <w:rPr>
          <w:rFonts w:ascii="Times New Roman" w:hAnsi="Times New Roman"/>
          <w:b/>
          <w:sz w:val="26"/>
          <w:szCs w:val="28"/>
          <w:lang w:eastAsia="ru-RU"/>
        </w:rPr>
        <w:lastRenderedPageBreak/>
        <w:t>Приложение № 1 к договору №_____от_______</w:t>
      </w:r>
    </w:p>
    <w:p w14:paraId="2506F5B7" w14:textId="77777777" w:rsidR="009C0250" w:rsidRDefault="009C0250" w:rsidP="008869F5">
      <w:pPr>
        <w:spacing w:before="60" w:after="60"/>
        <w:jc w:val="right"/>
        <w:rPr>
          <w:rFonts w:ascii="Times New Roman" w:hAnsi="Times New Roman"/>
          <w:b/>
          <w:sz w:val="26"/>
          <w:szCs w:val="28"/>
          <w:lang w:eastAsia="ru-RU"/>
        </w:rPr>
      </w:pPr>
    </w:p>
    <w:p w14:paraId="6AE54C67" w14:textId="79B1003A" w:rsidR="009C0250" w:rsidRDefault="009C0250">
      <w:pPr>
        <w:rPr>
          <w:rFonts w:ascii="Times New Roman" w:hAnsi="Times New Roman"/>
          <w:b/>
          <w:sz w:val="26"/>
          <w:szCs w:val="28"/>
          <w:lang w:eastAsia="ru-RU"/>
        </w:rPr>
      </w:pPr>
      <w:r>
        <w:rPr>
          <w:rFonts w:ascii="Times New Roman" w:hAnsi="Times New Roman"/>
          <w:b/>
          <w:sz w:val="26"/>
          <w:szCs w:val="28"/>
          <w:lang w:eastAsia="ru-RU"/>
        </w:rPr>
        <w:br w:type="page"/>
      </w:r>
    </w:p>
    <w:p w14:paraId="1BA5537F" w14:textId="77777777" w:rsidR="009C0250" w:rsidRDefault="009C0250" w:rsidP="009C0250">
      <w:pPr>
        <w:spacing w:before="60" w:after="60"/>
        <w:rPr>
          <w:rFonts w:ascii="Times New Roman" w:hAnsi="Times New Roman"/>
          <w:b/>
          <w:sz w:val="26"/>
          <w:szCs w:val="28"/>
          <w:lang w:eastAsia="ru-RU"/>
        </w:rPr>
        <w:sectPr w:rsidR="009C0250" w:rsidSect="00A43FEE">
          <w:footerReference w:type="default" r:id="rId8"/>
          <w:pgSz w:w="11906" w:h="16838"/>
          <w:pgMar w:top="1134" w:right="851" w:bottom="851" w:left="1701" w:header="709" w:footer="709" w:gutter="0"/>
          <w:cols w:space="708"/>
          <w:docGrid w:linePitch="360"/>
        </w:sectPr>
      </w:pPr>
    </w:p>
    <w:p w14:paraId="1662B82B" w14:textId="75CE9250" w:rsidR="009C0250" w:rsidRPr="008869F5" w:rsidRDefault="009C0250" w:rsidP="009C0250">
      <w:pPr>
        <w:spacing w:before="60" w:after="60"/>
        <w:rPr>
          <w:rFonts w:ascii="Times New Roman" w:hAnsi="Times New Roman"/>
          <w:b/>
          <w:sz w:val="26"/>
          <w:szCs w:val="28"/>
          <w:lang w:eastAsia="ru-RU"/>
        </w:rPr>
      </w:pPr>
    </w:p>
    <w:sectPr w:rsidR="009C0250" w:rsidRPr="008869F5" w:rsidSect="00A43FEE">
      <w:pgSz w:w="16838" w:h="11906" w:orient="landscape"/>
      <w:pgMar w:top="851" w:right="851"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8555A" w14:textId="77777777" w:rsidR="00F35D89" w:rsidRDefault="00F35D89">
      <w:r>
        <w:separator/>
      </w:r>
    </w:p>
  </w:endnote>
  <w:endnote w:type="continuationSeparator" w:id="0">
    <w:p w14:paraId="3B60C89A" w14:textId="77777777" w:rsidR="00F35D89" w:rsidRDefault="00F35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STXP+TimesNewRomanPSMT">
    <w:altName w:val="Sylfaen"/>
    <w:charset w:val="01"/>
    <w:family w:val="auto"/>
    <w:pitch w:val="variable"/>
    <w:sig w:usb0="E0002EFF" w:usb1="C000785B" w:usb2="00000009" w:usb3="00000000" w:csb0="400001FF" w:csb1="FFFF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w:panose1 w:val="05010000000000000000"/>
    <w:charset w:val="00"/>
    <w:family w:val="auto"/>
    <w:pitch w:val="variable"/>
    <w:sig w:usb0="800000AF" w:usb1="1001ECEA"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Roboto">
    <w:altName w:val="Times New Roman"/>
    <w:charset w:val="00"/>
    <w:family w:val="auto"/>
    <w:pitch w:val="variable"/>
    <w:sig w:usb0="E0000AFF" w:usb1="5000217F" w:usb2="00000021"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angSong">
    <w:charset w:val="86"/>
    <w:family w:val="modern"/>
    <w:pitch w:val="fixed"/>
    <w:sig w:usb0="800002BF" w:usb1="38CF7CFA"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Arial"/>
    <w:panose1 w:val="020B0604020202020204"/>
    <w:charset w:val="CC"/>
    <w:family w:val="swiss"/>
    <w:pitch w:val="variable"/>
    <w:sig w:usb0="E0000AFF" w:usb1="500078FF" w:usb2="00000021" w:usb3="00000000" w:csb0="000001BF" w:csb1="00000000"/>
  </w:font>
  <w:font w:name="DejaVu Sans">
    <w:altName w:val="Times New Roman"/>
    <w:panose1 w:val="020B0603030804020204"/>
    <w:charset w:val="CC"/>
    <w:family w:val="swiss"/>
    <w:pitch w:val="variable"/>
    <w:sig w:usb0="E7002EFF" w:usb1="D200FDFF" w:usb2="0A246029" w:usb3="00000000" w:csb0="000001FF" w:csb1="00000000"/>
  </w:font>
  <w:font w:name="Georgia">
    <w:panose1 w:val="02040502050405020303"/>
    <w:charset w:val="CC"/>
    <w:family w:val="roman"/>
    <w:pitch w:val="variable"/>
    <w:sig w:usb0="00000287" w:usb1="00000000" w:usb2="00000000" w:usb3="00000000" w:csb0="0000009F" w:csb1="00000000"/>
  </w:font>
  <w:font w:name="DejaVu Sans Mono">
    <w:altName w:val="Calibri"/>
    <w:panose1 w:val="020B0609030804020204"/>
    <w:charset w:val="CC"/>
    <w:family w:val="modern"/>
    <w:pitch w:val="fixed"/>
    <w:sig w:usb0="E70026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Futuris">
    <w:altName w:val="Courier New"/>
    <w:charset w:val="00"/>
    <w:family w:val="auto"/>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WBBA+TimesNewRomanPSMT">
    <w:altName w:val="Sylfaen"/>
    <w:charset w:val="01"/>
    <w:family w:val="auto"/>
    <w:pitch w:val="variable"/>
    <w:sig w:usb0="E0002EFF" w:usb1="C000785B" w:usb2="00000009" w:usb3="00000000" w:csb0="400001FF" w:csb1="FFFF0000"/>
  </w:font>
  <w:font w:name="Gill Sans">
    <w:altName w:val="Lucida Sans Unicode"/>
    <w:charset w:val="00"/>
    <w:family w:val="swiss"/>
    <w:pitch w:val="variable"/>
    <w:sig w:usb0="00000003" w:usb1="00000000" w:usb2="00000000" w:usb3="00000000" w:csb0="00000001" w:csb1="00000000"/>
  </w:font>
  <w:font w:name="KaiTi_GB2312">
    <w:altName w:val="楷体_GB2312"/>
    <w:charset w:val="86"/>
    <w:family w:val="modern"/>
    <w:pitch w:val="fixed"/>
    <w:sig w:usb0="800002BF" w:usb1="38CF7CFA" w:usb2="00000016" w:usb3="00000000" w:csb0="00040001" w:csb1="00000000"/>
  </w:font>
  <w:font w:name="Trebuchet MS">
    <w:panose1 w:val="020B0603020202020204"/>
    <w:charset w:val="CC"/>
    <w:family w:val="swiss"/>
    <w:pitch w:val="variable"/>
    <w:sig w:usb0="00000687" w:usb1="00000000" w:usb2="00000000" w:usb3="00000000" w:csb0="0000009F" w:csb1="00000000"/>
  </w:font>
  <w:font w:name="Sylfaen">
    <w:panose1 w:val="010A0502050306030303"/>
    <w:charset w:val="CC"/>
    <w:family w:val="roman"/>
    <w:pitch w:val="variable"/>
    <w:sig w:usb0="04000687" w:usb1="000000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rial Black">
    <w:panose1 w:val="020B0A04020102020204"/>
    <w:charset w:val="CC"/>
    <w:family w:val="swiss"/>
    <w:pitch w:val="variable"/>
    <w:sig w:usb0="A00002AF" w:usb1="400078FB" w:usb2="00000000" w:usb3="00000000" w:csb0="0000009F" w:csb1="00000000"/>
  </w:font>
  <w:font w:name="Antiqua">
    <w:altName w:val="Times New Roman"/>
    <w:panose1 w:val="00000000000000000000"/>
    <w:charset w:val="00"/>
    <w:family w:val="auto"/>
    <w:notTrueType/>
    <w:pitch w:val="default"/>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Gill Sans Condensed">
    <w:altName w:val="Arial Narrow"/>
    <w:charset w:val="00"/>
    <w:family w:val="auto"/>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중고딕">
    <w:altName w:val="맑은 고딕"/>
    <w:panose1 w:val="00000000000000000000"/>
    <w:charset w:val="81"/>
    <w:family w:val="auto"/>
    <w:notTrueType/>
    <w:pitch w:val="default"/>
    <w:sig w:usb0="00000001" w:usb1="09060000" w:usb2="00000010" w:usb3="00000000" w:csb0="00080000" w:csb1="00000000"/>
  </w:font>
  <w:font w:name="Gulim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1368197"/>
      <w:docPartObj>
        <w:docPartGallery w:val="Page Numbers (Bottom of Page)"/>
        <w:docPartUnique/>
      </w:docPartObj>
    </w:sdtPr>
    <w:sdtContent>
      <w:p w14:paraId="6F6D16DA" w14:textId="13C523E3" w:rsidR="001E314C" w:rsidRDefault="001E314C">
        <w:pPr>
          <w:pStyle w:val="ab"/>
          <w:jc w:val="right"/>
        </w:pPr>
        <w:r>
          <w:fldChar w:fldCharType="begin"/>
        </w:r>
        <w:r>
          <w:instrText>PAGE   \* MERGEFORMAT</w:instrText>
        </w:r>
        <w:r>
          <w:fldChar w:fldCharType="separate"/>
        </w:r>
        <w:r w:rsidR="001171B7">
          <w:rPr>
            <w:noProof/>
          </w:rPr>
          <w:t>19</w:t>
        </w:r>
        <w:r>
          <w:fldChar w:fldCharType="end"/>
        </w:r>
      </w:p>
    </w:sdtContent>
  </w:sdt>
  <w:p w14:paraId="2C31981D" w14:textId="77777777" w:rsidR="001E314C" w:rsidRDefault="001E314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E8210" w14:textId="77777777" w:rsidR="00F35D89" w:rsidRDefault="00F35D89">
      <w:r>
        <w:separator/>
      </w:r>
    </w:p>
  </w:footnote>
  <w:footnote w:type="continuationSeparator" w:id="0">
    <w:p w14:paraId="0B9933D3" w14:textId="77777777" w:rsidR="00F35D89" w:rsidRDefault="00F35D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3489E16"/>
    <w:lvl w:ilvl="0">
      <w:start w:val="1"/>
      <w:numFmt w:val="bullet"/>
      <w:pStyle w:val="a"/>
      <w:lvlText w:val=""/>
      <w:lvlJc w:val="left"/>
      <w:pPr>
        <w:tabs>
          <w:tab w:val="num" w:pos="360"/>
        </w:tabs>
        <w:ind w:left="360" w:hanging="360"/>
      </w:pPr>
      <w:rPr>
        <w:rFonts w:ascii="RSTXP+TimesNewRomanPSMT" w:hAnsi="RSTXP+TimesNewRomanPSMT" w:hint="default"/>
      </w:rPr>
    </w:lvl>
  </w:abstractNum>
  <w:abstractNum w:abstractNumId="1" w15:restartNumberingAfterBreak="0">
    <w:nsid w:val="00000001"/>
    <w:multiLevelType w:val="multilevel"/>
    <w:tmpl w:val="00000001"/>
    <w:lvl w:ilvl="0">
      <w:start w:val="1"/>
      <w:numFmt w:val="decimal"/>
      <w:pStyle w:val="sect1"/>
      <w:lvlText w:val="%1."/>
      <w:lvlJc w:val="left"/>
      <w:pPr>
        <w:tabs>
          <w:tab w:val="num" w:pos="432"/>
        </w:tabs>
        <w:ind w:left="432" w:hanging="432"/>
      </w:pPr>
      <w:rPr>
        <w:rFonts w:cs="Times New Roman"/>
      </w:rPr>
    </w:lvl>
    <w:lvl w:ilvl="1">
      <w:start w:val="1"/>
      <w:numFmt w:val="decimal"/>
      <w:pStyle w:val="sect2"/>
      <w:lvlText w:val="%1.%2."/>
      <w:lvlJc w:val="left"/>
      <w:pPr>
        <w:tabs>
          <w:tab w:val="num" w:pos="576"/>
        </w:tabs>
        <w:ind w:left="576" w:hanging="576"/>
      </w:pPr>
      <w:rPr>
        <w:rFonts w:cs="Times New Roman"/>
      </w:rPr>
    </w:lvl>
    <w:lvl w:ilvl="2">
      <w:start w:val="1"/>
      <w:numFmt w:val="decimal"/>
      <w:pStyle w:val="sect3"/>
      <w:lvlText w:val="%1.%2.%3."/>
      <w:lvlJc w:val="left"/>
      <w:pPr>
        <w:tabs>
          <w:tab w:val="num" w:pos="720"/>
        </w:tabs>
        <w:ind w:left="720" w:hanging="720"/>
      </w:pPr>
      <w:rPr>
        <w:rFonts w:cs="Times New Roman"/>
      </w:rPr>
    </w:lvl>
    <w:lvl w:ilvl="3">
      <w:start w:val="1"/>
      <w:numFmt w:val="decimal"/>
      <w:pStyle w:val="sect4"/>
      <w:lvlText w:val="%1.%2.%3.%4."/>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2" w15:restartNumberingAfterBreak="0">
    <w:nsid w:val="00000002"/>
    <w:multiLevelType w:val="multilevel"/>
    <w:tmpl w:val="00000002"/>
    <w:name w:val="WW8Num7"/>
    <w:lvl w:ilvl="0">
      <w:start w:val="1"/>
      <w:numFmt w:val="bullet"/>
      <w:lvlText w:val=""/>
      <w:lvlJc w:val="left"/>
      <w:pPr>
        <w:tabs>
          <w:tab w:val="num" w:pos="750"/>
        </w:tabs>
        <w:ind w:left="750" w:hanging="360"/>
      </w:pPr>
      <w:rPr>
        <w:rFonts w:ascii="Symbol" w:hAnsi="Symbol"/>
      </w:rPr>
    </w:lvl>
    <w:lvl w:ilvl="1">
      <w:start w:val="1"/>
      <w:numFmt w:val="bullet"/>
      <w:lvlText w:val="◦"/>
      <w:lvlJc w:val="left"/>
      <w:pPr>
        <w:tabs>
          <w:tab w:val="num" w:pos="1110"/>
        </w:tabs>
        <w:ind w:left="1110" w:hanging="360"/>
      </w:pPr>
      <w:rPr>
        <w:rFonts w:ascii="OpenSymbol" w:hAnsi="OpenSymbol"/>
      </w:rPr>
    </w:lvl>
    <w:lvl w:ilvl="2">
      <w:start w:val="1"/>
      <w:numFmt w:val="bullet"/>
      <w:lvlText w:val="▪"/>
      <w:lvlJc w:val="left"/>
      <w:pPr>
        <w:tabs>
          <w:tab w:val="num" w:pos="1470"/>
        </w:tabs>
        <w:ind w:left="1470" w:hanging="360"/>
      </w:pPr>
      <w:rPr>
        <w:rFonts w:ascii="OpenSymbol" w:hAnsi="OpenSymbol"/>
      </w:rPr>
    </w:lvl>
    <w:lvl w:ilvl="3">
      <w:start w:val="1"/>
      <w:numFmt w:val="bullet"/>
      <w:lvlText w:val=""/>
      <w:lvlJc w:val="left"/>
      <w:pPr>
        <w:tabs>
          <w:tab w:val="num" w:pos="1830"/>
        </w:tabs>
        <w:ind w:left="1830" w:hanging="360"/>
      </w:pPr>
      <w:rPr>
        <w:rFonts w:ascii="Symbol" w:hAnsi="Symbol"/>
      </w:rPr>
    </w:lvl>
    <w:lvl w:ilvl="4">
      <w:start w:val="1"/>
      <w:numFmt w:val="bullet"/>
      <w:lvlText w:val="◦"/>
      <w:lvlJc w:val="left"/>
      <w:pPr>
        <w:tabs>
          <w:tab w:val="num" w:pos="2190"/>
        </w:tabs>
        <w:ind w:left="2190" w:hanging="360"/>
      </w:pPr>
      <w:rPr>
        <w:rFonts w:ascii="OpenSymbol" w:hAnsi="OpenSymbol"/>
      </w:rPr>
    </w:lvl>
    <w:lvl w:ilvl="5">
      <w:start w:val="1"/>
      <w:numFmt w:val="bullet"/>
      <w:lvlText w:val="▪"/>
      <w:lvlJc w:val="left"/>
      <w:pPr>
        <w:tabs>
          <w:tab w:val="num" w:pos="2550"/>
        </w:tabs>
        <w:ind w:left="2550" w:hanging="360"/>
      </w:pPr>
      <w:rPr>
        <w:rFonts w:ascii="OpenSymbol" w:hAnsi="OpenSymbol"/>
      </w:rPr>
    </w:lvl>
    <w:lvl w:ilvl="6">
      <w:start w:val="1"/>
      <w:numFmt w:val="bullet"/>
      <w:lvlText w:val=""/>
      <w:lvlJc w:val="left"/>
      <w:pPr>
        <w:tabs>
          <w:tab w:val="num" w:pos="2910"/>
        </w:tabs>
        <w:ind w:left="2910" w:hanging="360"/>
      </w:pPr>
      <w:rPr>
        <w:rFonts w:ascii="Symbol" w:hAnsi="Symbol"/>
      </w:rPr>
    </w:lvl>
    <w:lvl w:ilvl="7">
      <w:start w:val="1"/>
      <w:numFmt w:val="bullet"/>
      <w:lvlText w:val="◦"/>
      <w:lvlJc w:val="left"/>
      <w:pPr>
        <w:tabs>
          <w:tab w:val="num" w:pos="3270"/>
        </w:tabs>
        <w:ind w:left="3270" w:hanging="360"/>
      </w:pPr>
      <w:rPr>
        <w:rFonts w:ascii="OpenSymbol" w:hAnsi="OpenSymbol"/>
      </w:rPr>
    </w:lvl>
    <w:lvl w:ilvl="8">
      <w:start w:val="1"/>
      <w:numFmt w:val="bullet"/>
      <w:lvlText w:val="▪"/>
      <w:lvlJc w:val="left"/>
      <w:pPr>
        <w:tabs>
          <w:tab w:val="num" w:pos="3630"/>
        </w:tabs>
        <w:ind w:left="3630" w:hanging="360"/>
      </w:pPr>
      <w:rPr>
        <w:rFonts w:ascii="OpenSymbol" w:hAnsi="OpenSymbol"/>
      </w:rPr>
    </w:lvl>
  </w:abstractNum>
  <w:abstractNum w:abstractNumId="3" w15:restartNumberingAfterBreak="0">
    <w:nsid w:val="0B3E73A3"/>
    <w:multiLevelType w:val="multilevel"/>
    <w:tmpl w:val="19869CF8"/>
    <w:lvl w:ilvl="0">
      <w:start w:val="4"/>
      <w:numFmt w:val="bullet"/>
      <w:pStyle w:val="KWheading1"/>
      <w:lvlText w:val="-"/>
      <w:lvlJc w:val="left"/>
      <w:pPr>
        <w:tabs>
          <w:tab w:val="num" w:pos="567"/>
        </w:tabs>
        <w:ind w:left="567" w:hanging="567"/>
      </w:pPr>
      <w:rPr>
        <w:rFonts w:ascii="Symbol" w:eastAsia="SimSun" w:hAnsi="Symbol" w:cs="Symbol" w:hint="default"/>
      </w:rPr>
    </w:lvl>
    <w:lvl w:ilvl="1">
      <w:start w:val="1"/>
      <w:numFmt w:val="decimal"/>
      <w:pStyle w:val="KWheading2"/>
      <w:lvlText w:val="%2."/>
      <w:lvlJc w:val="left"/>
      <w:pPr>
        <w:tabs>
          <w:tab w:val="num" w:pos="1134"/>
        </w:tabs>
        <w:ind w:left="1134" w:hanging="567"/>
      </w:pPr>
      <w:rPr>
        <w:rFonts w:hint="eastAsia"/>
        <w:b w:val="0"/>
        <w:bCs w:val="0"/>
        <w:color w:val="000000"/>
      </w:rPr>
    </w:lvl>
    <w:lvl w:ilvl="2">
      <w:start w:val="1"/>
      <w:numFmt w:val="lowerLetter"/>
      <w:pStyle w:val="KWheading3"/>
      <w:lvlText w:val="(%3)"/>
      <w:lvlJc w:val="left"/>
      <w:pPr>
        <w:tabs>
          <w:tab w:val="num" w:pos="1701"/>
        </w:tabs>
        <w:ind w:left="1701" w:hanging="567"/>
      </w:pPr>
      <w:rPr>
        <w:rFonts w:ascii="Roboto" w:hAnsi="Roboto" w:cs="Roboto" w:hint="default"/>
        <w:sz w:val="24"/>
        <w:szCs w:val="24"/>
      </w:rPr>
    </w:lvl>
    <w:lvl w:ilvl="3">
      <w:start w:val="1"/>
      <w:numFmt w:val="lowerRoman"/>
      <w:pStyle w:val="KWheading4"/>
      <w:lvlText w:val="(%4)"/>
      <w:lvlJc w:val="left"/>
      <w:pPr>
        <w:tabs>
          <w:tab w:val="num" w:pos="2268"/>
        </w:tabs>
        <w:ind w:left="2268" w:hanging="567"/>
      </w:pPr>
      <w:rPr>
        <w:rFonts w:ascii="Roboto" w:hAnsi="Roboto" w:cs="Roboto" w:hint="default"/>
        <w:b w:val="0"/>
        <w:bCs w:val="0"/>
        <w:i w:val="0"/>
        <w:iCs w:val="0"/>
        <w:sz w:val="20"/>
        <w:szCs w:val="20"/>
      </w:rPr>
    </w:lvl>
    <w:lvl w:ilvl="4">
      <w:start w:val="1"/>
      <w:numFmt w:val="upperLetter"/>
      <w:pStyle w:val="KWheading5"/>
      <w:lvlText w:val="(%5)"/>
      <w:lvlJc w:val="left"/>
      <w:pPr>
        <w:tabs>
          <w:tab w:val="num" w:pos="2835"/>
        </w:tabs>
        <w:ind w:left="2835" w:hanging="567"/>
      </w:pPr>
      <w:rPr>
        <w:rFonts w:ascii="Roboto" w:hAnsi="Roboto" w:cs="Roboto" w:hint="default"/>
        <w:sz w:val="20"/>
        <w:szCs w:val="20"/>
      </w:rPr>
    </w:lvl>
    <w:lvl w:ilvl="5">
      <w:start w:val="1"/>
      <w:numFmt w:val="chineseCountingThousand"/>
      <w:pStyle w:val="KWHeading6"/>
      <w:lvlText w:val="附录 %6"/>
      <w:lvlJc w:val="left"/>
      <w:pPr>
        <w:tabs>
          <w:tab w:val="num" w:pos="567"/>
        </w:tabs>
        <w:ind w:left="567" w:hanging="567"/>
      </w:pPr>
      <w:rPr>
        <w:rFonts w:hint="eastAsia"/>
      </w:rPr>
    </w:lvl>
    <w:lvl w:ilvl="6">
      <w:start w:val="1"/>
      <w:numFmt w:val="decimal"/>
      <w:pStyle w:val="KWheading7"/>
      <w:lvlText w:val="%7"/>
      <w:lvlJc w:val="left"/>
      <w:pPr>
        <w:tabs>
          <w:tab w:val="num" w:pos="567"/>
        </w:tabs>
        <w:ind w:left="1134" w:hanging="567"/>
      </w:pPr>
      <w:rPr>
        <w:rFonts w:hint="eastAsia"/>
      </w:rPr>
    </w:lvl>
    <w:lvl w:ilvl="7">
      <w:start w:val="1"/>
      <w:numFmt w:val="upperLetter"/>
      <w:pStyle w:val="KWHeading8"/>
      <w:lvlText w:val="附件 %8"/>
      <w:lvlJc w:val="left"/>
      <w:pPr>
        <w:tabs>
          <w:tab w:val="num" w:pos="567"/>
        </w:tabs>
      </w:pPr>
      <w:rPr>
        <w:rFonts w:hint="eastAsia"/>
      </w:rPr>
    </w:lvl>
    <w:lvl w:ilvl="8">
      <w:start w:val="1"/>
      <w:numFmt w:val="chineseCountingThousand"/>
      <w:pStyle w:val="KWHeading9"/>
      <w:lvlText w:val="第%9部分"/>
      <w:lvlJc w:val="left"/>
      <w:pPr>
        <w:tabs>
          <w:tab w:val="num" w:pos="567"/>
        </w:tabs>
        <w:ind w:left="567" w:hanging="567"/>
      </w:pPr>
      <w:rPr>
        <w:rFonts w:hint="eastAsia"/>
      </w:rPr>
    </w:lvl>
  </w:abstractNum>
  <w:abstractNum w:abstractNumId="4" w15:restartNumberingAfterBreak="0">
    <w:nsid w:val="0C484D9A"/>
    <w:multiLevelType w:val="hybridMultilevel"/>
    <w:tmpl w:val="7A76641A"/>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DD1542"/>
    <w:multiLevelType w:val="multilevel"/>
    <w:tmpl w:val="6D7EE600"/>
    <w:lvl w:ilvl="0">
      <w:start w:val="1"/>
      <w:numFmt w:val="decimal"/>
      <w:lvlText w:val="%1."/>
      <w:lvlJc w:val="left"/>
      <w:pPr>
        <w:tabs>
          <w:tab w:val="num" w:pos="360"/>
        </w:tabs>
        <w:ind w:left="360" w:hanging="360"/>
      </w:pPr>
      <w:rPr>
        <w:rFonts w:hint="default"/>
      </w:rPr>
    </w:lvl>
    <w:lvl w:ilvl="1">
      <w:start w:val="3"/>
      <w:numFmt w:val="decimal"/>
      <w:isLgl/>
      <w:lvlText w:val="%1.%2"/>
      <w:lvlJc w:val="left"/>
      <w:pPr>
        <w:tabs>
          <w:tab w:val="num" w:pos="465"/>
        </w:tabs>
        <w:ind w:left="465" w:hanging="420"/>
      </w:pPr>
      <w:rPr>
        <w:rFonts w:hint="default"/>
      </w:rPr>
    </w:lvl>
    <w:lvl w:ilvl="2">
      <w:start w:val="1"/>
      <w:numFmt w:val="decimal"/>
      <w:isLgl/>
      <w:lvlText w:val="%1.%2.%3"/>
      <w:lvlJc w:val="left"/>
      <w:pPr>
        <w:tabs>
          <w:tab w:val="num" w:pos="810"/>
        </w:tabs>
        <w:ind w:left="810" w:hanging="720"/>
      </w:pPr>
      <w:rPr>
        <w:rFonts w:hint="default"/>
      </w:rPr>
    </w:lvl>
    <w:lvl w:ilvl="3">
      <w:start w:val="1"/>
      <w:numFmt w:val="decimal"/>
      <w:isLgl/>
      <w:lvlText w:val="%1.%2.%3.%4"/>
      <w:lvlJc w:val="left"/>
      <w:pPr>
        <w:tabs>
          <w:tab w:val="num" w:pos="855"/>
        </w:tabs>
        <w:ind w:left="855" w:hanging="720"/>
      </w:pPr>
      <w:rPr>
        <w:rFonts w:hint="default"/>
      </w:rPr>
    </w:lvl>
    <w:lvl w:ilvl="4">
      <w:start w:val="1"/>
      <w:numFmt w:val="decimal"/>
      <w:isLgl/>
      <w:lvlText w:val="%1.%2.%3.%4.%5"/>
      <w:lvlJc w:val="left"/>
      <w:pPr>
        <w:tabs>
          <w:tab w:val="num" w:pos="900"/>
        </w:tabs>
        <w:ind w:left="900" w:hanging="720"/>
      </w:pPr>
      <w:rPr>
        <w:rFonts w:hint="default"/>
      </w:rPr>
    </w:lvl>
    <w:lvl w:ilvl="5">
      <w:start w:val="1"/>
      <w:numFmt w:val="decimal"/>
      <w:isLgl/>
      <w:lvlText w:val="%1.%2.%3.%4.%5.%6"/>
      <w:lvlJc w:val="left"/>
      <w:pPr>
        <w:tabs>
          <w:tab w:val="num" w:pos="1305"/>
        </w:tabs>
        <w:ind w:left="1305" w:hanging="1080"/>
      </w:pPr>
      <w:rPr>
        <w:rFonts w:hint="default"/>
      </w:rPr>
    </w:lvl>
    <w:lvl w:ilvl="6">
      <w:start w:val="1"/>
      <w:numFmt w:val="decimal"/>
      <w:isLgl/>
      <w:lvlText w:val="%1.%2.%3.%4.%5.%6.%7"/>
      <w:lvlJc w:val="left"/>
      <w:pPr>
        <w:tabs>
          <w:tab w:val="num" w:pos="1350"/>
        </w:tabs>
        <w:ind w:left="1350" w:hanging="1080"/>
      </w:pPr>
      <w:rPr>
        <w:rFonts w:hint="default"/>
      </w:rPr>
    </w:lvl>
    <w:lvl w:ilvl="7">
      <w:start w:val="1"/>
      <w:numFmt w:val="decimal"/>
      <w:isLgl/>
      <w:lvlText w:val="%1.%2.%3.%4.%5.%6.%7.%8"/>
      <w:lvlJc w:val="left"/>
      <w:pPr>
        <w:tabs>
          <w:tab w:val="num" w:pos="1755"/>
        </w:tabs>
        <w:ind w:left="1755"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6" w15:restartNumberingAfterBreak="0">
    <w:nsid w:val="174572C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D341ED"/>
    <w:multiLevelType w:val="hybridMultilevel"/>
    <w:tmpl w:val="A28C7646"/>
    <w:lvl w:ilvl="0" w:tplc="EEAE1EE0">
      <w:start w:val="1"/>
      <w:numFmt w:val="decimal"/>
      <w:pStyle w:val="Style2"/>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1811EF"/>
    <w:multiLevelType w:val="hybridMultilevel"/>
    <w:tmpl w:val="ADB0BCA0"/>
    <w:lvl w:ilvl="0" w:tplc="6EAC1804">
      <w:start w:val="1"/>
      <w:numFmt w:val="russianLower"/>
      <w:lvlText w:val="%1)"/>
      <w:lvlJc w:val="left"/>
      <w:pPr>
        <w:ind w:left="1060" w:hanging="360"/>
      </w:pPr>
    </w:lvl>
    <w:lvl w:ilvl="1" w:tplc="04190019">
      <w:start w:val="1"/>
      <w:numFmt w:val="lowerLetter"/>
      <w:lvlText w:val="%2."/>
      <w:lvlJc w:val="left"/>
      <w:pPr>
        <w:ind w:left="1780" w:hanging="360"/>
      </w:pPr>
    </w:lvl>
    <w:lvl w:ilvl="2" w:tplc="0419001B">
      <w:start w:val="1"/>
      <w:numFmt w:val="lowerRoman"/>
      <w:lvlText w:val="%3."/>
      <w:lvlJc w:val="right"/>
      <w:pPr>
        <w:ind w:left="2500" w:hanging="180"/>
      </w:pPr>
    </w:lvl>
    <w:lvl w:ilvl="3" w:tplc="0419000F">
      <w:start w:val="1"/>
      <w:numFmt w:val="decimal"/>
      <w:lvlText w:val="%4."/>
      <w:lvlJc w:val="left"/>
      <w:pPr>
        <w:ind w:left="3220" w:hanging="360"/>
      </w:pPr>
    </w:lvl>
    <w:lvl w:ilvl="4" w:tplc="04190019">
      <w:start w:val="1"/>
      <w:numFmt w:val="lowerLetter"/>
      <w:lvlText w:val="%5."/>
      <w:lvlJc w:val="left"/>
      <w:pPr>
        <w:ind w:left="3940" w:hanging="360"/>
      </w:pPr>
    </w:lvl>
    <w:lvl w:ilvl="5" w:tplc="0419001B">
      <w:start w:val="1"/>
      <w:numFmt w:val="lowerRoman"/>
      <w:lvlText w:val="%6."/>
      <w:lvlJc w:val="right"/>
      <w:pPr>
        <w:ind w:left="4660" w:hanging="180"/>
      </w:pPr>
    </w:lvl>
    <w:lvl w:ilvl="6" w:tplc="0419000F">
      <w:start w:val="1"/>
      <w:numFmt w:val="decimal"/>
      <w:lvlText w:val="%7."/>
      <w:lvlJc w:val="left"/>
      <w:pPr>
        <w:ind w:left="5380" w:hanging="360"/>
      </w:pPr>
    </w:lvl>
    <w:lvl w:ilvl="7" w:tplc="04190019">
      <w:start w:val="1"/>
      <w:numFmt w:val="lowerLetter"/>
      <w:lvlText w:val="%8."/>
      <w:lvlJc w:val="left"/>
      <w:pPr>
        <w:ind w:left="6100" w:hanging="360"/>
      </w:pPr>
    </w:lvl>
    <w:lvl w:ilvl="8" w:tplc="0419001B">
      <w:start w:val="1"/>
      <w:numFmt w:val="lowerRoman"/>
      <w:lvlText w:val="%9."/>
      <w:lvlJc w:val="right"/>
      <w:pPr>
        <w:ind w:left="6820" w:hanging="180"/>
      </w:pPr>
    </w:lvl>
  </w:abstractNum>
  <w:abstractNum w:abstractNumId="9" w15:restartNumberingAfterBreak="0">
    <w:nsid w:val="19032D5F"/>
    <w:multiLevelType w:val="multilevel"/>
    <w:tmpl w:val="372A9BE2"/>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19C13197"/>
    <w:multiLevelType w:val="multilevel"/>
    <w:tmpl w:val="7DFCB1D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302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2D635EA"/>
    <w:multiLevelType w:val="hybridMultilevel"/>
    <w:tmpl w:val="249A7DFC"/>
    <w:lvl w:ilvl="0" w:tplc="78640EF4">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3BA4CFF"/>
    <w:multiLevelType w:val="hybridMultilevel"/>
    <w:tmpl w:val="0E68E6D6"/>
    <w:lvl w:ilvl="0" w:tplc="261680A0">
      <w:start w:val="1"/>
      <w:numFmt w:val="bullet"/>
      <w:lvlText w:val="-"/>
      <w:lvlJc w:val="left"/>
      <w:pPr>
        <w:ind w:left="720" w:hanging="360"/>
      </w:pPr>
      <w:rPr>
        <w:rFonts w:ascii="Courier New" w:hAnsi="Courier New" w:hint="default"/>
        <w:b w:val="0"/>
        <w:i w:val="0"/>
        <w:strike w:val="0"/>
        <w:dstrike w:val="0"/>
        <w:color w:val="000000"/>
        <w:sz w:val="28"/>
        <w:szCs w:val="28"/>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9D57D2B"/>
    <w:multiLevelType w:val="hybridMultilevel"/>
    <w:tmpl w:val="9CDC36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B7B4B6E"/>
    <w:multiLevelType w:val="multilevel"/>
    <w:tmpl w:val="61F43DC6"/>
    <w:lvl w:ilvl="0">
      <w:start w:val="1"/>
      <w:numFmt w:val="upperRoman"/>
      <w:lvlText w:val="%1."/>
      <w:lvlJc w:val="left"/>
      <w:pPr>
        <w:ind w:left="644" w:hanging="360"/>
      </w:pPr>
      <w:rPr>
        <w:rFonts w:ascii="Times New Roman" w:eastAsia="Times New Roman" w:hAnsi="Times New Roman" w:cs="Times New Roman"/>
        <w:b/>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4320" w:hanging="180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400" w:hanging="2160"/>
      </w:pPr>
      <w:rPr>
        <w:rFonts w:cs="Times New Roman" w:hint="default"/>
      </w:rPr>
    </w:lvl>
  </w:abstractNum>
  <w:abstractNum w:abstractNumId="15" w15:restartNumberingAfterBreak="0">
    <w:nsid w:val="36022A69"/>
    <w:multiLevelType w:val="hybridMultilevel"/>
    <w:tmpl w:val="5AF03A70"/>
    <w:lvl w:ilvl="0" w:tplc="CACC670E">
      <w:start w:val="1"/>
      <w:numFmt w:val="bullet"/>
      <w:pStyle w:val="1"/>
      <w:lvlText w:val=""/>
      <w:lvlJc w:val="left"/>
      <w:pPr>
        <w:tabs>
          <w:tab w:val="num" w:pos="360"/>
        </w:tabs>
        <w:ind w:left="360" w:hanging="360"/>
      </w:pPr>
      <w:rPr>
        <w:rFonts w:ascii="RSTXP+TimesNewRomanPSMT" w:hAnsi="RSTXP+TimesNewRomanPSMT" w:cs="RSTXP+TimesNewRomanPSMT" w:hint="default"/>
      </w:rPr>
    </w:lvl>
    <w:lvl w:ilvl="1" w:tplc="04190003">
      <w:start w:val="1"/>
      <w:numFmt w:val="bullet"/>
      <w:lvlText w:val="o"/>
      <w:lvlJc w:val="left"/>
      <w:pPr>
        <w:tabs>
          <w:tab w:val="num" w:pos="1440"/>
        </w:tabs>
        <w:ind w:left="1440" w:hanging="360"/>
      </w:pPr>
      <w:rPr>
        <w:rFonts w:ascii="FangSong" w:hAnsi="FangSong" w:cs="FangSong" w:hint="default"/>
      </w:rPr>
    </w:lvl>
    <w:lvl w:ilvl="2" w:tplc="04190005">
      <w:start w:val="1"/>
      <w:numFmt w:val="bullet"/>
      <w:lvlText w:val=""/>
      <w:lvlJc w:val="left"/>
      <w:pPr>
        <w:tabs>
          <w:tab w:val="num" w:pos="2160"/>
        </w:tabs>
        <w:ind w:left="2160" w:hanging="360"/>
      </w:pPr>
      <w:rPr>
        <w:rFonts w:ascii="Arial" w:hAnsi="Arial" w:cs="Arial" w:hint="default"/>
      </w:rPr>
    </w:lvl>
    <w:lvl w:ilvl="3" w:tplc="04190001">
      <w:start w:val="1"/>
      <w:numFmt w:val="bullet"/>
      <w:lvlText w:val=""/>
      <w:lvlJc w:val="left"/>
      <w:pPr>
        <w:tabs>
          <w:tab w:val="num" w:pos="2880"/>
        </w:tabs>
        <w:ind w:left="2880" w:hanging="360"/>
      </w:pPr>
      <w:rPr>
        <w:rFonts w:ascii="RSTXP+TimesNewRomanPSMT" w:hAnsi="RSTXP+TimesNewRomanPSMT" w:cs="RSTXP+TimesNewRomanPSMT" w:hint="default"/>
      </w:rPr>
    </w:lvl>
    <w:lvl w:ilvl="4" w:tplc="04190003">
      <w:start w:val="1"/>
      <w:numFmt w:val="bullet"/>
      <w:lvlText w:val="o"/>
      <w:lvlJc w:val="left"/>
      <w:pPr>
        <w:tabs>
          <w:tab w:val="num" w:pos="3600"/>
        </w:tabs>
        <w:ind w:left="3600" w:hanging="360"/>
      </w:pPr>
      <w:rPr>
        <w:rFonts w:ascii="FangSong" w:hAnsi="FangSong" w:cs="FangSong" w:hint="default"/>
      </w:rPr>
    </w:lvl>
    <w:lvl w:ilvl="5" w:tplc="04190005">
      <w:start w:val="1"/>
      <w:numFmt w:val="bullet"/>
      <w:lvlText w:val=""/>
      <w:lvlJc w:val="left"/>
      <w:pPr>
        <w:tabs>
          <w:tab w:val="num" w:pos="4320"/>
        </w:tabs>
        <w:ind w:left="4320" w:hanging="360"/>
      </w:pPr>
      <w:rPr>
        <w:rFonts w:ascii="Arial" w:hAnsi="Arial" w:cs="Arial" w:hint="default"/>
      </w:rPr>
    </w:lvl>
    <w:lvl w:ilvl="6" w:tplc="04190001">
      <w:start w:val="1"/>
      <w:numFmt w:val="bullet"/>
      <w:lvlText w:val=""/>
      <w:lvlJc w:val="left"/>
      <w:pPr>
        <w:tabs>
          <w:tab w:val="num" w:pos="5040"/>
        </w:tabs>
        <w:ind w:left="5040" w:hanging="360"/>
      </w:pPr>
      <w:rPr>
        <w:rFonts w:ascii="RSTXP+TimesNewRomanPSMT" w:hAnsi="RSTXP+TimesNewRomanPSMT" w:cs="RSTXP+TimesNewRomanPSMT" w:hint="default"/>
      </w:rPr>
    </w:lvl>
    <w:lvl w:ilvl="7" w:tplc="04190003">
      <w:start w:val="1"/>
      <w:numFmt w:val="bullet"/>
      <w:lvlText w:val="o"/>
      <w:lvlJc w:val="left"/>
      <w:pPr>
        <w:tabs>
          <w:tab w:val="num" w:pos="5760"/>
        </w:tabs>
        <w:ind w:left="5760" w:hanging="360"/>
      </w:pPr>
      <w:rPr>
        <w:rFonts w:ascii="FangSong" w:hAnsi="FangSong" w:cs="FangSong" w:hint="default"/>
      </w:rPr>
    </w:lvl>
    <w:lvl w:ilvl="8" w:tplc="04190005">
      <w:start w:val="1"/>
      <w:numFmt w:val="bullet"/>
      <w:lvlText w:val=""/>
      <w:lvlJc w:val="left"/>
      <w:pPr>
        <w:tabs>
          <w:tab w:val="num" w:pos="6480"/>
        </w:tabs>
        <w:ind w:left="6480" w:hanging="360"/>
      </w:pPr>
      <w:rPr>
        <w:rFonts w:ascii="Arial" w:hAnsi="Arial" w:cs="Arial" w:hint="default"/>
      </w:rPr>
    </w:lvl>
  </w:abstractNum>
  <w:abstractNum w:abstractNumId="16" w15:restartNumberingAfterBreak="0">
    <w:nsid w:val="3F684304"/>
    <w:multiLevelType w:val="hybridMultilevel"/>
    <w:tmpl w:val="A21EC3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4DF5C22"/>
    <w:multiLevelType w:val="hybridMultilevel"/>
    <w:tmpl w:val="1C5C53E0"/>
    <w:lvl w:ilvl="0" w:tplc="7FB6E524">
      <w:start w:val="3"/>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6403FB7"/>
    <w:multiLevelType w:val="hybridMultilevel"/>
    <w:tmpl w:val="091829A6"/>
    <w:lvl w:ilvl="0" w:tplc="F11E9D6E">
      <w:start w:val="1"/>
      <w:numFmt w:val="decimal"/>
      <w:lvlText w:val="%1."/>
      <w:lvlJc w:val="left"/>
      <w:pPr>
        <w:ind w:left="900" w:hanging="360"/>
      </w:pPr>
      <w:rPr>
        <w:rFonts w:hint="default"/>
        <w:b/>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9" w15:restartNumberingAfterBreak="0">
    <w:nsid w:val="4BA82131"/>
    <w:multiLevelType w:val="hybridMultilevel"/>
    <w:tmpl w:val="EFE24A96"/>
    <w:lvl w:ilvl="0" w:tplc="D70806A2">
      <w:start w:val="4"/>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D2B2579"/>
    <w:multiLevelType w:val="hybridMultilevel"/>
    <w:tmpl w:val="A21EC3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C1D0CA8"/>
    <w:multiLevelType w:val="hybridMultilevel"/>
    <w:tmpl w:val="8F6E0318"/>
    <w:lvl w:ilvl="0" w:tplc="261680A0">
      <w:start w:val="1"/>
      <w:numFmt w:val="bullet"/>
      <w:lvlText w:val="-"/>
      <w:lvlJc w:val="left"/>
      <w:pPr>
        <w:ind w:left="720" w:hanging="360"/>
      </w:pPr>
      <w:rPr>
        <w:rFonts w:ascii="Courier New" w:hAnsi="Courier New" w:hint="default"/>
        <w:b w:val="0"/>
        <w:i w:val="0"/>
        <w:strike w:val="0"/>
        <w:dstrike w:val="0"/>
        <w:color w:val="000000"/>
        <w:sz w:val="28"/>
        <w:szCs w:val="28"/>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0653FF2"/>
    <w:multiLevelType w:val="hybridMultilevel"/>
    <w:tmpl w:val="1390F3A8"/>
    <w:lvl w:ilvl="0" w:tplc="10840552">
      <w:start w:val="1"/>
      <w:numFmt w:val="decimal"/>
      <w:lvlText w:val="%1."/>
      <w:lvlJc w:val="left"/>
      <w:pPr>
        <w:ind w:left="720" w:hanging="360"/>
      </w:pPr>
      <w:rPr>
        <w:rFonts w:ascii="Times New Roman" w:eastAsia="Arial"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1AD793A"/>
    <w:multiLevelType w:val="multilevel"/>
    <w:tmpl w:val="DC84688A"/>
    <w:lvl w:ilvl="0">
      <w:start w:val="4"/>
      <w:numFmt w:val="decimal"/>
      <w:lvlText w:val="%1."/>
      <w:lvlJc w:val="left"/>
      <w:pPr>
        <w:tabs>
          <w:tab w:val="num" w:pos="450"/>
        </w:tabs>
        <w:ind w:left="450" w:hanging="450"/>
      </w:pPr>
      <w:rPr>
        <w:rFonts w:hint="default"/>
      </w:rPr>
    </w:lvl>
    <w:lvl w:ilvl="1">
      <w:start w:val="2"/>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63BD11CF"/>
    <w:multiLevelType w:val="singleLevel"/>
    <w:tmpl w:val="04190017"/>
    <w:lvl w:ilvl="0">
      <w:start w:val="1"/>
      <w:numFmt w:val="lowerLetter"/>
      <w:lvlText w:val="%1)"/>
      <w:lvlJc w:val="left"/>
      <w:pPr>
        <w:tabs>
          <w:tab w:val="num" w:pos="360"/>
        </w:tabs>
        <w:ind w:left="360" w:hanging="360"/>
      </w:pPr>
      <w:rPr>
        <w:rFonts w:hint="default"/>
      </w:rPr>
    </w:lvl>
  </w:abstractNum>
  <w:abstractNum w:abstractNumId="25" w15:restartNumberingAfterBreak="0">
    <w:nsid w:val="671B45F1"/>
    <w:multiLevelType w:val="multilevel"/>
    <w:tmpl w:val="D49E39A4"/>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695D7393"/>
    <w:multiLevelType w:val="multilevel"/>
    <w:tmpl w:val="11BA6E92"/>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6BC079E8"/>
    <w:multiLevelType w:val="hybridMultilevel"/>
    <w:tmpl w:val="C50CF298"/>
    <w:lvl w:ilvl="0" w:tplc="6BBEEABC">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C9A1EE6"/>
    <w:multiLevelType w:val="hybridMultilevel"/>
    <w:tmpl w:val="26B2D834"/>
    <w:lvl w:ilvl="0" w:tplc="BAC8FEEC">
      <w:start w:val="4"/>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EC37A73"/>
    <w:multiLevelType w:val="multilevel"/>
    <w:tmpl w:val="84AA0BC4"/>
    <w:lvl w:ilvl="0">
      <w:start w:val="1"/>
      <w:numFmt w:val="decimal"/>
      <w:lvlText w:val="%1."/>
      <w:lvlJc w:val="left"/>
      <w:pPr>
        <w:ind w:left="360" w:hanging="360"/>
      </w:pPr>
      <w:rPr>
        <w:rFonts w:hint="default"/>
        <w:b/>
      </w:rPr>
    </w:lvl>
    <w:lvl w:ilvl="1">
      <w:start w:val="1"/>
      <w:numFmt w:val="decimal"/>
      <w:isLgl/>
      <w:lvlText w:val="%1.%2."/>
      <w:lvlJc w:val="left"/>
      <w:pPr>
        <w:ind w:left="720" w:hanging="720"/>
      </w:pPr>
      <w:rPr>
        <w:rFonts w:hint="default"/>
        <w:b w:val="0"/>
      </w:rPr>
    </w:lvl>
    <w:lvl w:ilvl="2">
      <w:start w:val="1"/>
      <w:numFmt w:val="decimal"/>
      <w:isLgl/>
      <w:lvlText w:val="%1.%2.%3."/>
      <w:lvlJc w:val="left"/>
      <w:pPr>
        <w:ind w:left="720" w:hanging="720"/>
      </w:pPr>
      <w:rPr>
        <w:rFonts w:hint="default"/>
        <w:b w:val="0"/>
      </w:rPr>
    </w:lvl>
    <w:lvl w:ilvl="3">
      <w:start w:val="1"/>
      <w:numFmt w:val="decimal"/>
      <w:isLgl/>
      <w:lvlText w:val="%1.%2.%3.%4."/>
      <w:lvlJc w:val="left"/>
      <w:pPr>
        <w:ind w:left="1080" w:hanging="108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440" w:hanging="1440"/>
      </w:pPr>
      <w:rPr>
        <w:rFonts w:hint="default"/>
        <w:b w:val="0"/>
      </w:rPr>
    </w:lvl>
    <w:lvl w:ilvl="6">
      <w:start w:val="1"/>
      <w:numFmt w:val="decimal"/>
      <w:isLgl/>
      <w:lvlText w:val="%1.%2.%3.%4.%5.%6.%7."/>
      <w:lvlJc w:val="left"/>
      <w:pPr>
        <w:ind w:left="1440" w:hanging="1440"/>
      </w:pPr>
      <w:rPr>
        <w:rFonts w:hint="default"/>
        <w:b w:val="0"/>
      </w:rPr>
    </w:lvl>
    <w:lvl w:ilvl="7">
      <w:start w:val="1"/>
      <w:numFmt w:val="decimal"/>
      <w:isLgl/>
      <w:lvlText w:val="%1.%2.%3.%4.%5.%6.%7.%8."/>
      <w:lvlJc w:val="left"/>
      <w:pPr>
        <w:ind w:left="1800" w:hanging="1800"/>
      </w:pPr>
      <w:rPr>
        <w:rFonts w:hint="default"/>
        <w:b w:val="0"/>
      </w:rPr>
    </w:lvl>
    <w:lvl w:ilvl="8">
      <w:start w:val="1"/>
      <w:numFmt w:val="decimal"/>
      <w:isLgl/>
      <w:lvlText w:val="%1.%2.%3.%4.%5.%6.%7.%8.%9."/>
      <w:lvlJc w:val="left"/>
      <w:pPr>
        <w:ind w:left="1800" w:hanging="1800"/>
      </w:pPr>
      <w:rPr>
        <w:rFonts w:hint="default"/>
        <w:b w:val="0"/>
      </w:rPr>
    </w:lvl>
  </w:abstractNum>
  <w:num w:numId="1" w16cid:durableId="1775662248">
    <w:abstractNumId w:val="14"/>
  </w:num>
  <w:num w:numId="2" w16cid:durableId="1553884672">
    <w:abstractNumId w:val="1"/>
  </w:num>
  <w:num w:numId="3" w16cid:durableId="1894731387">
    <w:abstractNumId w:val="12"/>
  </w:num>
  <w:num w:numId="4" w16cid:durableId="1882403707">
    <w:abstractNumId w:val="21"/>
  </w:num>
  <w:num w:numId="5" w16cid:durableId="1157694427">
    <w:abstractNumId w:val="6"/>
  </w:num>
  <w:num w:numId="6" w16cid:durableId="871964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75960920">
    <w:abstractNumId w:val="8"/>
  </w:num>
  <w:num w:numId="8" w16cid:durableId="13577334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42540092">
    <w:abstractNumId w:val="15"/>
  </w:num>
  <w:num w:numId="10" w16cid:durableId="2064281479">
    <w:abstractNumId w:val="3"/>
  </w:num>
  <w:num w:numId="11" w16cid:durableId="1546481050">
    <w:abstractNumId w:val="0"/>
  </w:num>
  <w:num w:numId="12" w16cid:durableId="2045711858">
    <w:abstractNumId w:val="7"/>
  </w:num>
  <w:num w:numId="13" w16cid:durableId="1283414534">
    <w:abstractNumId w:val="10"/>
  </w:num>
  <w:num w:numId="14" w16cid:durableId="1059674848">
    <w:abstractNumId w:val="16"/>
  </w:num>
  <w:num w:numId="15" w16cid:durableId="1752388240">
    <w:abstractNumId w:val="20"/>
  </w:num>
  <w:num w:numId="16" w16cid:durableId="312490422">
    <w:abstractNumId w:val="18"/>
  </w:num>
  <w:num w:numId="17" w16cid:durableId="248272996">
    <w:abstractNumId w:val="22"/>
  </w:num>
  <w:num w:numId="18" w16cid:durableId="247731570">
    <w:abstractNumId w:val="5"/>
  </w:num>
  <w:num w:numId="19" w16cid:durableId="1312563209">
    <w:abstractNumId w:val="24"/>
  </w:num>
  <w:num w:numId="20" w16cid:durableId="1257909029">
    <w:abstractNumId w:val="23"/>
  </w:num>
  <w:num w:numId="21" w16cid:durableId="456219012">
    <w:abstractNumId w:val="9"/>
  </w:num>
  <w:num w:numId="22" w16cid:durableId="1152524327">
    <w:abstractNumId w:val="25"/>
  </w:num>
  <w:num w:numId="23" w16cid:durableId="1678725105">
    <w:abstractNumId w:val="19"/>
  </w:num>
  <w:num w:numId="24" w16cid:durableId="988091282">
    <w:abstractNumId w:val="28"/>
  </w:num>
  <w:num w:numId="25" w16cid:durableId="1217202136">
    <w:abstractNumId w:val="17"/>
  </w:num>
  <w:num w:numId="26" w16cid:durableId="41373785">
    <w:abstractNumId w:val="29"/>
  </w:num>
  <w:num w:numId="27" w16cid:durableId="793251459">
    <w:abstractNumId w:val="11"/>
  </w:num>
  <w:num w:numId="28" w16cid:durableId="370766564">
    <w:abstractNumId w:val="4"/>
  </w:num>
  <w:num w:numId="29" w16cid:durableId="2124038384">
    <w:abstractNumId w:val="26"/>
  </w:num>
  <w:num w:numId="30" w16cid:durableId="1770151193">
    <w:abstractNumId w:val="27"/>
  </w:num>
  <w:num w:numId="31" w16cid:durableId="567157339">
    <w:abstractNumId w:val="13"/>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7Я">
    <w15:presenceInfo w15:providerId="None" w15:userId="7Я"/>
  </w15:person>
  <w15:person w15:author="Islombek Zokirov">
    <w15:presenceInfo w15:providerId="AD" w15:userId="S::Islombek.Zokirov@UZAUTOMOTORS.COM::aa18ed0e-ab38-4dfa-97f1-a0c494f7d07c"/>
  </w15:person>
  <w15:person w15:author="YE_Legal_UzAuto Motors">
    <w15:presenceInfo w15:providerId="None" w15:userId="YE_Legal_UzAuto Moto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activeWritingStyle w:appName="MSWord" w:lang="ru-RU" w:vendorID="64" w:dllVersion="6" w:nlCheck="1" w:checkStyle="0"/>
  <w:activeWritingStyle w:appName="MSWord" w:lang="en-US" w:vendorID="64" w:dllVersion="6" w:nlCheck="1" w:checkStyle="1"/>
  <w:activeWritingStyle w:appName="MSWord" w:lang="ru-MD"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MD" w:vendorID="64" w:dllVersion="4096" w:nlCheck="1" w:checkStyle="0"/>
  <w:activeWritingStyle w:appName="MSWord" w:lang="en-GB" w:vendorID="64" w:dllVersion="4096" w:nlCheck="1" w:checkStyle="0"/>
  <w:activeWritingStyle w:appName="MSWord" w:lang="en-GB" w:vendorID="64" w:dllVersion="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bookFoldPrintingSheets w:val="2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212"/>
    <w:rsid w:val="00001700"/>
    <w:rsid w:val="00003357"/>
    <w:rsid w:val="000052D7"/>
    <w:rsid w:val="00005561"/>
    <w:rsid w:val="00005782"/>
    <w:rsid w:val="00005C72"/>
    <w:rsid w:val="00006A29"/>
    <w:rsid w:val="00006C04"/>
    <w:rsid w:val="00006C1C"/>
    <w:rsid w:val="000076DA"/>
    <w:rsid w:val="00007835"/>
    <w:rsid w:val="00011235"/>
    <w:rsid w:val="000113BC"/>
    <w:rsid w:val="00011C81"/>
    <w:rsid w:val="00012056"/>
    <w:rsid w:val="00012089"/>
    <w:rsid w:val="0001227E"/>
    <w:rsid w:val="0001277C"/>
    <w:rsid w:val="00012D53"/>
    <w:rsid w:val="00013CC7"/>
    <w:rsid w:val="000146E7"/>
    <w:rsid w:val="00014B4D"/>
    <w:rsid w:val="00014CAF"/>
    <w:rsid w:val="00016331"/>
    <w:rsid w:val="00016406"/>
    <w:rsid w:val="00020A73"/>
    <w:rsid w:val="00021148"/>
    <w:rsid w:val="00021A7A"/>
    <w:rsid w:val="00021B75"/>
    <w:rsid w:val="00021F35"/>
    <w:rsid w:val="00023CA1"/>
    <w:rsid w:val="000243C7"/>
    <w:rsid w:val="00024A37"/>
    <w:rsid w:val="000254B3"/>
    <w:rsid w:val="00025C30"/>
    <w:rsid w:val="0002681A"/>
    <w:rsid w:val="00026BF0"/>
    <w:rsid w:val="00027311"/>
    <w:rsid w:val="00030ED1"/>
    <w:rsid w:val="00031924"/>
    <w:rsid w:val="00031F1F"/>
    <w:rsid w:val="00034EA9"/>
    <w:rsid w:val="000352FA"/>
    <w:rsid w:val="000356CD"/>
    <w:rsid w:val="00036A54"/>
    <w:rsid w:val="00036C86"/>
    <w:rsid w:val="000377BC"/>
    <w:rsid w:val="000379BB"/>
    <w:rsid w:val="00037CAD"/>
    <w:rsid w:val="000401D4"/>
    <w:rsid w:val="00040216"/>
    <w:rsid w:val="00042352"/>
    <w:rsid w:val="000437C6"/>
    <w:rsid w:val="00043B73"/>
    <w:rsid w:val="00044015"/>
    <w:rsid w:val="00045144"/>
    <w:rsid w:val="000460B1"/>
    <w:rsid w:val="00046D3A"/>
    <w:rsid w:val="00047994"/>
    <w:rsid w:val="00052C4A"/>
    <w:rsid w:val="000540FA"/>
    <w:rsid w:val="00055A31"/>
    <w:rsid w:val="000561CF"/>
    <w:rsid w:val="00057B96"/>
    <w:rsid w:val="00057E57"/>
    <w:rsid w:val="00061F2F"/>
    <w:rsid w:val="00062507"/>
    <w:rsid w:val="00062D5A"/>
    <w:rsid w:val="00062EA3"/>
    <w:rsid w:val="00063104"/>
    <w:rsid w:val="00063AEF"/>
    <w:rsid w:val="00064C2B"/>
    <w:rsid w:val="00064DF6"/>
    <w:rsid w:val="00064E42"/>
    <w:rsid w:val="00066281"/>
    <w:rsid w:val="00070C41"/>
    <w:rsid w:val="000710F3"/>
    <w:rsid w:val="00071B58"/>
    <w:rsid w:val="00071C8D"/>
    <w:rsid w:val="00071D50"/>
    <w:rsid w:val="0007393E"/>
    <w:rsid w:val="00074145"/>
    <w:rsid w:val="00074272"/>
    <w:rsid w:val="00075569"/>
    <w:rsid w:val="0007560E"/>
    <w:rsid w:val="00076705"/>
    <w:rsid w:val="0008146F"/>
    <w:rsid w:val="00081A8C"/>
    <w:rsid w:val="000822B0"/>
    <w:rsid w:val="00082325"/>
    <w:rsid w:val="00082B42"/>
    <w:rsid w:val="000839D1"/>
    <w:rsid w:val="000857B0"/>
    <w:rsid w:val="00085D7C"/>
    <w:rsid w:val="0008680A"/>
    <w:rsid w:val="00086EEA"/>
    <w:rsid w:val="00086FDF"/>
    <w:rsid w:val="0008700F"/>
    <w:rsid w:val="000878E1"/>
    <w:rsid w:val="00090A39"/>
    <w:rsid w:val="00090A88"/>
    <w:rsid w:val="00091E99"/>
    <w:rsid w:val="0009211A"/>
    <w:rsid w:val="00092E62"/>
    <w:rsid w:val="00093098"/>
    <w:rsid w:val="000943D0"/>
    <w:rsid w:val="000947F1"/>
    <w:rsid w:val="00094964"/>
    <w:rsid w:val="00097DAD"/>
    <w:rsid w:val="000A043C"/>
    <w:rsid w:val="000A047B"/>
    <w:rsid w:val="000A2DFF"/>
    <w:rsid w:val="000A3644"/>
    <w:rsid w:val="000A597F"/>
    <w:rsid w:val="000A5C7F"/>
    <w:rsid w:val="000A5FFD"/>
    <w:rsid w:val="000A73D4"/>
    <w:rsid w:val="000A7838"/>
    <w:rsid w:val="000B0822"/>
    <w:rsid w:val="000B0902"/>
    <w:rsid w:val="000B1E9F"/>
    <w:rsid w:val="000B1FCE"/>
    <w:rsid w:val="000B30CB"/>
    <w:rsid w:val="000B4F0E"/>
    <w:rsid w:val="000B5032"/>
    <w:rsid w:val="000B5CE6"/>
    <w:rsid w:val="000B5F5C"/>
    <w:rsid w:val="000B5F98"/>
    <w:rsid w:val="000B64C2"/>
    <w:rsid w:val="000B6FC0"/>
    <w:rsid w:val="000B7348"/>
    <w:rsid w:val="000B7A73"/>
    <w:rsid w:val="000C03AD"/>
    <w:rsid w:val="000C169B"/>
    <w:rsid w:val="000C2B98"/>
    <w:rsid w:val="000C4AF4"/>
    <w:rsid w:val="000C4C7B"/>
    <w:rsid w:val="000C5C03"/>
    <w:rsid w:val="000C690A"/>
    <w:rsid w:val="000C6B3E"/>
    <w:rsid w:val="000D0AE2"/>
    <w:rsid w:val="000D1442"/>
    <w:rsid w:val="000D3E9F"/>
    <w:rsid w:val="000D44E1"/>
    <w:rsid w:val="000D4572"/>
    <w:rsid w:val="000D4584"/>
    <w:rsid w:val="000D46FD"/>
    <w:rsid w:val="000D4D7B"/>
    <w:rsid w:val="000D564F"/>
    <w:rsid w:val="000D64D9"/>
    <w:rsid w:val="000E0855"/>
    <w:rsid w:val="000E0B29"/>
    <w:rsid w:val="000E304C"/>
    <w:rsid w:val="000E35A4"/>
    <w:rsid w:val="000E4170"/>
    <w:rsid w:val="000E425E"/>
    <w:rsid w:val="000E4C02"/>
    <w:rsid w:val="000E52C9"/>
    <w:rsid w:val="000E5F43"/>
    <w:rsid w:val="000E680D"/>
    <w:rsid w:val="000E68A3"/>
    <w:rsid w:val="000E7703"/>
    <w:rsid w:val="000F0ABC"/>
    <w:rsid w:val="000F144E"/>
    <w:rsid w:val="000F2060"/>
    <w:rsid w:val="000F25FC"/>
    <w:rsid w:val="000F3D84"/>
    <w:rsid w:val="000F4674"/>
    <w:rsid w:val="000F4B12"/>
    <w:rsid w:val="000F524F"/>
    <w:rsid w:val="000F5943"/>
    <w:rsid w:val="000F6F6B"/>
    <w:rsid w:val="001003F4"/>
    <w:rsid w:val="00102248"/>
    <w:rsid w:val="00102BBF"/>
    <w:rsid w:val="001032B3"/>
    <w:rsid w:val="00104588"/>
    <w:rsid w:val="00104766"/>
    <w:rsid w:val="00104CF9"/>
    <w:rsid w:val="00104E41"/>
    <w:rsid w:val="00104FB5"/>
    <w:rsid w:val="00105575"/>
    <w:rsid w:val="00105DA7"/>
    <w:rsid w:val="00106DD8"/>
    <w:rsid w:val="00107122"/>
    <w:rsid w:val="00107215"/>
    <w:rsid w:val="0010755F"/>
    <w:rsid w:val="001101D0"/>
    <w:rsid w:val="0011053E"/>
    <w:rsid w:val="0011058C"/>
    <w:rsid w:val="00110882"/>
    <w:rsid w:val="001109BD"/>
    <w:rsid w:val="00111EB7"/>
    <w:rsid w:val="0011298B"/>
    <w:rsid w:val="00113016"/>
    <w:rsid w:val="00113206"/>
    <w:rsid w:val="00113ED6"/>
    <w:rsid w:val="00114323"/>
    <w:rsid w:val="001171B7"/>
    <w:rsid w:val="00122672"/>
    <w:rsid w:val="00123271"/>
    <w:rsid w:val="0012368D"/>
    <w:rsid w:val="0012541A"/>
    <w:rsid w:val="00125ABF"/>
    <w:rsid w:val="00125B68"/>
    <w:rsid w:val="00125CB2"/>
    <w:rsid w:val="001267B5"/>
    <w:rsid w:val="00126C2A"/>
    <w:rsid w:val="001272C8"/>
    <w:rsid w:val="0012775E"/>
    <w:rsid w:val="0013013C"/>
    <w:rsid w:val="001307D8"/>
    <w:rsid w:val="0013125B"/>
    <w:rsid w:val="0013360B"/>
    <w:rsid w:val="00134805"/>
    <w:rsid w:val="00134E2D"/>
    <w:rsid w:val="00135235"/>
    <w:rsid w:val="00135E8A"/>
    <w:rsid w:val="00136C89"/>
    <w:rsid w:val="00137214"/>
    <w:rsid w:val="0013762B"/>
    <w:rsid w:val="00137996"/>
    <w:rsid w:val="00140EC4"/>
    <w:rsid w:val="00141026"/>
    <w:rsid w:val="00141033"/>
    <w:rsid w:val="00141FAE"/>
    <w:rsid w:val="00143AC4"/>
    <w:rsid w:val="00144EF1"/>
    <w:rsid w:val="00145327"/>
    <w:rsid w:val="0014595E"/>
    <w:rsid w:val="00145A26"/>
    <w:rsid w:val="00145AE1"/>
    <w:rsid w:val="00146B47"/>
    <w:rsid w:val="00146E2F"/>
    <w:rsid w:val="0014788A"/>
    <w:rsid w:val="00150622"/>
    <w:rsid w:val="001521E9"/>
    <w:rsid w:val="001525F7"/>
    <w:rsid w:val="0015481E"/>
    <w:rsid w:val="00154B3C"/>
    <w:rsid w:val="00156018"/>
    <w:rsid w:val="001562D1"/>
    <w:rsid w:val="00156C1B"/>
    <w:rsid w:val="001574C1"/>
    <w:rsid w:val="0016024B"/>
    <w:rsid w:val="001616D1"/>
    <w:rsid w:val="00162354"/>
    <w:rsid w:val="00163E9C"/>
    <w:rsid w:val="00163F75"/>
    <w:rsid w:val="0016506C"/>
    <w:rsid w:val="0016528A"/>
    <w:rsid w:val="001659E3"/>
    <w:rsid w:val="00165B7A"/>
    <w:rsid w:val="00170911"/>
    <w:rsid w:val="001719DE"/>
    <w:rsid w:val="001738E7"/>
    <w:rsid w:val="00174F02"/>
    <w:rsid w:val="00175C31"/>
    <w:rsid w:val="00175E15"/>
    <w:rsid w:val="00176EA8"/>
    <w:rsid w:val="00177FF1"/>
    <w:rsid w:val="001805CB"/>
    <w:rsid w:val="00181501"/>
    <w:rsid w:val="001817D5"/>
    <w:rsid w:val="001819D4"/>
    <w:rsid w:val="00183003"/>
    <w:rsid w:val="00183192"/>
    <w:rsid w:val="001848F4"/>
    <w:rsid w:val="00184A6F"/>
    <w:rsid w:val="00184D54"/>
    <w:rsid w:val="00186039"/>
    <w:rsid w:val="00190A49"/>
    <w:rsid w:val="00192AD4"/>
    <w:rsid w:val="0019389E"/>
    <w:rsid w:val="00193EFF"/>
    <w:rsid w:val="00194236"/>
    <w:rsid w:val="001948D5"/>
    <w:rsid w:val="00194F5B"/>
    <w:rsid w:val="00195406"/>
    <w:rsid w:val="00196D09"/>
    <w:rsid w:val="00197C2B"/>
    <w:rsid w:val="00197F64"/>
    <w:rsid w:val="001A06B8"/>
    <w:rsid w:val="001A0EDA"/>
    <w:rsid w:val="001A345B"/>
    <w:rsid w:val="001A3A3A"/>
    <w:rsid w:val="001A3B5D"/>
    <w:rsid w:val="001A3E34"/>
    <w:rsid w:val="001A4A98"/>
    <w:rsid w:val="001A4E94"/>
    <w:rsid w:val="001A525E"/>
    <w:rsid w:val="001B01D7"/>
    <w:rsid w:val="001B027D"/>
    <w:rsid w:val="001B0DA5"/>
    <w:rsid w:val="001B27C2"/>
    <w:rsid w:val="001B31EF"/>
    <w:rsid w:val="001B3486"/>
    <w:rsid w:val="001B4495"/>
    <w:rsid w:val="001B4DF0"/>
    <w:rsid w:val="001B51D3"/>
    <w:rsid w:val="001B5F6E"/>
    <w:rsid w:val="001C0525"/>
    <w:rsid w:val="001C2415"/>
    <w:rsid w:val="001C2B27"/>
    <w:rsid w:val="001C2BB9"/>
    <w:rsid w:val="001C2C0E"/>
    <w:rsid w:val="001C2DAB"/>
    <w:rsid w:val="001C49E1"/>
    <w:rsid w:val="001C5750"/>
    <w:rsid w:val="001C610A"/>
    <w:rsid w:val="001C679C"/>
    <w:rsid w:val="001C6ADA"/>
    <w:rsid w:val="001C6D7E"/>
    <w:rsid w:val="001C6D9C"/>
    <w:rsid w:val="001C6F5C"/>
    <w:rsid w:val="001D0D7B"/>
    <w:rsid w:val="001D29C6"/>
    <w:rsid w:val="001D2B86"/>
    <w:rsid w:val="001D36E1"/>
    <w:rsid w:val="001D6F5D"/>
    <w:rsid w:val="001D74FA"/>
    <w:rsid w:val="001D7C79"/>
    <w:rsid w:val="001E017C"/>
    <w:rsid w:val="001E080F"/>
    <w:rsid w:val="001E1F10"/>
    <w:rsid w:val="001E30E7"/>
    <w:rsid w:val="001E314C"/>
    <w:rsid w:val="001E49F7"/>
    <w:rsid w:val="001E7E13"/>
    <w:rsid w:val="001F0090"/>
    <w:rsid w:val="001F10C2"/>
    <w:rsid w:val="001F1827"/>
    <w:rsid w:val="001F288F"/>
    <w:rsid w:val="001F315E"/>
    <w:rsid w:val="001F3673"/>
    <w:rsid w:val="001F4716"/>
    <w:rsid w:val="001F4CC0"/>
    <w:rsid w:val="001F512E"/>
    <w:rsid w:val="001F5516"/>
    <w:rsid w:val="001F6700"/>
    <w:rsid w:val="001F6D07"/>
    <w:rsid w:val="002002E4"/>
    <w:rsid w:val="00200F5E"/>
    <w:rsid w:val="0020188C"/>
    <w:rsid w:val="002031E8"/>
    <w:rsid w:val="0020345B"/>
    <w:rsid w:val="00203980"/>
    <w:rsid w:val="002046F6"/>
    <w:rsid w:val="002050E9"/>
    <w:rsid w:val="00206380"/>
    <w:rsid w:val="0020670C"/>
    <w:rsid w:val="00207ABC"/>
    <w:rsid w:val="002100E3"/>
    <w:rsid w:val="00210272"/>
    <w:rsid w:val="002109E4"/>
    <w:rsid w:val="00210F15"/>
    <w:rsid w:val="00211D6E"/>
    <w:rsid w:val="0021223C"/>
    <w:rsid w:val="00212910"/>
    <w:rsid w:val="00213185"/>
    <w:rsid w:val="00213198"/>
    <w:rsid w:val="00214B25"/>
    <w:rsid w:val="00214C58"/>
    <w:rsid w:val="00215F1A"/>
    <w:rsid w:val="00216B92"/>
    <w:rsid w:val="00217075"/>
    <w:rsid w:val="0021716F"/>
    <w:rsid w:val="00217771"/>
    <w:rsid w:val="00217B92"/>
    <w:rsid w:val="00221E23"/>
    <w:rsid w:val="0022219C"/>
    <w:rsid w:val="00223469"/>
    <w:rsid w:val="00223BCC"/>
    <w:rsid w:val="00224460"/>
    <w:rsid w:val="00224C2E"/>
    <w:rsid w:val="002254B7"/>
    <w:rsid w:val="00226057"/>
    <w:rsid w:val="00226696"/>
    <w:rsid w:val="00231694"/>
    <w:rsid w:val="0023257D"/>
    <w:rsid w:val="002329CB"/>
    <w:rsid w:val="00235804"/>
    <w:rsid w:val="002404B7"/>
    <w:rsid w:val="00240830"/>
    <w:rsid w:val="00240902"/>
    <w:rsid w:val="002412D4"/>
    <w:rsid w:val="00241AD8"/>
    <w:rsid w:val="0024327B"/>
    <w:rsid w:val="00243E2D"/>
    <w:rsid w:val="00244651"/>
    <w:rsid w:val="002450DA"/>
    <w:rsid w:val="00245278"/>
    <w:rsid w:val="00246000"/>
    <w:rsid w:val="002500AF"/>
    <w:rsid w:val="002502C4"/>
    <w:rsid w:val="00250DC6"/>
    <w:rsid w:val="0025118D"/>
    <w:rsid w:val="00251E26"/>
    <w:rsid w:val="00251FEF"/>
    <w:rsid w:val="00253A47"/>
    <w:rsid w:val="00254F51"/>
    <w:rsid w:val="002567FF"/>
    <w:rsid w:val="0025691E"/>
    <w:rsid w:val="00256A75"/>
    <w:rsid w:val="00256C85"/>
    <w:rsid w:val="002579CA"/>
    <w:rsid w:val="002606ED"/>
    <w:rsid w:val="00260D0E"/>
    <w:rsid w:val="00261944"/>
    <w:rsid w:val="0026405A"/>
    <w:rsid w:val="002662A6"/>
    <w:rsid w:val="00267D52"/>
    <w:rsid w:val="0027034C"/>
    <w:rsid w:val="00271D7E"/>
    <w:rsid w:val="0027226E"/>
    <w:rsid w:val="00273507"/>
    <w:rsid w:val="00273E0C"/>
    <w:rsid w:val="002740AB"/>
    <w:rsid w:val="00275C35"/>
    <w:rsid w:val="00276046"/>
    <w:rsid w:val="002772DF"/>
    <w:rsid w:val="002778FC"/>
    <w:rsid w:val="002810C5"/>
    <w:rsid w:val="002811A8"/>
    <w:rsid w:val="00281436"/>
    <w:rsid w:val="00283F19"/>
    <w:rsid w:val="00284215"/>
    <w:rsid w:val="00284975"/>
    <w:rsid w:val="00284C9F"/>
    <w:rsid w:val="00284F1B"/>
    <w:rsid w:val="002855D4"/>
    <w:rsid w:val="002857D9"/>
    <w:rsid w:val="00286669"/>
    <w:rsid w:val="00287535"/>
    <w:rsid w:val="002917FE"/>
    <w:rsid w:val="00292A8F"/>
    <w:rsid w:val="00295BCB"/>
    <w:rsid w:val="002A016A"/>
    <w:rsid w:val="002A0C4F"/>
    <w:rsid w:val="002A1515"/>
    <w:rsid w:val="002A1520"/>
    <w:rsid w:val="002A2A83"/>
    <w:rsid w:val="002A3C51"/>
    <w:rsid w:val="002A566A"/>
    <w:rsid w:val="002A5D8E"/>
    <w:rsid w:val="002A5E6A"/>
    <w:rsid w:val="002B22EE"/>
    <w:rsid w:val="002B3739"/>
    <w:rsid w:val="002B4540"/>
    <w:rsid w:val="002B4FD7"/>
    <w:rsid w:val="002B5975"/>
    <w:rsid w:val="002B73D4"/>
    <w:rsid w:val="002C079F"/>
    <w:rsid w:val="002C07AB"/>
    <w:rsid w:val="002C146D"/>
    <w:rsid w:val="002C1EF8"/>
    <w:rsid w:val="002C2174"/>
    <w:rsid w:val="002C4CD5"/>
    <w:rsid w:val="002C5FB3"/>
    <w:rsid w:val="002C6367"/>
    <w:rsid w:val="002D0650"/>
    <w:rsid w:val="002D0A62"/>
    <w:rsid w:val="002D1958"/>
    <w:rsid w:val="002D1D1E"/>
    <w:rsid w:val="002D2024"/>
    <w:rsid w:val="002D23F0"/>
    <w:rsid w:val="002D2D03"/>
    <w:rsid w:val="002D354E"/>
    <w:rsid w:val="002D400F"/>
    <w:rsid w:val="002D447D"/>
    <w:rsid w:val="002D4958"/>
    <w:rsid w:val="002D4E8D"/>
    <w:rsid w:val="002D51D8"/>
    <w:rsid w:val="002D63BA"/>
    <w:rsid w:val="002D6601"/>
    <w:rsid w:val="002D6E46"/>
    <w:rsid w:val="002D787C"/>
    <w:rsid w:val="002D7DED"/>
    <w:rsid w:val="002E02BD"/>
    <w:rsid w:val="002E10F8"/>
    <w:rsid w:val="002E29B6"/>
    <w:rsid w:val="002E2C1A"/>
    <w:rsid w:val="002E49D9"/>
    <w:rsid w:val="002E4C58"/>
    <w:rsid w:val="002E52F3"/>
    <w:rsid w:val="002E5895"/>
    <w:rsid w:val="002E59CF"/>
    <w:rsid w:val="002E5A42"/>
    <w:rsid w:val="002E5D35"/>
    <w:rsid w:val="002E7F70"/>
    <w:rsid w:val="002F0098"/>
    <w:rsid w:val="002F26CC"/>
    <w:rsid w:val="002F293F"/>
    <w:rsid w:val="002F2A60"/>
    <w:rsid w:val="002F7264"/>
    <w:rsid w:val="00300C86"/>
    <w:rsid w:val="00302B8E"/>
    <w:rsid w:val="00303C7E"/>
    <w:rsid w:val="00303CC7"/>
    <w:rsid w:val="0030584C"/>
    <w:rsid w:val="003063C7"/>
    <w:rsid w:val="00311312"/>
    <w:rsid w:val="00311490"/>
    <w:rsid w:val="00315C22"/>
    <w:rsid w:val="00316ED5"/>
    <w:rsid w:val="00317680"/>
    <w:rsid w:val="00321D3E"/>
    <w:rsid w:val="003226BD"/>
    <w:rsid w:val="003229BA"/>
    <w:rsid w:val="00322C35"/>
    <w:rsid w:val="00322F43"/>
    <w:rsid w:val="00325801"/>
    <w:rsid w:val="003259EA"/>
    <w:rsid w:val="00325F53"/>
    <w:rsid w:val="00325FD6"/>
    <w:rsid w:val="00326BD0"/>
    <w:rsid w:val="00327563"/>
    <w:rsid w:val="003275C8"/>
    <w:rsid w:val="00327C94"/>
    <w:rsid w:val="0033030F"/>
    <w:rsid w:val="00330565"/>
    <w:rsid w:val="0033098C"/>
    <w:rsid w:val="003311F0"/>
    <w:rsid w:val="00331AB7"/>
    <w:rsid w:val="00331BB6"/>
    <w:rsid w:val="003327D9"/>
    <w:rsid w:val="00332969"/>
    <w:rsid w:val="00334030"/>
    <w:rsid w:val="003346E4"/>
    <w:rsid w:val="0033667B"/>
    <w:rsid w:val="00336DE8"/>
    <w:rsid w:val="0034004B"/>
    <w:rsid w:val="003405C8"/>
    <w:rsid w:val="00340C6E"/>
    <w:rsid w:val="00342251"/>
    <w:rsid w:val="00342AD6"/>
    <w:rsid w:val="0034587A"/>
    <w:rsid w:val="003461EF"/>
    <w:rsid w:val="00346C61"/>
    <w:rsid w:val="00346CC9"/>
    <w:rsid w:val="00346D48"/>
    <w:rsid w:val="00347A57"/>
    <w:rsid w:val="00350E8A"/>
    <w:rsid w:val="00351B96"/>
    <w:rsid w:val="00352202"/>
    <w:rsid w:val="00354373"/>
    <w:rsid w:val="00354C5B"/>
    <w:rsid w:val="003552CF"/>
    <w:rsid w:val="003558F8"/>
    <w:rsid w:val="00355B20"/>
    <w:rsid w:val="00357C78"/>
    <w:rsid w:val="00360413"/>
    <w:rsid w:val="003608A4"/>
    <w:rsid w:val="0036140E"/>
    <w:rsid w:val="003625F9"/>
    <w:rsid w:val="00363056"/>
    <w:rsid w:val="003632B8"/>
    <w:rsid w:val="00363F89"/>
    <w:rsid w:val="003644EE"/>
    <w:rsid w:val="0036459F"/>
    <w:rsid w:val="00365044"/>
    <w:rsid w:val="003650B7"/>
    <w:rsid w:val="003655FF"/>
    <w:rsid w:val="00365A92"/>
    <w:rsid w:val="00366277"/>
    <w:rsid w:val="003666BD"/>
    <w:rsid w:val="00367107"/>
    <w:rsid w:val="00367925"/>
    <w:rsid w:val="0037016B"/>
    <w:rsid w:val="00371036"/>
    <w:rsid w:val="003731AE"/>
    <w:rsid w:val="00374067"/>
    <w:rsid w:val="00374871"/>
    <w:rsid w:val="00374BEA"/>
    <w:rsid w:val="00375CCC"/>
    <w:rsid w:val="00377B0D"/>
    <w:rsid w:val="00380212"/>
    <w:rsid w:val="00381A54"/>
    <w:rsid w:val="00383D5F"/>
    <w:rsid w:val="003843B4"/>
    <w:rsid w:val="00384C31"/>
    <w:rsid w:val="00385391"/>
    <w:rsid w:val="00385FD7"/>
    <w:rsid w:val="00386037"/>
    <w:rsid w:val="00386469"/>
    <w:rsid w:val="003901EA"/>
    <w:rsid w:val="00391015"/>
    <w:rsid w:val="00392C3F"/>
    <w:rsid w:val="00392C6F"/>
    <w:rsid w:val="003949CA"/>
    <w:rsid w:val="00395423"/>
    <w:rsid w:val="00395B97"/>
    <w:rsid w:val="00397D50"/>
    <w:rsid w:val="00397E4F"/>
    <w:rsid w:val="003A0BCC"/>
    <w:rsid w:val="003A15DB"/>
    <w:rsid w:val="003A2629"/>
    <w:rsid w:val="003A364C"/>
    <w:rsid w:val="003A48E1"/>
    <w:rsid w:val="003A63FD"/>
    <w:rsid w:val="003B1C24"/>
    <w:rsid w:val="003B2AA7"/>
    <w:rsid w:val="003B35E9"/>
    <w:rsid w:val="003B45D5"/>
    <w:rsid w:val="003B6097"/>
    <w:rsid w:val="003B6408"/>
    <w:rsid w:val="003B6C13"/>
    <w:rsid w:val="003C092B"/>
    <w:rsid w:val="003C0F2E"/>
    <w:rsid w:val="003C18F0"/>
    <w:rsid w:val="003C2E09"/>
    <w:rsid w:val="003C3DCE"/>
    <w:rsid w:val="003C44DC"/>
    <w:rsid w:val="003C469C"/>
    <w:rsid w:val="003C480E"/>
    <w:rsid w:val="003C4838"/>
    <w:rsid w:val="003C4D55"/>
    <w:rsid w:val="003C6C11"/>
    <w:rsid w:val="003C6DB2"/>
    <w:rsid w:val="003C7266"/>
    <w:rsid w:val="003D2868"/>
    <w:rsid w:val="003D31DA"/>
    <w:rsid w:val="003D35EA"/>
    <w:rsid w:val="003D3A2A"/>
    <w:rsid w:val="003D40A1"/>
    <w:rsid w:val="003D46C6"/>
    <w:rsid w:val="003D475E"/>
    <w:rsid w:val="003D47F9"/>
    <w:rsid w:val="003D5D76"/>
    <w:rsid w:val="003D6AC9"/>
    <w:rsid w:val="003D6FB5"/>
    <w:rsid w:val="003D7BBB"/>
    <w:rsid w:val="003E03D3"/>
    <w:rsid w:val="003E16C6"/>
    <w:rsid w:val="003E60B5"/>
    <w:rsid w:val="003E6112"/>
    <w:rsid w:val="003E6856"/>
    <w:rsid w:val="003E6B20"/>
    <w:rsid w:val="003E6C52"/>
    <w:rsid w:val="003E6CF5"/>
    <w:rsid w:val="003E701A"/>
    <w:rsid w:val="003E7406"/>
    <w:rsid w:val="003F18E0"/>
    <w:rsid w:val="003F4525"/>
    <w:rsid w:val="003F5304"/>
    <w:rsid w:val="003F6954"/>
    <w:rsid w:val="003F6B06"/>
    <w:rsid w:val="003F6C46"/>
    <w:rsid w:val="003F735E"/>
    <w:rsid w:val="003F7467"/>
    <w:rsid w:val="004005EC"/>
    <w:rsid w:val="00400606"/>
    <w:rsid w:val="0040219D"/>
    <w:rsid w:val="004023BF"/>
    <w:rsid w:val="004036F9"/>
    <w:rsid w:val="00404C9C"/>
    <w:rsid w:val="00405283"/>
    <w:rsid w:val="0040595B"/>
    <w:rsid w:val="00406D6A"/>
    <w:rsid w:val="00407B83"/>
    <w:rsid w:val="004100E3"/>
    <w:rsid w:val="00411053"/>
    <w:rsid w:val="00411612"/>
    <w:rsid w:val="0041182F"/>
    <w:rsid w:val="00414ED4"/>
    <w:rsid w:val="0041511A"/>
    <w:rsid w:val="0042063D"/>
    <w:rsid w:val="0042084B"/>
    <w:rsid w:val="0042154A"/>
    <w:rsid w:val="004225AF"/>
    <w:rsid w:val="004228A5"/>
    <w:rsid w:val="00422F4D"/>
    <w:rsid w:val="00423528"/>
    <w:rsid w:val="00423A15"/>
    <w:rsid w:val="00423AD1"/>
    <w:rsid w:val="004244D9"/>
    <w:rsid w:val="00425B0D"/>
    <w:rsid w:val="00425DA0"/>
    <w:rsid w:val="00427B94"/>
    <w:rsid w:val="004304E5"/>
    <w:rsid w:val="0043087E"/>
    <w:rsid w:val="00431B49"/>
    <w:rsid w:val="00431E53"/>
    <w:rsid w:val="004321F9"/>
    <w:rsid w:val="0043359D"/>
    <w:rsid w:val="004335C3"/>
    <w:rsid w:val="00433A40"/>
    <w:rsid w:val="00433D0D"/>
    <w:rsid w:val="004341BE"/>
    <w:rsid w:val="00434B99"/>
    <w:rsid w:val="004357E8"/>
    <w:rsid w:val="004372A0"/>
    <w:rsid w:val="0044150D"/>
    <w:rsid w:val="00441673"/>
    <w:rsid w:val="0044169F"/>
    <w:rsid w:val="00441708"/>
    <w:rsid w:val="0044171D"/>
    <w:rsid w:val="00442144"/>
    <w:rsid w:val="0044224F"/>
    <w:rsid w:val="004450AD"/>
    <w:rsid w:val="00445839"/>
    <w:rsid w:val="0045046D"/>
    <w:rsid w:val="00451323"/>
    <w:rsid w:val="004522DB"/>
    <w:rsid w:val="0045245B"/>
    <w:rsid w:val="0045397E"/>
    <w:rsid w:val="00453D70"/>
    <w:rsid w:val="00453E5E"/>
    <w:rsid w:val="00453F49"/>
    <w:rsid w:val="00454356"/>
    <w:rsid w:val="00454821"/>
    <w:rsid w:val="004548AE"/>
    <w:rsid w:val="00455967"/>
    <w:rsid w:val="00455980"/>
    <w:rsid w:val="00455F7A"/>
    <w:rsid w:val="004562BE"/>
    <w:rsid w:val="00457213"/>
    <w:rsid w:val="00457C33"/>
    <w:rsid w:val="00460E0D"/>
    <w:rsid w:val="004616D2"/>
    <w:rsid w:val="00461D30"/>
    <w:rsid w:val="00463F13"/>
    <w:rsid w:val="00465410"/>
    <w:rsid w:val="0046592E"/>
    <w:rsid w:val="00466138"/>
    <w:rsid w:val="00466A2C"/>
    <w:rsid w:val="004674DD"/>
    <w:rsid w:val="00470405"/>
    <w:rsid w:val="004728B5"/>
    <w:rsid w:val="004729C6"/>
    <w:rsid w:val="00472B39"/>
    <w:rsid w:val="00473252"/>
    <w:rsid w:val="00473E90"/>
    <w:rsid w:val="004741F2"/>
    <w:rsid w:val="004746CB"/>
    <w:rsid w:val="00480064"/>
    <w:rsid w:val="00480568"/>
    <w:rsid w:val="00480CCE"/>
    <w:rsid w:val="004824CA"/>
    <w:rsid w:val="0048312A"/>
    <w:rsid w:val="0048627C"/>
    <w:rsid w:val="00487AFB"/>
    <w:rsid w:val="00487E2F"/>
    <w:rsid w:val="00490B40"/>
    <w:rsid w:val="00493C55"/>
    <w:rsid w:val="00494415"/>
    <w:rsid w:val="00494C3B"/>
    <w:rsid w:val="00495FA0"/>
    <w:rsid w:val="004962C7"/>
    <w:rsid w:val="004966E6"/>
    <w:rsid w:val="00497650"/>
    <w:rsid w:val="004A0681"/>
    <w:rsid w:val="004A1254"/>
    <w:rsid w:val="004A2739"/>
    <w:rsid w:val="004A2D56"/>
    <w:rsid w:val="004A403F"/>
    <w:rsid w:val="004A4562"/>
    <w:rsid w:val="004A4DF3"/>
    <w:rsid w:val="004A5017"/>
    <w:rsid w:val="004A5541"/>
    <w:rsid w:val="004A6F0E"/>
    <w:rsid w:val="004A7C0B"/>
    <w:rsid w:val="004B20BD"/>
    <w:rsid w:val="004B20FE"/>
    <w:rsid w:val="004B278B"/>
    <w:rsid w:val="004B393B"/>
    <w:rsid w:val="004B42A2"/>
    <w:rsid w:val="004B48B6"/>
    <w:rsid w:val="004B5F49"/>
    <w:rsid w:val="004B6A24"/>
    <w:rsid w:val="004B7136"/>
    <w:rsid w:val="004B75E5"/>
    <w:rsid w:val="004B779D"/>
    <w:rsid w:val="004B7E51"/>
    <w:rsid w:val="004B7FA7"/>
    <w:rsid w:val="004C0621"/>
    <w:rsid w:val="004C151A"/>
    <w:rsid w:val="004C21BF"/>
    <w:rsid w:val="004C27E2"/>
    <w:rsid w:val="004C33B6"/>
    <w:rsid w:val="004C400A"/>
    <w:rsid w:val="004C4BFB"/>
    <w:rsid w:val="004C4F68"/>
    <w:rsid w:val="004C5510"/>
    <w:rsid w:val="004C5A80"/>
    <w:rsid w:val="004C6E6D"/>
    <w:rsid w:val="004D0F1E"/>
    <w:rsid w:val="004D13B2"/>
    <w:rsid w:val="004D21B2"/>
    <w:rsid w:val="004D31F4"/>
    <w:rsid w:val="004D355F"/>
    <w:rsid w:val="004D425E"/>
    <w:rsid w:val="004D47F3"/>
    <w:rsid w:val="004D629F"/>
    <w:rsid w:val="004D6BF7"/>
    <w:rsid w:val="004D6CD7"/>
    <w:rsid w:val="004D7BEE"/>
    <w:rsid w:val="004D7E48"/>
    <w:rsid w:val="004E032A"/>
    <w:rsid w:val="004E0B72"/>
    <w:rsid w:val="004E0DAF"/>
    <w:rsid w:val="004E1539"/>
    <w:rsid w:val="004E15ED"/>
    <w:rsid w:val="004E2340"/>
    <w:rsid w:val="004E235C"/>
    <w:rsid w:val="004E38B7"/>
    <w:rsid w:val="004E3E3A"/>
    <w:rsid w:val="004E48D4"/>
    <w:rsid w:val="004E520F"/>
    <w:rsid w:val="004E5A56"/>
    <w:rsid w:val="004E5E14"/>
    <w:rsid w:val="004E6ED8"/>
    <w:rsid w:val="004F1627"/>
    <w:rsid w:val="004F163B"/>
    <w:rsid w:val="004F18EF"/>
    <w:rsid w:val="004F2EB2"/>
    <w:rsid w:val="004F30DA"/>
    <w:rsid w:val="004F3C2C"/>
    <w:rsid w:val="004F439D"/>
    <w:rsid w:val="004F47F4"/>
    <w:rsid w:val="004F55AC"/>
    <w:rsid w:val="004F6CFA"/>
    <w:rsid w:val="005009D1"/>
    <w:rsid w:val="00501B8E"/>
    <w:rsid w:val="00501C4C"/>
    <w:rsid w:val="0050278B"/>
    <w:rsid w:val="0050298F"/>
    <w:rsid w:val="00503C7F"/>
    <w:rsid w:val="00506778"/>
    <w:rsid w:val="00506D4B"/>
    <w:rsid w:val="005074AA"/>
    <w:rsid w:val="00507AE0"/>
    <w:rsid w:val="00511246"/>
    <w:rsid w:val="0051125F"/>
    <w:rsid w:val="00511521"/>
    <w:rsid w:val="00511B1A"/>
    <w:rsid w:val="00513736"/>
    <w:rsid w:val="00513B68"/>
    <w:rsid w:val="005156A4"/>
    <w:rsid w:val="0051647E"/>
    <w:rsid w:val="00516550"/>
    <w:rsid w:val="005171B0"/>
    <w:rsid w:val="005175C8"/>
    <w:rsid w:val="005177B7"/>
    <w:rsid w:val="00520941"/>
    <w:rsid w:val="00521540"/>
    <w:rsid w:val="00522551"/>
    <w:rsid w:val="005229DC"/>
    <w:rsid w:val="00522CEE"/>
    <w:rsid w:val="00523A5E"/>
    <w:rsid w:val="00523C95"/>
    <w:rsid w:val="00524BC6"/>
    <w:rsid w:val="005256F3"/>
    <w:rsid w:val="005256FC"/>
    <w:rsid w:val="00525B28"/>
    <w:rsid w:val="00527612"/>
    <w:rsid w:val="0053083E"/>
    <w:rsid w:val="00530899"/>
    <w:rsid w:val="00531276"/>
    <w:rsid w:val="00531AD2"/>
    <w:rsid w:val="00531F70"/>
    <w:rsid w:val="00532258"/>
    <w:rsid w:val="005327D4"/>
    <w:rsid w:val="00533483"/>
    <w:rsid w:val="005334ED"/>
    <w:rsid w:val="00533534"/>
    <w:rsid w:val="005359B7"/>
    <w:rsid w:val="00535CCC"/>
    <w:rsid w:val="00536A37"/>
    <w:rsid w:val="00536E07"/>
    <w:rsid w:val="00540787"/>
    <w:rsid w:val="005410CC"/>
    <w:rsid w:val="00541683"/>
    <w:rsid w:val="00541A22"/>
    <w:rsid w:val="00542252"/>
    <w:rsid w:val="00542FD4"/>
    <w:rsid w:val="005437E5"/>
    <w:rsid w:val="00545197"/>
    <w:rsid w:val="00545C0A"/>
    <w:rsid w:val="005465C4"/>
    <w:rsid w:val="00546F1A"/>
    <w:rsid w:val="00547565"/>
    <w:rsid w:val="00547878"/>
    <w:rsid w:val="00547C0A"/>
    <w:rsid w:val="00550611"/>
    <w:rsid w:val="00550779"/>
    <w:rsid w:val="00550E72"/>
    <w:rsid w:val="00553CED"/>
    <w:rsid w:val="005564D8"/>
    <w:rsid w:val="005576E8"/>
    <w:rsid w:val="0056098C"/>
    <w:rsid w:val="00562384"/>
    <w:rsid w:val="00562637"/>
    <w:rsid w:val="00562723"/>
    <w:rsid w:val="0056293C"/>
    <w:rsid w:val="00562D30"/>
    <w:rsid w:val="00562EE4"/>
    <w:rsid w:val="0056388D"/>
    <w:rsid w:val="00563A47"/>
    <w:rsid w:val="00563EF7"/>
    <w:rsid w:val="00564082"/>
    <w:rsid w:val="005648B8"/>
    <w:rsid w:val="00564EA9"/>
    <w:rsid w:val="005656AB"/>
    <w:rsid w:val="0056594F"/>
    <w:rsid w:val="00565A75"/>
    <w:rsid w:val="00565B5C"/>
    <w:rsid w:val="00567551"/>
    <w:rsid w:val="005722F8"/>
    <w:rsid w:val="005724EB"/>
    <w:rsid w:val="005732A4"/>
    <w:rsid w:val="005732F1"/>
    <w:rsid w:val="00573356"/>
    <w:rsid w:val="005746DC"/>
    <w:rsid w:val="00574910"/>
    <w:rsid w:val="00575AB3"/>
    <w:rsid w:val="00575B56"/>
    <w:rsid w:val="00576AE0"/>
    <w:rsid w:val="00576D96"/>
    <w:rsid w:val="00576E80"/>
    <w:rsid w:val="00577B47"/>
    <w:rsid w:val="005801F3"/>
    <w:rsid w:val="00580D13"/>
    <w:rsid w:val="0058163A"/>
    <w:rsid w:val="005818DD"/>
    <w:rsid w:val="00582F4C"/>
    <w:rsid w:val="00582F6A"/>
    <w:rsid w:val="005874F3"/>
    <w:rsid w:val="0058758B"/>
    <w:rsid w:val="00591226"/>
    <w:rsid w:val="005913FD"/>
    <w:rsid w:val="00591D2C"/>
    <w:rsid w:val="005944EA"/>
    <w:rsid w:val="005955B5"/>
    <w:rsid w:val="00595935"/>
    <w:rsid w:val="00595E5A"/>
    <w:rsid w:val="00595FD9"/>
    <w:rsid w:val="00596BF1"/>
    <w:rsid w:val="005A04B9"/>
    <w:rsid w:val="005A1104"/>
    <w:rsid w:val="005A1907"/>
    <w:rsid w:val="005A20D2"/>
    <w:rsid w:val="005A405F"/>
    <w:rsid w:val="005A59E0"/>
    <w:rsid w:val="005A5CE8"/>
    <w:rsid w:val="005A7E8C"/>
    <w:rsid w:val="005B1498"/>
    <w:rsid w:val="005B1DA0"/>
    <w:rsid w:val="005B2727"/>
    <w:rsid w:val="005B641C"/>
    <w:rsid w:val="005B65B2"/>
    <w:rsid w:val="005B71CF"/>
    <w:rsid w:val="005B729F"/>
    <w:rsid w:val="005B7CEB"/>
    <w:rsid w:val="005C0121"/>
    <w:rsid w:val="005C04FD"/>
    <w:rsid w:val="005C0B7E"/>
    <w:rsid w:val="005C1F63"/>
    <w:rsid w:val="005C39AA"/>
    <w:rsid w:val="005C39F6"/>
    <w:rsid w:val="005C4EA2"/>
    <w:rsid w:val="005C50E7"/>
    <w:rsid w:val="005C51AC"/>
    <w:rsid w:val="005C57CF"/>
    <w:rsid w:val="005C5C31"/>
    <w:rsid w:val="005C75FD"/>
    <w:rsid w:val="005C7FDA"/>
    <w:rsid w:val="005D043F"/>
    <w:rsid w:val="005D08B4"/>
    <w:rsid w:val="005D0FB2"/>
    <w:rsid w:val="005D167F"/>
    <w:rsid w:val="005D1A88"/>
    <w:rsid w:val="005D1FFF"/>
    <w:rsid w:val="005D2157"/>
    <w:rsid w:val="005D4605"/>
    <w:rsid w:val="005D475B"/>
    <w:rsid w:val="005D5497"/>
    <w:rsid w:val="005D63F7"/>
    <w:rsid w:val="005D660E"/>
    <w:rsid w:val="005D6A3B"/>
    <w:rsid w:val="005D6E3A"/>
    <w:rsid w:val="005D6FFF"/>
    <w:rsid w:val="005D7432"/>
    <w:rsid w:val="005D778D"/>
    <w:rsid w:val="005E0121"/>
    <w:rsid w:val="005E0935"/>
    <w:rsid w:val="005E1015"/>
    <w:rsid w:val="005E1A43"/>
    <w:rsid w:val="005E2261"/>
    <w:rsid w:val="005E2D82"/>
    <w:rsid w:val="005E332F"/>
    <w:rsid w:val="005E33ED"/>
    <w:rsid w:val="005E3C9B"/>
    <w:rsid w:val="005E4119"/>
    <w:rsid w:val="005E42C0"/>
    <w:rsid w:val="005E5668"/>
    <w:rsid w:val="005E5679"/>
    <w:rsid w:val="005E5BE1"/>
    <w:rsid w:val="005E6547"/>
    <w:rsid w:val="005E6D86"/>
    <w:rsid w:val="005E74BC"/>
    <w:rsid w:val="005E77B4"/>
    <w:rsid w:val="005F1291"/>
    <w:rsid w:val="005F171E"/>
    <w:rsid w:val="005F207F"/>
    <w:rsid w:val="005F24FF"/>
    <w:rsid w:val="005F2E4F"/>
    <w:rsid w:val="005F3285"/>
    <w:rsid w:val="005F3A02"/>
    <w:rsid w:val="005F58A6"/>
    <w:rsid w:val="005F6CF2"/>
    <w:rsid w:val="005F7B4F"/>
    <w:rsid w:val="005F7D0F"/>
    <w:rsid w:val="00600E2F"/>
    <w:rsid w:val="00600E87"/>
    <w:rsid w:val="00601134"/>
    <w:rsid w:val="0060128B"/>
    <w:rsid w:val="00601CCA"/>
    <w:rsid w:val="00602814"/>
    <w:rsid w:val="00603169"/>
    <w:rsid w:val="006038FD"/>
    <w:rsid w:val="006062F0"/>
    <w:rsid w:val="00607556"/>
    <w:rsid w:val="00610E72"/>
    <w:rsid w:val="00611D94"/>
    <w:rsid w:val="00612639"/>
    <w:rsid w:val="006126A8"/>
    <w:rsid w:val="00612853"/>
    <w:rsid w:val="006154B2"/>
    <w:rsid w:val="00615B45"/>
    <w:rsid w:val="0061627F"/>
    <w:rsid w:val="0061647A"/>
    <w:rsid w:val="00616697"/>
    <w:rsid w:val="006203E8"/>
    <w:rsid w:val="0062176F"/>
    <w:rsid w:val="0062183D"/>
    <w:rsid w:val="006228FB"/>
    <w:rsid w:val="00622ABC"/>
    <w:rsid w:val="00622ACA"/>
    <w:rsid w:val="00623B0C"/>
    <w:rsid w:val="00623BF4"/>
    <w:rsid w:val="00623E8E"/>
    <w:rsid w:val="00625122"/>
    <w:rsid w:val="0062710D"/>
    <w:rsid w:val="00631F79"/>
    <w:rsid w:val="00633C2E"/>
    <w:rsid w:val="00633F5F"/>
    <w:rsid w:val="00634F60"/>
    <w:rsid w:val="006353AD"/>
    <w:rsid w:val="0064032E"/>
    <w:rsid w:val="006460DF"/>
    <w:rsid w:val="00646414"/>
    <w:rsid w:val="00646E36"/>
    <w:rsid w:val="00647572"/>
    <w:rsid w:val="0064775E"/>
    <w:rsid w:val="00652572"/>
    <w:rsid w:val="006545B2"/>
    <w:rsid w:val="00654894"/>
    <w:rsid w:val="00655DB9"/>
    <w:rsid w:val="0065628E"/>
    <w:rsid w:val="00656471"/>
    <w:rsid w:val="00657A4C"/>
    <w:rsid w:val="00660CEF"/>
    <w:rsid w:val="0066124F"/>
    <w:rsid w:val="0066564B"/>
    <w:rsid w:val="006658C7"/>
    <w:rsid w:val="00665A91"/>
    <w:rsid w:val="00666C8B"/>
    <w:rsid w:val="00666E29"/>
    <w:rsid w:val="00666F87"/>
    <w:rsid w:val="0067119A"/>
    <w:rsid w:val="0067175B"/>
    <w:rsid w:val="00672A07"/>
    <w:rsid w:val="00673231"/>
    <w:rsid w:val="00673774"/>
    <w:rsid w:val="006750AD"/>
    <w:rsid w:val="00675210"/>
    <w:rsid w:val="006759A4"/>
    <w:rsid w:val="00676C8A"/>
    <w:rsid w:val="006779C0"/>
    <w:rsid w:val="006808E7"/>
    <w:rsid w:val="00681E4A"/>
    <w:rsid w:val="00681F9D"/>
    <w:rsid w:val="00682F02"/>
    <w:rsid w:val="006854DD"/>
    <w:rsid w:val="006902B1"/>
    <w:rsid w:val="006918F7"/>
    <w:rsid w:val="00691CB3"/>
    <w:rsid w:val="00692038"/>
    <w:rsid w:val="006924A0"/>
    <w:rsid w:val="00692826"/>
    <w:rsid w:val="00693631"/>
    <w:rsid w:val="00693664"/>
    <w:rsid w:val="006951ED"/>
    <w:rsid w:val="00695852"/>
    <w:rsid w:val="00696EE2"/>
    <w:rsid w:val="006973F5"/>
    <w:rsid w:val="006A15E9"/>
    <w:rsid w:val="006A1982"/>
    <w:rsid w:val="006A1A7B"/>
    <w:rsid w:val="006A1AAD"/>
    <w:rsid w:val="006A1DEB"/>
    <w:rsid w:val="006A4635"/>
    <w:rsid w:val="006A542E"/>
    <w:rsid w:val="006A69C4"/>
    <w:rsid w:val="006A6BD0"/>
    <w:rsid w:val="006A703A"/>
    <w:rsid w:val="006A75BD"/>
    <w:rsid w:val="006A7E09"/>
    <w:rsid w:val="006B046F"/>
    <w:rsid w:val="006B1C72"/>
    <w:rsid w:val="006B4AAE"/>
    <w:rsid w:val="006B5C0D"/>
    <w:rsid w:val="006B5F35"/>
    <w:rsid w:val="006C09D7"/>
    <w:rsid w:val="006C1BED"/>
    <w:rsid w:val="006C2EA3"/>
    <w:rsid w:val="006C3DE0"/>
    <w:rsid w:val="006C6F73"/>
    <w:rsid w:val="006C7662"/>
    <w:rsid w:val="006C77F5"/>
    <w:rsid w:val="006C7B9A"/>
    <w:rsid w:val="006C7E77"/>
    <w:rsid w:val="006D0482"/>
    <w:rsid w:val="006D184E"/>
    <w:rsid w:val="006D1F17"/>
    <w:rsid w:val="006D3BAA"/>
    <w:rsid w:val="006D4DFE"/>
    <w:rsid w:val="006D543E"/>
    <w:rsid w:val="006D5EEC"/>
    <w:rsid w:val="006D6C2F"/>
    <w:rsid w:val="006E0006"/>
    <w:rsid w:val="006E00F2"/>
    <w:rsid w:val="006E04E6"/>
    <w:rsid w:val="006E3205"/>
    <w:rsid w:val="006E34B6"/>
    <w:rsid w:val="006E52A7"/>
    <w:rsid w:val="006E55DB"/>
    <w:rsid w:val="006E5B75"/>
    <w:rsid w:val="006E6167"/>
    <w:rsid w:val="006E643B"/>
    <w:rsid w:val="006E77CC"/>
    <w:rsid w:val="006F004C"/>
    <w:rsid w:val="006F162B"/>
    <w:rsid w:val="006F1D28"/>
    <w:rsid w:val="006F3B0C"/>
    <w:rsid w:val="006F3BE9"/>
    <w:rsid w:val="006F437A"/>
    <w:rsid w:val="006F4590"/>
    <w:rsid w:val="00701E5B"/>
    <w:rsid w:val="00702B56"/>
    <w:rsid w:val="00704671"/>
    <w:rsid w:val="00705DF8"/>
    <w:rsid w:val="00705E9E"/>
    <w:rsid w:val="0070609C"/>
    <w:rsid w:val="00707B90"/>
    <w:rsid w:val="00710297"/>
    <w:rsid w:val="0071292E"/>
    <w:rsid w:val="0071337F"/>
    <w:rsid w:val="007139A0"/>
    <w:rsid w:val="00715A8F"/>
    <w:rsid w:val="00715A98"/>
    <w:rsid w:val="00715B62"/>
    <w:rsid w:val="00715F37"/>
    <w:rsid w:val="007163BE"/>
    <w:rsid w:val="007166C2"/>
    <w:rsid w:val="007171B4"/>
    <w:rsid w:val="007201AC"/>
    <w:rsid w:val="00720BA7"/>
    <w:rsid w:val="007212A0"/>
    <w:rsid w:val="00721305"/>
    <w:rsid w:val="00723713"/>
    <w:rsid w:val="00723ADE"/>
    <w:rsid w:val="00723F10"/>
    <w:rsid w:val="007245AE"/>
    <w:rsid w:val="00725BEA"/>
    <w:rsid w:val="0073009A"/>
    <w:rsid w:val="00731378"/>
    <w:rsid w:val="007336FC"/>
    <w:rsid w:val="00733CC3"/>
    <w:rsid w:val="00735A6C"/>
    <w:rsid w:val="00735AE5"/>
    <w:rsid w:val="007370DA"/>
    <w:rsid w:val="0073745C"/>
    <w:rsid w:val="00741496"/>
    <w:rsid w:val="007436E4"/>
    <w:rsid w:val="007447F2"/>
    <w:rsid w:val="00744CA2"/>
    <w:rsid w:val="0074584B"/>
    <w:rsid w:val="00746285"/>
    <w:rsid w:val="007463A3"/>
    <w:rsid w:val="007471E8"/>
    <w:rsid w:val="00747C1D"/>
    <w:rsid w:val="00750CFB"/>
    <w:rsid w:val="00754662"/>
    <w:rsid w:val="00757743"/>
    <w:rsid w:val="00760A86"/>
    <w:rsid w:val="00763A62"/>
    <w:rsid w:val="00764093"/>
    <w:rsid w:val="007644C3"/>
    <w:rsid w:val="007662B0"/>
    <w:rsid w:val="007670F8"/>
    <w:rsid w:val="00767FEB"/>
    <w:rsid w:val="00770A01"/>
    <w:rsid w:val="00771802"/>
    <w:rsid w:val="00772DA7"/>
    <w:rsid w:val="00772FCF"/>
    <w:rsid w:val="00773611"/>
    <w:rsid w:val="00773939"/>
    <w:rsid w:val="00773C49"/>
    <w:rsid w:val="007778FD"/>
    <w:rsid w:val="00777DBB"/>
    <w:rsid w:val="00781CC6"/>
    <w:rsid w:val="007838FF"/>
    <w:rsid w:val="00784111"/>
    <w:rsid w:val="007842D3"/>
    <w:rsid w:val="00785F8D"/>
    <w:rsid w:val="00786279"/>
    <w:rsid w:val="007864E2"/>
    <w:rsid w:val="00786796"/>
    <w:rsid w:val="007878B7"/>
    <w:rsid w:val="0079028D"/>
    <w:rsid w:val="0079038B"/>
    <w:rsid w:val="00790468"/>
    <w:rsid w:val="0079065E"/>
    <w:rsid w:val="00790ECD"/>
    <w:rsid w:val="00795FB4"/>
    <w:rsid w:val="00797A92"/>
    <w:rsid w:val="00797F7A"/>
    <w:rsid w:val="007A1169"/>
    <w:rsid w:val="007A2581"/>
    <w:rsid w:val="007A495E"/>
    <w:rsid w:val="007A4E8C"/>
    <w:rsid w:val="007A5A1B"/>
    <w:rsid w:val="007A65A7"/>
    <w:rsid w:val="007B1C41"/>
    <w:rsid w:val="007B30F3"/>
    <w:rsid w:val="007B3A89"/>
    <w:rsid w:val="007B43BA"/>
    <w:rsid w:val="007B4ADE"/>
    <w:rsid w:val="007B4C9B"/>
    <w:rsid w:val="007B4E64"/>
    <w:rsid w:val="007B55A9"/>
    <w:rsid w:val="007B5FB7"/>
    <w:rsid w:val="007B664A"/>
    <w:rsid w:val="007B672C"/>
    <w:rsid w:val="007B7D3C"/>
    <w:rsid w:val="007C02AC"/>
    <w:rsid w:val="007C153B"/>
    <w:rsid w:val="007C1F51"/>
    <w:rsid w:val="007C3C1D"/>
    <w:rsid w:val="007C3DD6"/>
    <w:rsid w:val="007C4521"/>
    <w:rsid w:val="007C645C"/>
    <w:rsid w:val="007C6FB0"/>
    <w:rsid w:val="007C71EC"/>
    <w:rsid w:val="007C7DBC"/>
    <w:rsid w:val="007D0E7E"/>
    <w:rsid w:val="007D1D0A"/>
    <w:rsid w:val="007D2505"/>
    <w:rsid w:val="007D2AC6"/>
    <w:rsid w:val="007D30B1"/>
    <w:rsid w:val="007D37DB"/>
    <w:rsid w:val="007D61E3"/>
    <w:rsid w:val="007D67E7"/>
    <w:rsid w:val="007D7538"/>
    <w:rsid w:val="007D7AC3"/>
    <w:rsid w:val="007E06D3"/>
    <w:rsid w:val="007E0703"/>
    <w:rsid w:val="007E461B"/>
    <w:rsid w:val="007E46B2"/>
    <w:rsid w:val="007E6F3E"/>
    <w:rsid w:val="007E7A7B"/>
    <w:rsid w:val="007E7D5C"/>
    <w:rsid w:val="007E7EC5"/>
    <w:rsid w:val="007F033F"/>
    <w:rsid w:val="007F089D"/>
    <w:rsid w:val="007F0B8F"/>
    <w:rsid w:val="007F1BFA"/>
    <w:rsid w:val="007F1F36"/>
    <w:rsid w:val="007F224C"/>
    <w:rsid w:val="007F2271"/>
    <w:rsid w:val="007F25F7"/>
    <w:rsid w:val="007F2C6B"/>
    <w:rsid w:val="007F5935"/>
    <w:rsid w:val="007F5D5D"/>
    <w:rsid w:val="007F6D9C"/>
    <w:rsid w:val="007F6FB8"/>
    <w:rsid w:val="007F7082"/>
    <w:rsid w:val="007F77A1"/>
    <w:rsid w:val="008010E5"/>
    <w:rsid w:val="008037B8"/>
    <w:rsid w:val="00803D19"/>
    <w:rsid w:val="00804A75"/>
    <w:rsid w:val="008052C7"/>
    <w:rsid w:val="008056E9"/>
    <w:rsid w:val="00805A54"/>
    <w:rsid w:val="00805EF6"/>
    <w:rsid w:val="008061E0"/>
    <w:rsid w:val="00807354"/>
    <w:rsid w:val="008112B5"/>
    <w:rsid w:val="0081179E"/>
    <w:rsid w:val="008118F9"/>
    <w:rsid w:val="00811D41"/>
    <w:rsid w:val="00811DFC"/>
    <w:rsid w:val="00813867"/>
    <w:rsid w:val="00814911"/>
    <w:rsid w:val="00814E13"/>
    <w:rsid w:val="0081511D"/>
    <w:rsid w:val="008153EB"/>
    <w:rsid w:val="0081564B"/>
    <w:rsid w:val="00815E8D"/>
    <w:rsid w:val="008162F4"/>
    <w:rsid w:val="008167FF"/>
    <w:rsid w:val="00821275"/>
    <w:rsid w:val="00822491"/>
    <w:rsid w:val="008228E2"/>
    <w:rsid w:val="00822EDA"/>
    <w:rsid w:val="00823B55"/>
    <w:rsid w:val="00825004"/>
    <w:rsid w:val="008256A9"/>
    <w:rsid w:val="00825996"/>
    <w:rsid w:val="00825B1B"/>
    <w:rsid w:val="00825D70"/>
    <w:rsid w:val="00826418"/>
    <w:rsid w:val="00826E36"/>
    <w:rsid w:val="00826E70"/>
    <w:rsid w:val="0082767C"/>
    <w:rsid w:val="008322B7"/>
    <w:rsid w:val="008330C5"/>
    <w:rsid w:val="00833C2C"/>
    <w:rsid w:val="0083424F"/>
    <w:rsid w:val="008346FC"/>
    <w:rsid w:val="008347BF"/>
    <w:rsid w:val="008350E5"/>
    <w:rsid w:val="008354CE"/>
    <w:rsid w:val="00836BC5"/>
    <w:rsid w:val="00836E08"/>
    <w:rsid w:val="00837DFF"/>
    <w:rsid w:val="00837E89"/>
    <w:rsid w:val="00841259"/>
    <w:rsid w:val="00841F96"/>
    <w:rsid w:val="0084280B"/>
    <w:rsid w:val="0084374B"/>
    <w:rsid w:val="00843A2E"/>
    <w:rsid w:val="00844BEA"/>
    <w:rsid w:val="00845195"/>
    <w:rsid w:val="008457AD"/>
    <w:rsid w:val="00845968"/>
    <w:rsid w:val="008477F7"/>
    <w:rsid w:val="00847F96"/>
    <w:rsid w:val="008514A7"/>
    <w:rsid w:val="0085197C"/>
    <w:rsid w:val="00852E53"/>
    <w:rsid w:val="0085645C"/>
    <w:rsid w:val="00856E70"/>
    <w:rsid w:val="0085795C"/>
    <w:rsid w:val="00857FF7"/>
    <w:rsid w:val="00860183"/>
    <w:rsid w:val="00860535"/>
    <w:rsid w:val="008606B4"/>
    <w:rsid w:val="00860B2B"/>
    <w:rsid w:val="00862684"/>
    <w:rsid w:val="00862AEF"/>
    <w:rsid w:val="00862F36"/>
    <w:rsid w:val="00864A0F"/>
    <w:rsid w:val="00864B78"/>
    <w:rsid w:val="008650AF"/>
    <w:rsid w:val="0086521D"/>
    <w:rsid w:val="00865620"/>
    <w:rsid w:val="00865E72"/>
    <w:rsid w:val="008661DA"/>
    <w:rsid w:val="008669AC"/>
    <w:rsid w:val="00866A03"/>
    <w:rsid w:val="00867077"/>
    <w:rsid w:val="00867347"/>
    <w:rsid w:val="00871069"/>
    <w:rsid w:val="00871844"/>
    <w:rsid w:val="00871B42"/>
    <w:rsid w:val="00872F60"/>
    <w:rsid w:val="00873E29"/>
    <w:rsid w:val="0087417A"/>
    <w:rsid w:val="0087418D"/>
    <w:rsid w:val="00874DF7"/>
    <w:rsid w:val="00874FB8"/>
    <w:rsid w:val="008756FC"/>
    <w:rsid w:val="008775BA"/>
    <w:rsid w:val="00877EBA"/>
    <w:rsid w:val="00880826"/>
    <w:rsid w:val="00880907"/>
    <w:rsid w:val="0088139A"/>
    <w:rsid w:val="00881477"/>
    <w:rsid w:val="0088204B"/>
    <w:rsid w:val="008820F3"/>
    <w:rsid w:val="00882326"/>
    <w:rsid w:val="00882933"/>
    <w:rsid w:val="0088300F"/>
    <w:rsid w:val="00883CF2"/>
    <w:rsid w:val="00884536"/>
    <w:rsid w:val="00884EFA"/>
    <w:rsid w:val="00885DF6"/>
    <w:rsid w:val="00886883"/>
    <w:rsid w:val="008869F5"/>
    <w:rsid w:val="0088726E"/>
    <w:rsid w:val="00887509"/>
    <w:rsid w:val="008903BD"/>
    <w:rsid w:val="00890833"/>
    <w:rsid w:val="00892299"/>
    <w:rsid w:val="008927A9"/>
    <w:rsid w:val="00893185"/>
    <w:rsid w:val="0089326B"/>
    <w:rsid w:val="00893435"/>
    <w:rsid w:val="0089390D"/>
    <w:rsid w:val="00893CA0"/>
    <w:rsid w:val="00894CBA"/>
    <w:rsid w:val="00895531"/>
    <w:rsid w:val="008958C6"/>
    <w:rsid w:val="008959D7"/>
    <w:rsid w:val="00895B8A"/>
    <w:rsid w:val="008960C3"/>
    <w:rsid w:val="0089678B"/>
    <w:rsid w:val="008A0E77"/>
    <w:rsid w:val="008A3C39"/>
    <w:rsid w:val="008A44BD"/>
    <w:rsid w:val="008A4BD3"/>
    <w:rsid w:val="008A532F"/>
    <w:rsid w:val="008A69D7"/>
    <w:rsid w:val="008A6ABB"/>
    <w:rsid w:val="008B0FC5"/>
    <w:rsid w:val="008B1153"/>
    <w:rsid w:val="008B13EA"/>
    <w:rsid w:val="008B1694"/>
    <w:rsid w:val="008B3146"/>
    <w:rsid w:val="008B3341"/>
    <w:rsid w:val="008B34DF"/>
    <w:rsid w:val="008B36C1"/>
    <w:rsid w:val="008B4211"/>
    <w:rsid w:val="008B4219"/>
    <w:rsid w:val="008B4D0F"/>
    <w:rsid w:val="008B5B1D"/>
    <w:rsid w:val="008B6056"/>
    <w:rsid w:val="008B794B"/>
    <w:rsid w:val="008B7ABD"/>
    <w:rsid w:val="008C067D"/>
    <w:rsid w:val="008C19B0"/>
    <w:rsid w:val="008C353A"/>
    <w:rsid w:val="008C3F26"/>
    <w:rsid w:val="008C4132"/>
    <w:rsid w:val="008C4F12"/>
    <w:rsid w:val="008C59C9"/>
    <w:rsid w:val="008C5BB0"/>
    <w:rsid w:val="008C682F"/>
    <w:rsid w:val="008D00FF"/>
    <w:rsid w:val="008D4153"/>
    <w:rsid w:val="008D42B2"/>
    <w:rsid w:val="008D4C6B"/>
    <w:rsid w:val="008D6D6B"/>
    <w:rsid w:val="008D6FC3"/>
    <w:rsid w:val="008D73F7"/>
    <w:rsid w:val="008D79FA"/>
    <w:rsid w:val="008D7EE6"/>
    <w:rsid w:val="008E287C"/>
    <w:rsid w:val="008E2963"/>
    <w:rsid w:val="008E363A"/>
    <w:rsid w:val="008E3FE6"/>
    <w:rsid w:val="008E42BA"/>
    <w:rsid w:val="008E535B"/>
    <w:rsid w:val="008E5C2A"/>
    <w:rsid w:val="008E6322"/>
    <w:rsid w:val="008E6ED9"/>
    <w:rsid w:val="008E731A"/>
    <w:rsid w:val="008E7713"/>
    <w:rsid w:val="008E773D"/>
    <w:rsid w:val="008F0A0C"/>
    <w:rsid w:val="008F0BA1"/>
    <w:rsid w:val="008F0EDF"/>
    <w:rsid w:val="008F139F"/>
    <w:rsid w:val="008F1891"/>
    <w:rsid w:val="008F190E"/>
    <w:rsid w:val="008F298F"/>
    <w:rsid w:val="008F300E"/>
    <w:rsid w:val="008F3A07"/>
    <w:rsid w:val="008F3EA9"/>
    <w:rsid w:val="008F5257"/>
    <w:rsid w:val="008F5827"/>
    <w:rsid w:val="008F583A"/>
    <w:rsid w:val="008F5FE5"/>
    <w:rsid w:val="008F76B8"/>
    <w:rsid w:val="008F7773"/>
    <w:rsid w:val="00900C6D"/>
    <w:rsid w:val="00901095"/>
    <w:rsid w:val="00901E5F"/>
    <w:rsid w:val="009031E9"/>
    <w:rsid w:val="0090330E"/>
    <w:rsid w:val="00906530"/>
    <w:rsid w:val="00906D79"/>
    <w:rsid w:val="00906F47"/>
    <w:rsid w:val="00907312"/>
    <w:rsid w:val="009108D9"/>
    <w:rsid w:val="00910E6B"/>
    <w:rsid w:val="0091158F"/>
    <w:rsid w:val="00911889"/>
    <w:rsid w:val="00912285"/>
    <w:rsid w:val="009124F7"/>
    <w:rsid w:val="0091293C"/>
    <w:rsid w:val="00914135"/>
    <w:rsid w:val="00915366"/>
    <w:rsid w:val="00915797"/>
    <w:rsid w:val="00915936"/>
    <w:rsid w:val="00915B28"/>
    <w:rsid w:val="0091620D"/>
    <w:rsid w:val="00921420"/>
    <w:rsid w:val="00923D5B"/>
    <w:rsid w:val="009240AE"/>
    <w:rsid w:val="0092515C"/>
    <w:rsid w:val="00925D2F"/>
    <w:rsid w:val="00925FC8"/>
    <w:rsid w:val="0092684C"/>
    <w:rsid w:val="00926951"/>
    <w:rsid w:val="00926BCA"/>
    <w:rsid w:val="00927335"/>
    <w:rsid w:val="009278AE"/>
    <w:rsid w:val="009307A6"/>
    <w:rsid w:val="009310E1"/>
    <w:rsid w:val="00932B2B"/>
    <w:rsid w:val="009337DC"/>
    <w:rsid w:val="00933D1D"/>
    <w:rsid w:val="009343F0"/>
    <w:rsid w:val="00934D74"/>
    <w:rsid w:val="00935F14"/>
    <w:rsid w:val="009362FC"/>
    <w:rsid w:val="00936390"/>
    <w:rsid w:val="00936527"/>
    <w:rsid w:val="009365BC"/>
    <w:rsid w:val="00936FB4"/>
    <w:rsid w:val="00937367"/>
    <w:rsid w:val="00937F7B"/>
    <w:rsid w:val="00940607"/>
    <w:rsid w:val="00941E20"/>
    <w:rsid w:val="00942958"/>
    <w:rsid w:val="009432B5"/>
    <w:rsid w:val="00943C3D"/>
    <w:rsid w:val="0094438E"/>
    <w:rsid w:val="00945FBA"/>
    <w:rsid w:val="0094706E"/>
    <w:rsid w:val="00947712"/>
    <w:rsid w:val="00947F77"/>
    <w:rsid w:val="009503EF"/>
    <w:rsid w:val="00951A94"/>
    <w:rsid w:val="00951BAD"/>
    <w:rsid w:val="0095239E"/>
    <w:rsid w:val="00955461"/>
    <w:rsid w:val="00955488"/>
    <w:rsid w:val="00955912"/>
    <w:rsid w:val="00956083"/>
    <w:rsid w:val="00956A93"/>
    <w:rsid w:val="009573BF"/>
    <w:rsid w:val="0095742A"/>
    <w:rsid w:val="009575BC"/>
    <w:rsid w:val="00961658"/>
    <w:rsid w:val="0096264F"/>
    <w:rsid w:val="00962B3E"/>
    <w:rsid w:val="00965C4C"/>
    <w:rsid w:val="00966878"/>
    <w:rsid w:val="00966C79"/>
    <w:rsid w:val="00966D6A"/>
    <w:rsid w:val="009674F6"/>
    <w:rsid w:val="00967ED5"/>
    <w:rsid w:val="0097081C"/>
    <w:rsid w:val="00971221"/>
    <w:rsid w:val="009712F9"/>
    <w:rsid w:val="00973ABE"/>
    <w:rsid w:val="0097475D"/>
    <w:rsid w:val="00974831"/>
    <w:rsid w:val="009758A4"/>
    <w:rsid w:val="009769DF"/>
    <w:rsid w:val="00980685"/>
    <w:rsid w:val="009827FF"/>
    <w:rsid w:val="009830A5"/>
    <w:rsid w:val="0098512C"/>
    <w:rsid w:val="0098693F"/>
    <w:rsid w:val="00990192"/>
    <w:rsid w:val="00991DAD"/>
    <w:rsid w:val="00992EAE"/>
    <w:rsid w:val="0099315B"/>
    <w:rsid w:val="00994546"/>
    <w:rsid w:val="00995250"/>
    <w:rsid w:val="009956DC"/>
    <w:rsid w:val="00996088"/>
    <w:rsid w:val="009A1C0D"/>
    <w:rsid w:val="009A24D9"/>
    <w:rsid w:val="009A2FF8"/>
    <w:rsid w:val="009A38FF"/>
    <w:rsid w:val="009A4AA4"/>
    <w:rsid w:val="009A53EB"/>
    <w:rsid w:val="009A5B63"/>
    <w:rsid w:val="009B1A17"/>
    <w:rsid w:val="009B1E7A"/>
    <w:rsid w:val="009B33BE"/>
    <w:rsid w:val="009B3ECA"/>
    <w:rsid w:val="009B436D"/>
    <w:rsid w:val="009B553F"/>
    <w:rsid w:val="009B6C04"/>
    <w:rsid w:val="009B70BC"/>
    <w:rsid w:val="009B76AE"/>
    <w:rsid w:val="009C0250"/>
    <w:rsid w:val="009C0322"/>
    <w:rsid w:val="009C0458"/>
    <w:rsid w:val="009C04EC"/>
    <w:rsid w:val="009C0B7F"/>
    <w:rsid w:val="009C26CA"/>
    <w:rsid w:val="009C2CCE"/>
    <w:rsid w:val="009C5B3A"/>
    <w:rsid w:val="009C5EE7"/>
    <w:rsid w:val="009C6E6D"/>
    <w:rsid w:val="009C7445"/>
    <w:rsid w:val="009D087E"/>
    <w:rsid w:val="009D0999"/>
    <w:rsid w:val="009D267A"/>
    <w:rsid w:val="009D2715"/>
    <w:rsid w:val="009D2BBD"/>
    <w:rsid w:val="009D400B"/>
    <w:rsid w:val="009D54A5"/>
    <w:rsid w:val="009D5EE8"/>
    <w:rsid w:val="009D6B40"/>
    <w:rsid w:val="009D7223"/>
    <w:rsid w:val="009D79A4"/>
    <w:rsid w:val="009E065E"/>
    <w:rsid w:val="009E246D"/>
    <w:rsid w:val="009E2679"/>
    <w:rsid w:val="009E28FE"/>
    <w:rsid w:val="009E2A17"/>
    <w:rsid w:val="009E319A"/>
    <w:rsid w:val="009E37F5"/>
    <w:rsid w:val="009E47C0"/>
    <w:rsid w:val="009E74FE"/>
    <w:rsid w:val="009E75AE"/>
    <w:rsid w:val="009F14B2"/>
    <w:rsid w:val="009F1BDC"/>
    <w:rsid w:val="009F298D"/>
    <w:rsid w:val="009F3AE0"/>
    <w:rsid w:val="009F41D2"/>
    <w:rsid w:val="009F46AD"/>
    <w:rsid w:val="009F46C0"/>
    <w:rsid w:val="009F65CD"/>
    <w:rsid w:val="00A00ABF"/>
    <w:rsid w:val="00A01BE0"/>
    <w:rsid w:val="00A01D57"/>
    <w:rsid w:val="00A01D7D"/>
    <w:rsid w:val="00A04831"/>
    <w:rsid w:val="00A04AD4"/>
    <w:rsid w:val="00A079AA"/>
    <w:rsid w:val="00A10F0D"/>
    <w:rsid w:val="00A11F54"/>
    <w:rsid w:val="00A1207A"/>
    <w:rsid w:val="00A15AB2"/>
    <w:rsid w:val="00A160D4"/>
    <w:rsid w:val="00A1638E"/>
    <w:rsid w:val="00A17676"/>
    <w:rsid w:val="00A20A2F"/>
    <w:rsid w:val="00A21B07"/>
    <w:rsid w:val="00A22EA2"/>
    <w:rsid w:val="00A2370D"/>
    <w:rsid w:val="00A24392"/>
    <w:rsid w:val="00A24AAA"/>
    <w:rsid w:val="00A24DA1"/>
    <w:rsid w:val="00A25355"/>
    <w:rsid w:val="00A261EC"/>
    <w:rsid w:val="00A2706D"/>
    <w:rsid w:val="00A329DD"/>
    <w:rsid w:val="00A332E4"/>
    <w:rsid w:val="00A350F8"/>
    <w:rsid w:val="00A35269"/>
    <w:rsid w:val="00A36699"/>
    <w:rsid w:val="00A37FF4"/>
    <w:rsid w:val="00A40010"/>
    <w:rsid w:val="00A40DD5"/>
    <w:rsid w:val="00A41CCE"/>
    <w:rsid w:val="00A421A1"/>
    <w:rsid w:val="00A42F30"/>
    <w:rsid w:val="00A43A6B"/>
    <w:rsid w:val="00A43CA0"/>
    <w:rsid w:val="00A43FEE"/>
    <w:rsid w:val="00A44C99"/>
    <w:rsid w:val="00A45C5B"/>
    <w:rsid w:val="00A47DB9"/>
    <w:rsid w:val="00A50080"/>
    <w:rsid w:val="00A50DFF"/>
    <w:rsid w:val="00A51AAE"/>
    <w:rsid w:val="00A52AA8"/>
    <w:rsid w:val="00A5384A"/>
    <w:rsid w:val="00A53B50"/>
    <w:rsid w:val="00A558B1"/>
    <w:rsid w:val="00A55901"/>
    <w:rsid w:val="00A5647E"/>
    <w:rsid w:val="00A60625"/>
    <w:rsid w:val="00A62FC6"/>
    <w:rsid w:val="00A64146"/>
    <w:rsid w:val="00A646BC"/>
    <w:rsid w:val="00A647EC"/>
    <w:rsid w:val="00A64914"/>
    <w:rsid w:val="00A654C1"/>
    <w:rsid w:val="00A6571A"/>
    <w:rsid w:val="00A672BB"/>
    <w:rsid w:val="00A67C22"/>
    <w:rsid w:val="00A70128"/>
    <w:rsid w:val="00A70248"/>
    <w:rsid w:val="00A70C35"/>
    <w:rsid w:val="00A72DEA"/>
    <w:rsid w:val="00A73415"/>
    <w:rsid w:val="00A73A42"/>
    <w:rsid w:val="00A74F64"/>
    <w:rsid w:val="00A7532D"/>
    <w:rsid w:val="00A763B9"/>
    <w:rsid w:val="00A763E4"/>
    <w:rsid w:val="00A771C5"/>
    <w:rsid w:val="00A77A08"/>
    <w:rsid w:val="00A77E26"/>
    <w:rsid w:val="00A77FEF"/>
    <w:rsid w:val="00A80D4E"/>
    <w:rsid w:val="00A824CE"/>
    <w:rsid w:val="00A8310F"/>
    <w:rsid w:val="00A8385D"/>
    <w:rsid w:val="00A83ACE"/>
    <w:rsid w:val="00A83FBC"/>
    <w:rsid w:val="00A841EA"/>
    <w:rsid w:val="00A84B7F"/>
    <w:rsid w:val="00A85214"/>
    <w:rsid w:val="00A8595D"/>
    <w:rsid w:val="00A85D87"/>
    <w:rsid w:val="00A86228"/>
    <w:rsid w:val="00A87916"/>
    <w:rsid w:val="00A87BAF"/>
    <w:rsid w:val="00A909B0"/>
    <w:rsid w:val="00A91121"/>
    <w:rsid w:val="00A917E5"/>
    <w:rsid w:val="00A919CA"/>
    <w:rsid w:val="00A92046"/>
    <w:rsid w:val="00A9298E"/>
    <w:rsid w:val="00A932D1"/>
    <w:rsid w:val="00A933D6"/>
    <w:rsid w:val="00A94277"/>
    <w:rsid w:val="00A9434F"/>
    <w:rsid w:val="00A95398"/>
    <w:rsid w:val="00A95D30"/>
    <w:rsid w:val="00A96771"/>
    <w:rsid w:val="00A96E87"/>
    <w:rsid w:val="00A975A1"/>
    <w:rsid w:val="00A97E39"/>
    <w:rsid w:val="00AA12D9"/>
    <w:rsid w:val="00AA1A4B"/>
    <w:rsid w:val="00AA1E47"/>
    <w:rsid w:val="00AA2474"/>
    <w:rsid w:val="00AA29C6"/>
    <w:rsid w:val="00AA2CA9"/>
    <w:rsid w:val="00AA3958"/>
    <w:rsid w:val="00AA44DF"/>
    <w:rsid w:val="00AA4616"/>
    <w:rsid w:val="00AA526F"/>
    <w:rsid w:val="00AA5E47"/>
    <w:rsid w:val="00AA68E6"/>
    <w:rsid w:val="00AA6969"/>
    <w:rsid w:val="00AB014B"/>
    <w:rsid w:val="00AB0CCF"/>
    <w:rsid w:val="00AB0F1D"/>
    <w:rsid w:val="00AB23BD"/>
    <w:rsid w:val="00AB372F"/>
    <w:rsid w:val="00AB44EE"/>
    <w:rsid w:val="00AB4740"/>
    <w:rsid w:val="00AB4ADF"/>
    <w:rsid w:val="00AB4B1F"/>
    <w:rsid w:val="00AB50A7"/>
    <w:rsid w:val="00AB520B"/>
    <w:rsid w:val="00AB6E5C"/>
    <w:rsid w:val="00AC0A85"/>
    <w:rsid w:val="00AC0CB5"/>
    <w:rsid w:val="00AC2327"/>
    <w:rsid w:val="00AC32B8"/>
    <w:rsid w:val="00AC6F9D"/>
    <w:rsid w:val="00AC7155"/>
    <w:rsid w:val="00AD119E"/>
    <w:rsid w:val="00AD1B18"/>
    <w:rsid w:val="00AD1DB4"/>
    <w:rsid w:val="00AD2AC2"/>
    <w:rsid w:val="00AD3203"/>
    <w:rsid w:val="00AD43A2"/>
    <w:rsid w:val="00AD5244"/>
    <w:rsid w:val="00AD59ED"/>
    <w:rsid w:val="00AD5F57"/>
    <w:rsid w:val="00AD6118"/>
    <w:rsid w:val="00AD67F7"/>
    <w:rsid w:val="00AD6A88"/>
    <w:rsid w:val="00AD7EE5"/>
    <w:rsid w:val="00AE0373"/>
    <w:rsid w:val="00AE1680"/>
    <w:rsid w:val="00AE2F09"/>
    <w:rsid w:val="00AE35E8"/>
    <w:rsid w:val="00AE3A0C"/>
    <w:rsid w:val="00AE3D1E"/>
    <w:rsid w:val="00AE4556"/>
    <w:rsid w:val="00AE516E"/>
    <w:rsid w:val="00AF0AC9"/>
    <w:rsid w:val="00AF172D"/>
    <w:rsid w:val="00AF18CF"/>
    <w:rsid w:val="00AF1CCC"/>
    <w:rsid w:val="00AF4F9F"/>
    <w:rsid w:val="00AF645E"/>
    <w:rsid w:val="00AF68EB"/>
    <w:rsid w:val="00AF6A9F"/>
    <w:rsid w:val="00AF6C47"/>
    <w:rsid w:val="00AF7D6C"/>
    <w:rsid w:val="00B00AB8"/>
    <w:rsid w:val="00B02205"/>
    <w:rsid w:val="00B0527F"/>
    <w:rsid w:val="00B06222"/>
    <w:rsid w:val="00B06B1B"/>
    <w:rsid w:val="00B06E26"/>
    <w:rsid w:val="00B06FD7"/>
    <w:rsid w:val="00B1024E"/>
    <w:rsid w:val="00B10429"/>
    <w:rsid w:val="00B126CD"/>
    <w:rsid w:val="00B1297E"/>
    <w:rsid w:val="00B13701"/>
    <w:rsid w:val="00B13A72"/>
    <w:rsid w:val="00B147A7"/>
    <w:rsid w:val="00B14840"/>
    <w:rsid w:val="00B148B9"/>
    <w:rsid w:val="00B14B71"/>
    <w:rsid w:val="00B151E1"/>
    <w:rsid w:val="00B162C0"/>
    <w:rsid w:val="00B163B8"/>
    <w:rsid w:val="00B16D00"/>
    <w:rsid w:val="00B1706B"/>
    <w:rsid w:val="00B17475"/>
    <w:rsid w:val="00B218F5"/>
    <w:rsid w:val="00B236A9"/>
    <w:rsid w:val="00B23A02"/>
    <w:rsid w:val="00B23D36"/>
    <w:rsid w:val="00B24615"/>
    <w:rsid w:val="00B24FA4"/>
    <w:rsid w:val="00B252DC"/>
    <w:rsid w:val="00B2612D"/>
    <w:rsid w:val="00B262AD"/>
    <w:rsid w:val="00B26EF2"/>
    <w:rsid w:val="00B27696"/>
    <w:rsid w:val="00B27E4C"/>
    <w:rsid w:val="00B30DA7"/>
    <w:rsid w:val="00B323A9"/>
    <w:rsid w:val="00B326D1"/>
    <w:rsid w:val="00B32F43"/>
    <w:rsid w:val="00B32F66"/>
    <w:rsid w:val="00B33CFE"/>
    <w:rsid w:val="00B34A55"/>
    <w:rsid w:val="00B34BCF"/>
    <w:rsid w:val="00B35EFD"/>
    <w:rsid w:val="00B370C7"/>
    <w:rsid w:val="00B3740A"/>
    <w:rsid w:val="00B401C8"/>
    <w:rsid w:val="00B40DC3"/>
    <w:rsid w:val="00B410E5"/>
    <w:rsid w:val="00B41158"/>
    <w:rsid w:val="00B41ADC"/>
    <w:rsid w:val="00B43438"/>
    <w:rsid w:val="00B442A7"/>
    <w:rsid w:val="00B44525"/>
    <w:rsid w:val="00B44881"/>
    <w:rsid w:val="00B4495D"/>
    <w:rsid w:val="00B44BBA"/>
    <w:rsid w:val="00B46CC4"/>
    <w:rsid w:val="00B46DFF"/>
    <w:rsid w:val="00B47249"/>
    <w:rsid w:val="00B47948"/>
    <w:rsid w:val="00B47C01"/>
    <w:rsid w:val="00B50183"/>
    <w:rsid w:val="00B503C0"/>
    <w:rsid w:val="00B50405"/>
    <w:rsid w:val="00B51C2A"/>
    <w:rsid w:val="00B52340"/>
    <w:rsid w:val="00B53D63"/>
    <w:rsid w:val="00B53F97"/>
    <w:rsid w:val="00B553D6"/>
    <w:rsid w:val="00B562A3"/>
    <w:rsid w:val="00B56973"/>
    <w:rsid w:val="00B56B90"/>
    <w:rsid w:val="00B576E1"/>
    <w:rsid w:val="00B6036A"/>
    <w:rsid w:val="00B618E8"/>
    <w:rsid w:val="00B61ED7"/>
    <w:rsid w:val="00B62916"/>
    <w:rsid w:val="00B62995"/>
    <w:rsid w:val="00B62C6B"/>
    <w:rsid w:val="00B64717"/>
    <w:rsid w:val="00B64A0F"/>
    <w:rsid w:val="00B655AB"/>
    <w:rsid w:val="00B65F01"/>
    <w:rsid w:val="00B66174"/>
    <w:rsid w:val="00B708EB"/>
    <w:rsid w:val="00B71DD1"/>
    <w:rsid w:val="00B725C4"/>
    <w:rsid w:val="00B75921"/>
    <w:rsid w:val="00B7647A"/>
    <w:rsid w:val="00B76DA8"/>
    <w:rsid w:val="00B76F31"/>
    <w:rsid w:val="00B80300"/>
    <w:rsid w:val="00B81DCE"/>
    <w:rsid w:val="00B83009"/>
    <w:rsid w:val="00B84876"/>
    <w:rsid w:val="00B8646C"/>
    <w:rsid w:val="00B865EA"/>
    <w:rsid w:val="00B8704E"/>
    <w:rsid w:val="00B87836"/>
    <w:rsid w:val="00B87CFF"/>
    <w:rsid w:val="00B90765"/>
    <w:rsid w:val="00B91743"/>
    <w:rsid w:val="00B92432"/>
    <w:rsid w:val="00B92CC6"/>
    <w:rsid w:val="00B92FFB"/>
    <w:rsid w:val="00B931AA"/>
    <w:rsid w:val="00B93D12"/>
    <w:rsid w:val="00B93E5E"/>
    <w:rsid w:val="00B94E17"/>
    <w:rsid w:val="00B960D8"/>
    <w:rsid w:val="00B971C3"/>
    <w:rsid w:val="00BA0336"/>
    <w:rsid w:val="00BA0C09"/>
    <w:rsid w:val="00BA0D9C"/>
    <w:rsid w:val="00BA0DD5"/>
    <w:rsid w:val="00BA110A"/>
    <w:rsid w:val="00BA1572"/>
    <w:rsid w:val="00BA2C58"/>
    <w:rsid w:val="00BA2CDF"/>
    <w:rsid w:val="00BA2EE9"/>
    <w:rsid w:val="00BA5549"/>
    <w:rsid w:val="00BA5BB4"/>
    <w:rsid w:val="00BA7331"/>
    <w:rsid w:val="00BA75FC"/>
    <w:rsid w:val="00BB1147"/>
    <w:rsid w:val="00BB16AE"/>
    <w:rsid w:val="00BB1FC8"/>
    <w:rsid w:val="00BB2E8D"/>
    <w:rsid w:val="00BB4090"/>
    <w:rsid w:val="00BB4133"/>
    <w:rsid w:val="00BB4C2A"/>
    <w:rsid w:val="00BB6A7B"/>
    <w:rsid w:val="00BB705A"/>
    <w:rsid w:val="00BB7D7C"/>
    <w:rsid w:val="00BC0CC2"/>
    <w:rsid w:val="00BC151A"/>
    <w:rsid w:val="00BC162C"/>
    <w:rsid w:val="00BC2E35"/>
    <w:rsid w:val="00BC33BD"/>
    <w:rsid w:val="00BC3556"/>
    <w:rsid w:val="00BC5B78"/>
    <w:rsid w:val="00BC601C"/>
    <w:rsid w:val="00BC6837"/>
    <w:rsid w:val="00BC74AA"/>
    <w:rsid w:val="00BC77EC"/>
    <w:rsid w:val="00BC79BD"/>
    <w:rsid w:val="00BC7A27"/>
    <w:rsid w:val="00BC7EA1"/>
    <w:rsid w:val="00BD039B"/>
    <w:rsid w:val="00BD04D7"/>
    <w:rsid w:val="00BD5708"/>
    <w:rsid w:val="00BD598E"/>
    <w:rsid w:val="00BD5C58"/>
    <w:rsid w:val="00BD5C5F"/>
    <w:rsid w:val="00BD6231"/>
    <w:rsid w:val="00BE0C3C"/>
    <w:rsid w:val="00BE12BA"/>
    <w:rsid w:val="00BE20BF"/>
    <w:rsid w:val="00BE3AB0"/>
    <w:rsid w:val="00BE588F"/>
    <w:rsid w:val="00BE5B0B"/>
    <w:rsid w:val="00BE7A92"/>
    <w:rsid w:val="00BF02C3"/>
    <w:rsid w:val="00BF07F9"/>
    <w:rsid w:val="00BF0970"/>
    <w:rsid w:val="00BF1163"/>
    <w:rsid w:val="00BF16D9"/>
    <w:rsid w:val="00BF208B"/>
    <w:rsid w:val="00BF2D1D"/>
    <w:rsid w:val="00BF3724"/>
    <w:rsid w:val="00BF3B29"/>
    <w:rsid w:val="00BF4C2D"/>
    <w:rsid w:val="00BF5226"/>
    <w:rsid w:val="00BF5822"/>
    <w:rsid w:val="00BF63F4"/>
    <w:rsid w:val="00BF667F"/>
    <w:rsid w:val="00BF7871"/>
    <w:rsid w:val="00C01332"/>
    <w:rsid w:val="00C01AF0"/>
    <w:rsid w:val="00C02CE7"/>
    <w:rsid w:val="00C034F6"/>
    <w:rsid w:val="00C040EA"/>
    <w:rsid w:val="00C054EA"/>
    <w:rsid w:val="00C057B3"/>
    <w:rsid w:val="00C059B5"/>
    <w:rsid w:val="00C05C29"/>
    <w:rsid w:val="00C0659E"/>
    <w:rsid w:val="00C06FC5"/>
    <w:rsid w:val="00C0772D"/>
    <w:rsid w:val="00C105D4"/>
    <w:rsid w:val="00C10C17"/>
    <w:rsid w:val="00C11161"/>
    <w:rsid w:val="00C112CB"/>
    <w:rsid w:val="00C12B03"/>
    <w:rsid w:val="00C14D77"/>
    <w:rsid w:val="00C158DC"/>
    <w:rsid w:val="00C1635B"/>
    <w:rsid w:val="00C16C22"/>
    <w:rsid w:val="00C21552"/>
    <w:rsid w:val="00C224D2"/>
    <w:rsid w:val="00C2318B"/>
    <w:rsid w:val="00C25487"/>
    <w:rsid w:val="00C25DF3"/>
    <w:rsid w:val="00C25F07"/>
    <w:rsid w:val="00C26F8B"/>
    <w:rsid w:val="00C309DE"/>
    <w:rsid w:val="00C310C7"/>
    <w:rsid w:val="00C312D9"/>
    <w:rsid w:val="00C3160E"/>
    <w:rsid w:val="00C32BC7"/>
    <w:rsid w:val="00C33494"/>
    <w:rsid w:val="00C339DB"/>
    <w:rsid w:val="00C343F1"/>
    <w:rsid w:val="00C347A2"/>
    <w:rsid w:val="00C3528F"/>
    <w:rsid w:val="00C3598F"/>
    <w:rsid w:val="00C35A38"/>
    <w:rsid w:val="00C35F66"/>
    <w:rsid w:val="00C35FF4"/>
    <w:rsid w:val="00C36FB9"/>
    <w:rsid w:val="00C37316"/>
    <w:rsid w:val="00C377B9"/>
    <w:rsid w:val="00C41E12"/>
    <w:rsid w:val="00C439E8"/>
    <w:rsid w:val="00C44179"/>
    <w:rsid w:val="00C4563C"/>
    <w:rsid w:val="00C4662C"/>
    <w:rsid w:val="00C46659"/>
    <w:rsid w:val="00C46DBC"/>
    <w:rsid w:val="00C4754C"/>
    <w:rsid w:val="00C4773B"/>
    <w:rsid w:val="00C51E57"/>
    <w:rsid w:val="00C54314"/>
    <w:rsid w:val="00C55275"/>
    <w:rsid w:val="00C562BB"/>
    <w:rsid w:val="00C56E72"/>
    <w:rsid w:val="00C60042"/>
    <w:rsid w:val="00C600FA"/>
    <w:rsid w:val="00C60A6A"/>
    <w:rsid w:val="00C6275E"/>
    <w:rsid w:val="00C628F9"/>
    <w:rsid w:val="00C62AF0"/>
    <w:rsid w:val="00C62BEC"/>
    <w:rsid w:val="00C633AD"/>
    <w:rsid w:val="00C66D40"/>
    <w:rsid w:val="00C67DA3"/>
    <w:rsid w:val="00C67E57"/>
    <w:rsid w:val="00C707C0"/>
    <w:rsid w:val="00C72533"/>
    <w:rsid w:val="00C72820"/>
    <w:rsid w:val="00C72AB6"/>
    <w:rsid w:val="00C732D4"/>
    <w:rsid w:val="00C73518"/>
    <w:rsid w:val="00C7539F"/>
    <w:rsid w:val="00C75B77"/>
    <w:rsid w:val="00C761F5"/>
    <w:rsid w:val="00C7687F"/>
    <w:rsid w:val="00C76F23"/>
    <w:rsid w:val="00C80013"/>
    <w:rsid w:val="00C8040A"/>
    <w:rsid w:val="00C813DE"/>
    <w:rsid w:val="00C81408"/>
    <w:rsid w:val="00C8227D"/>
    <w:rsid w:val="00C82593"/>
    <w:rsid w:val="00C8281A"/>
    <w:rsid w:val="00C828E0"/>
    <w:rsid w:val="00C8516B"/>
    <w:rsid w:val="00C85EAA"/>
    <w:rsid w:val="00C8622A"/>
    <w:rsid w:val="00C86B3C"/>
    <w:rsid w:val="00C86E20"/>
    <w:rsid w:val="00C87D67"/>
    <w:rsid w:val="00C93607"/>
    <w:rsid w:val="00C941D8"/>
    <w:rsid w:val="00C95310"/>
    <w:rsid w:val="00C95F86"/>
    <w:rsid w:val="00C9686E"/>
    <w:rsid w:val="00C96A50"/>
    <w:rsid w:val="00CA0968"/>
    <w:rsid w:val="00CA0A1B"/>
    <w:rsid w:val="00CA2D21"/>
    <w:rsid w:val="00CA371D"/>
    <w:rsid w:val="00CA3A09"/>
    <w:rsid w:val="00CA5838"/>
    <w:rsid w:val="00CA7B05"/>
    <w:rsid w:val="00CB1896"/>
    <w:rsid w:val="00CB29F0"/>
    <w:rsid w:val="00CB30B3"/>
    <w:rsid w:val="00CB34ED"/>
    <w:rsid w:val="00CB3DF3"/>
    <w:rsid w:val="00CB3EF7"/>
    <w:rsid w:val="00CB5EE5"/>
    <w:rsid w:val="00CB6495"/>
    <w:rsid w:val="00CB6A59"/>
    <w:rsid w:val="00CB6C0E"/>
    <w:rsid w:val="00CB6E56"/>
    <w:rsid w:val="00CC04B6"/>
    <w:rsid w:val="00CC0A35"/>
    <w:rsid w:val="00CC1753"/>
    <w:rsid w:val="00CC1AC4"/>
    <w:rsid w:val="00CC1DC7"/>
    <w:rsid w:val="00CC2DC2"/>
    <w:rsid w:val="00CC3B19"/>
    <w:rsid w:val="00CC5289"/>
    <w:rsid w:val="00CC553C"/>
    <w:rsid w:val="00CC555B"/>
    <w:rsid w:val="00CC5575"/>
    <w:rsid w:val="00CC5A61"/>
    <w:rsid w:val="00CC6005"/>
    <w:rsid w:val="00CC652E"/>
    <w:rsid w:val="00CC6F2D"/>
    <w:rsid w:val="00CC6FB7"/>
    <w:rsid w:val="00CC7EF2"/>
    <w:rsid w:val="00CD06C3"/>
    <w:rsid w:val="00CD3A6F"/>
    <w:rsid w:val="00CD3C14"/>
    <w:rsid w:val="00CD4760"/>
    <w:rsid w:val="00CD5E82"/>
    <w:rsid w:val="00CD613B"/>
    <w:rsid w:val="00CD625C"/>
    <w:rsid w:val="00CD651E"/>
    <w:rsid w:val="00CD6C18"/>
    <w:rsid w:val="00CD7AE6"/>
    <w:rsid w:val="00CD7B3F"/>
    <w:rsid w:val="00CE0480"/>
    <w:rsid w:val="00CE05BC"/>
    <w:rsid w:val="00CE1EB5"/>
    <w:rsid w:val="00CE23F1"/>
    <w:rsid w:val="00CE3841"/>
    <w:rsid w:val="00CE38E0"/>
    <w:rsid w:val="00CE49B2"/>
    <w:rsid w:val="00CE4AD4"/>
    <w:rsid w:val="00CE630C"/>
    <w:rsid w:val="00CE6741"/>
    <w:rsid w:val="00CE71B4"/>
    <w:rsid w:val="00CE7DA9"/>
    <w:rsid w:val="00CF02BF"/>
    <w:rsid w:val="00CF156D"/>
    <w:rsid w:val="00CF186C"/>
    <w:rsid w:val="00CF1F36"/>
    <w:rsid w:val="00CF2369"/>
    <w:rsid w:val="00CF2A70"/>
    <w:rsid w:val="00CF2CD2"/>
    <w:rsid w:val="00CF3F9D"/>
    <w:rsid w:val="00CF6DE3"/>
    <w:rsid w:val="00CF6FA2"/>
    <w:rsid w:val="00CF705C"/>
    <w:rsid w:val="00CF7E0B"/>
    <w:rsid w:val="00D02790"/>
    <w:rsid w:val="00D02E3A"/>
    <w:rsid w:val="00D02EAC"/>
    <w:rsid w:val="00D03592"/>
    <w:rsid w:val="00D0387D"/>
    <w:rsid w:val="00D04A2F"/>
    <w:rsid w:val="00D04C82"/>
    <w:rsid w:val="00D04FAC"/>
    <w:rsid w:val="00D05207"/>
    <w:rsid w:val="00D057DD"/>
    <w:rsid w:val="00D05A24"/>
    <w:rsid w:val="00D05C1F"/>
    <w:rsid w:val="00D05DA2"/>
    <w:rsid w:val="00D05E68"/>
    <w:rsid w:val="00D067AB"/>
    <w:rsid w:val="00D101BF"/>
    <w:rsid w:val="00D105DB"/>
    <w:rsid w:val="00D10871"/>
    <w:rsid w:val="00D10993"/>
    <w:rsid w:val="00D125A1"/>
    <w:rsid w:val="00D128B4"/>
    <w:rsid w:val="00D12DE3"/>
    <w:rsid w:val="00D1526D"/>
    <w:rsid w:val="00D169EB"/>
    <w:rsid w:val="00D16A9D"/>
    <w:rsid w:val="00D16CB7"/>
    <w:rsid w:val="00D20E40"/>
    <w:rsid w:val="00D219E6"/>
    <w:rsid w:val="00D21BC6"/>
    <w:rsid w:val="00D21F97"/>
    <w:rsid w:val="00D22B41"/>
    <w:rsid w:val="00D22CE5"/>
    <w:rsid w:val="00D24021"/>
    <w:rsid w:val="00D24711"/>
    <w:rsid w:val="00D248F2"/>
    <w:rsid w:val="00D249BD"/>
    <w:rsid w:val="00D265C2"/>
    <w:rsid w:val="00D27CA8"/>
    <w:rsid w:val="00D27F84"/>
    <w:rsid w:val="00D27FF5"/>
    <w:rsid w:val="00D30652"/>
    <w:rsid w:val="00D306B9"/>
    <w:rsid w:val="00D313DF"/>
    <w:rsid w:val="00D32416"/>
    <w:rsid w:val="00D32630"/>
    <w:rsid w:val="00D327BB"/>
    <w:rsid w:val="00D3787E"/>
    <w:rsid w:val="00D426A2"/>
    <w:rsid w:val="00D42DDC"/>
    <w:rsid w:val="00D4325F"/>
    <w:rsid w:val="00D44299"/>
    <w:rsid w:val="00D44A4A"/>
    <w:rsid w:val="00D44D90"/>
    <w:rsid w:val="00D4594E"/>
    <w:rsid w:val="00D460CA"/>
    <w:rsid w:val="00D47C5E"/>
    <w:rsid w:val="00D50A37"/>
    <w:rsid w:val="00D564B0"/>
    <w:rsid w:val="00D566C8"/>
    <w:rsid w:val="00D56C84"/>
    <w:rsid w:val="00D56DFD"/>
    <w:rsid w:val="00D56EE2"/>
    <w:rsid w:val="00D57353"/>
    <w:rsid w:val="00D60A8C"/>
    <w:rsid w:val="00D6233F"/>
    <w:rsid w:val="00D62619"/>
    <w:rsid w:val="00D62A9D"/>
    <w:rsid w:val="00D632FF"/>
    <w:rsid w:val="00D649ED"/>
    <w:rsid w:val="00D64FFD"/>
    <w:rsid w:val="00D66E5D"/>
    <w:rsid w:val="00D67C7B"/>
    <w:rsid w:val="00D70D68"/>
    <w:rsid w:val="00D71ADC"/>
    <w:rsid w:val="00D739FB"/>
    <w:rsid w:val="00D75C3C"/>
    <w:rsid w:val="00D75F2F"/>
    <w:rsid w:val="00D76BAB"/>
    <w:rsid w:val="00D77C81"/>
    <w:rsid w:val="00D80BBD"/>
    <w:rsid w:val="00D80D65"/>
    <w:rsid w:val="00D81912"/>
    <w:rsid w:val="00D820B7"/>
    <w:rsid w:val="00D82762"/>
    <w:rsid w:val="00D84F80"/>
    <w:rsid w:val="00D86A6C"/>
    <w:rsid w:val="00D87043"/>
    <w:rsid w:val="00D875DE"/>
    <w:rsid w:val="00D87A20"/>
    <w:rsid w:val="00D9009C"/>
    <w:rsid w:val="00D909AA"/>
    <w:rsid w:val="00D92046"/>
    <w:rsid w:val="00D94098"/>
    <w:rsid w:val="00D94A6C"/>
    <w:rsid w:val="00D95609"/>
    <w:rsid w:val="00D9655A"/>
    <w:rsid w:val="00D96E1B"/>
    <w:rsid w:val="00D9791C"/>
    <w:rsid w:val="00DA2EA3"/>
    <w:rsid w:val="00DA4666"/>
    <w:rsid w:val="00DA4B55"/>
    <w:rsid w:val="00DA6439"/>
    <w:rsid w:val="00DA6447"/>
    <w:rsid w:val="00DA6D4C"/>
    <w:rsid w:val="00DA738C"/>
    <w:rsid w:val="00DB01F5"/>
    <w:rsid w:val="00DB06DA"/>
    <w:rsid w:val="00DB0834"/>
    <w:rsid w:val="00DB3C7A"/>
    <w:rsid w:val="00DB4CBB"/>
    <w:rsid w:val="00DB7093"/>
    <w:rsid w:val="00DB7471"/>
    <w:rsid w:val="00DC077F"/>
    <w:rsid w:val="00DC0D19"/>
    <w:rsid w:val="00DC0ECE"/>
    <w:rsid w:val="00DC1C7B"/>
    <w:rsid w:val="00DC2A40"/>
    <w:rsid w:val="00DC4D78"/>
    <w:rsid w:val="00DC501F"/>
    <w:rsid w:val="00DC5450"/>
    <w:rsid w:val="00DC5645"/>
    <w:rsid w:val="00DC5CFC"/>
    <w:rsid w:val="00DC69B2"/>
    <w:rsid w:val="00DC72FE"/>
    <w:rsid w:val="00DC7A7C"/>
    <w:rsid w:val="00DD05C4"/>
    <w:rsid w:val="00DD1E96"/>
    <w:rsid w:val="00DD1F91"/>
    <w:rsid w:val="00DD2083"/>
    <w:rsid w:val="00DD28AD"/>
    <w:rsid w:val="00DD2B68"/>
    <w:rsid w:val="00DD3631"/>
    <w:rsid w:val="00DD3CA1"/>
    <w:rsid w:val="00DD40DE"/>
    <w:rsid w:val="00DD443E"/>
    <w:rsid w:val="00DD52EF"/>
    <w:rsid w:val="00DD5656"/>
    <w:rsid w:val="00DD652E"/>
    <w:rsid w:val="00DD6961"/>
    <w:rsid w:val="00DD7439"/>
    <w:rsid w:val="00DD7A8C"/>
    <w:rsid w:val="00DE0686"/>
    <w:rsid w:val="00DE13BF"/>
    <w:rsid w:val="00DE3811"/>
    <w:rsid w:val="00DE3854"/>
    <w:rsid w:val="00DE3862"/>
    <w:rsid w:val="00DE3AEB"/>
    <w:rsid w:val="00DE55EB"/>
    <w:rsid w:val="00DE5AF5"/>
    <w:rsid w:val="00DE608D"/>
    <w:rsid w:val="00DE6A9F"/>
    <w:rsid w:val="00DF494A"/>
    <w:rsid w:val="00DF662F"/>
    <w:rsid w:val="00DF76C2"/>
    <w:rsid w:val="00DF7A00"/>
    <w:rsid w:val="00E0009E"/>
    <w:rsid w:val="00E002CE"/>
    <w:rsid w:val="00E00882"/>
    <w:rsid w:val="00E01A34"/>
    <w:rsid w:val="00E01F6E"/>
    <w:rsid w:val="00E023AD"/>
    <w:rsid w:val="00E032A8"/>
    <w:rsid w:val="00E040EC"/>
    <w:rsid w:val="00E0444C"/>
    <w:rsid w:val="00E045DD"/>
    <w:rsid w:val="00E04DED"/>
    <w:rsid w:val="00E0559F"/>
    <w:rsid w:val="00E0566E"/>
    <w:rsid w:val="00E05A69"/>
    <w:rsid w:val="00E05F4D"/>
    <w:rsid w:val="00E0617F"/>
    <w:rsid w:val="00E06254"/>
    <w:rsid w:val="00E06922"/>
    <w:rsid w:val="00E06C3D"/>
    <w:rsid w:val="00E0735B"/>
    <w:rsid w:val="00E0784A"/>
    <w:rsid w:val="00E107E5"/>
    <w:rsid w:val="00E1120D"/>
    <w:rsid w:val="00E11AAC"/>
    <w:rsid w:val="00E11B56"/>
    <w:rsid w:val="00E13CB3"/>
    <w:rsid w:val="00E140C5"/>
    <w:rsid w:val="00E1435C"/>
    <w:rsid w:val="00E2013D"/>
    <w:rsid w:val="00E2121D"/>
    <w:rsid w:val="00E243A3"/>
    <w:rsid w:val="00E246D3"/>
    <w:rsid w:val="00E264BF"/>
    <w:rsid w:val="00E277BC"/>
    <w:rsid w:val="00E308BA"/>
    <w:rsid w:val="00E31EA5"/>
    <w:rsid w:val="00E34870"/>
    <w:rsid w:val="00E35236"/>
    <w:rsid w:val="00E35506"/>
    <w:rsid w:val="00E35825"/>
    <w:rsid w:val="00E37564"/>
    <w:rsid w:val="00E404F3"/>
    <w:rsid w:val="00E40656"/>
    <w:rsid w:val="00E41263"/>
    <w:rsid w:val="00E4144B"/>
    <w:rsid w:val="00E418EF"/>
    <w:rsid w:val="00E41F03"/>
    <w:rsid w:val="00E42894"/>
    <w:rsid w:val="00E43352"/>
    <w:rsid w:val="00E43459"/>
    <w:rsid w:val="00E43797"/>
    <w:rsid w:val="00E449A8"/>
    <w:rsid w:val="00E45F87"/>
    <w:rsid w:val="00E46881"/>
    <w:rsid w:val="00E47E15"/>
    <w:rsid w:val="00E505B3"/>
    <w:rsid w:val="00E50CA4"/>
    <w:rsid w:val="00E51C98"/>
    <w:rsid w:val="00E532DB"/>
    <w:rsid w:val="00E5376A"/>
    <w:rsid w:val="00E54FED"/>
    <w:rsid w:val="00E55D94"/>
    <w:rsid w:val="00E564A7"/>
    <w:rsid w:val="00E57A2C"/>
    <w:rsid w:val="00E60076"/>
    <w:rsid w:val="00E617B6"/>
    <w:rsid w:val="00E627A7"/>
    <w:rsid w:val="00E64BCD"/>
    <w:rsid w:val="00E64DCD"/>
    <w:rsid w:val="00E65820"/>
    <w:rsid w:val="00E66446"/>
    <w:rsid w:val="00E6668B"/>
    <w:rsid w:val="00E6675B"/>
    <w:rsid w:val="00E66E5E"/>
    <w:rsid w:val="00E674C8"/>
    <w:rsid w:val="00E677CD"/>
    <w:rsid w:val="00E7184C"/>
    <w:rsid w:val="00E71B13"/>
    <w:rsid w:val="00E71C02"/>
    <w:rsid w:val="00E72EF6"/>
    <w:rsid w:val="00E75221"/>
    <w:rsid w:val="00E757AB"/>
    <w:rsid w:val="00E758D6"/>
    <w:rsid w:val="00E75C49"/>
    <w:rsid w:val="00E763F9"/>
    <w:rsid w:val="00E76AB0"/>
    <w:rsid w:val="00E771FD"/>
    <w:rsid w:val="00E773B0"/>
    <w:rsid w:val="00E77ED2"/>
    <w:rsid w:val="00E80A66"/>
    <w:rsid w:val="00E814AD"/>
    <w:rsid w:val="00E81C8B"/>
    <w:rsid w:val="00E822AE"/>
    <w:rsid w:val="00E83671"/>
    <w:rsid w:val="00E83942"/>
    <w:rsid w:val="00E8395D"/>
    <w:rsid w:val="00E8396D"/>
    <w:rsid w:val="00E8423A"/>
    <w:rsid w:val="00E846D9"/>
    <w:rsid w:val="00E860F3"/>
    <w:rsid w:val="00E90CB8"/>
    <w:rsid w:val="00E91CE1"/>
    <w:rsid w:val="00E924C8"/>
    <w:rsid w:val="00E92C92"/>
    <w:rsid w:val="00E9369D"/>
    <w:rsid w:val="00E95328"/>
    <w:rsid w:val="00E956D9"/>
    <w:rsid w:val="00E97039"/>
    <w:rsid w:val="00E9734D"/>
    <w:rsid w:val="00E97FA8"/>
    <w:rsid w:val="00EA1313"/>
    <w:rsid w:val="00EA2472"/>
    <w:rsid w:val="00EA2C55"/>
    <w:rsid w:val="00EA2E0E"/>
    <w:rsid w:val="00EA3753"/>
    <w:rsid w:val="00EA3941"/>
    <w:rsid w:val="00EA3EA8"/>
    <w:rsid w:val="00EA454D"/>
    <w:rsid w:val="00EA4E60"/>
    <w:rsid w:val="00EA52E5"/>
    <w:rsid w:val="00EA6F7F"/>
    <w:rsid w:val="00EA7010"/>
    <w:rsid w:val="00EA78CF"/>
    <w:rsid w:val="00EA7AB6"/>
    <w:rsid w:val="00EB0B7F"/>
    <w:rsid w:val="00EB2EEC"/>
    <w:rsid w:val="00EB30E8"/>
    <w:rsid w:val="00EB3D9D"/>
    <w:rsid w:val="00EB510A"/>
    <w:rsid w:val="00EB6B24"/>
    <w:rsid w:val="00EB6BBF"/>
    <w:rsid w:val="00EC1ECE"/>
    <w:rsid w:val="00EC6FB9"/>
    <w:rsid w:val="00EC777A"/>
    <w:rsid w:val="00ED0721"/>
    <w:rsid w:val="00ED193D"/>
    <w:rsid w:val="00ED19AA"/>
    <w:rsid w:val="00ED294B"/>
    <w:rsid w:val="00ED3E7F"/>
    <w:rsid w:val="00ED3F21"/>
    <w:rsid w:val="00ED42A8"/>
    <w:rsid w:val="00ED5ECE"/>
    <w:rsid w:val="00ED6FEB"/>
    <w:rsid w:val="00ED7B09"/>
    <w:rsid w:val="00ED7ED4"/>
    <w:rsid w:val="00ED7F86"/>
    <w:rsid w:val="00EE1847"/>
    <w:rsid w:val="00EE2EFC"/>
    <w:rsid w:val="00EE3221"/>
    <w:rsid w:val="00EE38CB"/>
    <w:rsid w:val="00EE54B3"/>
    <w:rsid w:val="00EE5965"/>
    <w:rsid w:val="00EE5A73"/>
    <w:rsid w:val="00EE67F0"/>
    <w:rsid w:val="00EF1961"/>
    <w:rsid w:val="00EF3CD8"/>
    <w:rsid w:val="00EF4035"/>
    <w:rsid w:val="00EF453D"/>
    <w:rsid w:val="00EF55FC"/>
    <w:rsid w:val="00F02C21"/>
    <w:rsid w:val="00F03647"/>
    <w:rsid w:val="00F04AE0"/>
    <w:rsid w:val="00F050BF"/>
    <w:rsid w:val="00F06796"/>
    <w:rsid w:val="00F06AAD"/>
    <w:rsid w:val="00F0705B"/>
    <w:rsid w:val="00F073A7"/>
    <w:rsid w:val="00F10CE4"/>
    <w:rsid w:val="00F10FFB"/>
    <w:rsid w:val="00F11025"/>
    <w:rsid w:val="00F1151C"/>
    <w:rsid w:val="00F11634"/>
    <w:rsid w:val="00F123CC"/>
    <w:rsid w:val="00F136DF"/>
    <w:rsid w:val="00F13A4D"/>
    <w:rsid w:val="00F13B52"/>
    <w:rsid w:val="00F13F77"/>
    <w:rsid w:val="00F15FC5"/>
    <w:rsid w:val="00F16CF2"/>
    <w:rsid w:val="00F17DFF"/>
    <w:rsid w:val="00F2158A"/>
    <w:rsid w:val="00F21C41"/>
    <w:rsid w:val="00F23678"/>
    <w:rsid w:val="00F26470"/>
    <w:rsid w:val="00F26663"/>
    <w:rsid w:val="00F26871"/>
    <w:rsid w:val="00F329D1"/>
    <w:rsid w:val="00F33238"/>
    <w:rsid w:val="00F33AD1"/>
    <w:rsid w:val="00F34919"/>
    <w:rsid w:val="00F35D89"/>
    <w:rsid w:val="00F3629C"/>
    <w:rsid w:val="00F36420"/>
    <w:rsid w:val="00F374CF"/>
    <w:rsid w:val="00F37EA2"/>
    <w:rsid w:val="00F400F9"/>
    <w:rsid w:val="00F40191"/>
    <w:rsid w:val="00F40215"/>
    <w:rsid w:val="00F41F8A"/>
    <w:rsid w:val="00F4257B"/>
    <w:rsid w:val="00F42B81"/>
    <w:rsid w:val="00F43DCB"/>
    <w:rsid w:val="00F45E12"/>
    <w:rsid w:val="00F4646F"/>
    <w:rsid w:val="00F467F0"/>
    <w:rsid w:val="00F47EFC"/>
    <w:rsid w:val="00F53471"/>
    <w:rsid w:val="00F53F5B"/>
    <w:rsid w:val="00F54159"/>
    <w:rsid w:val="00F56FC4"/>
    <w:rsid w:val="00F600BE"/>
    <w:rsid w:val="00F6106D"/>
    <w:rsid w:val="00F622C2"/>
    <w:rsid w:val="00F62695"/>
    <w:rsid w:val="00F62E1A"/>
    <w:rsid w:val="00F62F84"/>
    <w:rsid w:val="00F62FF1"/>
    <w:rsid w:val="00F63286"/>
    <w:rsid w:val="00F64045"/>
    <w:rsid w:val="00F65C39"/>
    <w:rsid w:val="00F65D6B"/>
    <w:rsid w:val="00F66758"/>
    <w:rsid w:val="00F67207"/>
    <w:rsid w:val="00F70BAA"/>
    <w:rsid w:val="00F71575"/>
    <w:rsid w:val="00F723D7"/>
    <w:rsid w:val="00F7269D"/>
    <w:rsid w:val="00F72761"/>
    <w:rsid w:val="00F7322E"/>
    <w:rsid w:val="00F7361E"/>
    <w:rsid w:val="00F73C8C"/>
    <w:rsid w:val="00F74114"/>
    <w:rsid w:val="00F74596"/>
    <w:rsid w:val="00F74E28"/>
    <w:rsid w:val="00F7513F"/>
    <w:rsid w:val="00F751BE"/>
    <w:rsid w:val="00F75F08"/>
    <w:rsid w:val="00F7614B"/>
    <w:rsid w:val="00F76A7B"/>
    <w:rsid w:val="00F779A2"/>
    <w:rsid w:val="00F80B00"/>
    <w:rsid w:val="00F827A7"/>
    <w:rsid w:val="00F82BF1"/>
    <w:rsid w:val="00F836BD"/>
    <w:rsid w:val="00F84E26"/>
    <w:rsid w:val="00F8514A"/>
    <w:rsid w:val="00F854AD"/>
    <w:rsid w:val="00F85F26"/>
    <w:rsid w:val="00F86771"/>
    <w:rsid w:val="00F8762C"/>
    <w:rsid w:val="00F87EC6"/>
    <w:rsid w:val="00F9025D"/>
    <w:rsid w:val="00F90897"/>
    <w:rsid w:val="00F916CF"/>
    <w:rsid w:val="00F920CF"/>
    <w:rsid w:val="00F92D92"/>
    <w:rsid w:val="00F93E1B"/>
    <w:rsid w:val="00F954BB"/>
    <w:rsid w:val="00F95E6A"/>
    <w:rsid w:val="00F96147"/>
    <w:rsid w:val="00F96942"/>
    <w:rsid w:val="00F96FFF"/>
    <w:rsid w:val="00FA2B53"/>
    <w:rsid w:val="00FA3106"/>
    <w:rsid w:val="00FA4542"/>
    <w:rsid w:val="00FA4C21"/>
    <w:rsid w:val="00FA53DB"/>
    <w:rsid w:val="00FA729E"/>
    <w:rsid w:val="00FA74E7"/>
    <w:rsid w:val="00FA7AA4"/>
    <w:rsid w:val="00FB1596"/>
    <w:rsid w:val="00FB17C8"/>
    <w:rsid w:val="00FB4984"/>
    <w:rsid w:val="00FB52C1"/>
    <w:rsid w:val="00FB56AA"/>
    <w:rsid w:val="00FB5F33"/>
    <w:rsid w:val="00FC17F2"/>
    <w:rsid w:val="00FC5463"/>
    <w:rsid w:val="00FC5994"/>
    <w:rsid w:val="00FC6C75"/>
    <w:rsid w:val="00FC6DFF"/>
    <w:rsid w:val="00FD0721"/>
    <w:rsid w:val="00FD21DC"/>
    <w:rsid w:val="00FD2900"/>
    <w:rsid w:val="00FD4768"/>
    <w:rsid w:val="00FD4E13"/>
    <w:rsid w:val="00FD536C"/>
    <w:rsid w:val="00FD5929"/>
    <w:rsid w:val="00FD6E43"/>
    <w:rsid w:val="00FD7629"/>
    <w:rsid w:val="00FE0D4D"/>
    <w:rsid w:val="00FE2408"/>
    <w:rsid w:val="00FE4B9B"/>
    <w:rsid w:val="00FE513E"/>
    <w:rsid w:val="00FE6B8E"/>
    <w:rsid w:val="00FF0A0B"/>
    <w:rsid w:val="00FF0A66"/>
    <w:rsid w:val="00FF0D6E"/>
    <w:rsid w:val="00FF1B3E"/>
    <w:rsid w:val="00FF1E44"/>
    <w:rsid w:val="00FF2F67"/>
    <w:rsid w:val="00FF3291"/>
    <w:rsid w:val="00FF3767"/>
    <w:rsid w:val="00FF3A8D"/>
    <w:rsid w:val="00FF48DA"/>
    <w:rsid w:val="00FF4F4D"/>
    <w:rsid w:val="00FF5D7F"/>
    <w:rsid w:val="00FF617B"/>
    <w:rsid w:val="00FF667D"/>
    <w:rsid w:val="00FF6786"/>
    <w:rsid w:val="00FF6E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2A19A"/>
  <w15:docId w15:val="{0E8D607F-89BA-40CB-945E-2603DB0BD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annotation text" w:uiPriority="99"/>
    <w:lsdException w:name="header" w:uiPriority="99"/>
    <w:lsdException w:name="footer" w:uiPriority="99"/>
    <w:lsdException w:name="caption" w:qFormat="1"/>
    <w:lsdException w:name="annotation reference" w:uiPriority="99"/>
    <w:lsdException w:name="Title" w:qFormat="1"/>
    <w:lsdException w:name="Subtitle" w:qFormat="1"/>
    <w:lsdException w:name="Date" w:uiPriority="99"/>
    <w:lsdException w:name="Body Text 2" w:uiPriority="99"/>
    <w:lsdException w:name="Hyperlink" w:uiPriority="99"/>
    <w:lsdException w:name="Strong" w:qFormat="1"/>
    <w:lsdException w:name="Emphasis" w:qFormat="1"/>
    <w:lsdException w:name="Normal (Web)" w:uiPriority="99"/>
    <w:lsdException w:name="HTML Keyboard" w:semiHidden="1" w:unhideWhenUsed="1"/>
    <w:lsdException w:name="HTML Preformatted" w:uiPriority="99"/>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80212"/>
    <w:rPr>
      <w:rFonts w:ascii="Cambria" w:hAnsi="Cambria"/>
      <w:sz w:val="24"/>
      <w:szCs w:val="24"/>
      <w:lang w:eastAsia="en-US"/>
    </w:rPr>
  </w:style>
  <w:style w:type="paragraph" w:styleId="10">
    <w:name w:val="heading 1"/>
    <w:aliases w:val="H1,Part,texsop1"/>
    <w:basedOn w:val="a0"/>
    <w:next w:val="a0"/>
    <w:link w:val="11"/>
    <w:qFormat/>
    <w:rsid w:val="00380212"/>
    <w:pPr>
      <w:keepNext/>
      <w:spacing w:before="240" w:after="60"/>
      <w:outlineLvl w:val="0"/>
    </w:pPr>
    <w:rPr>
      <w:rFonts w:eastAsia="Calibri"/>
      <w:b/>
      <w:bCs/>
      <w:kern w:val="32"/>
      <w:sz w:val="32"/>
      <w:szCs w:val="32"/>
    </w:rPr>
  </w:style>
  <w:style w:type="paragraph" w:styleId="2">
    <w:name w:val="heading 2"/>
    <w:aliases w:val="texsop2"/>
    <w:basedOn w:val="a0"/>
    <w:next w:val="a0"/>
    <w:link w:val="20"/>
    <w:qFormat/>
    <w:rsid w:val="00380212"/>
    <w:pPr>
      <w:keepNext/>
      <w:spacing w:before="240" w:after="60"/>
      <w:outlineLvl w:val="1"/>
    </w:pPr>
    <w:rPr>
      <w:rFonts w:eastAsia="Calibri"/>
      <w:b/>
      <w:bCs/>
      <w:i/>
      <w:iCs/>
    </w:rPr>
  </w:style>
  <w:style w:type="paragraph" w:styleId="3">
    <w:name w:val="heading 3"/>
    <w:aliases w:val="ТТЗХБ2,ТЗ 3,ТЗ_3,texsop3"/>
    <w:basedOn w:val="a0"/>
    <w:next w:val="a0"/>
    <w:link w:val="30"/>
    <w:qFormat/>
    <w:rsid w:val="00380212"/>
    <w:pPr>
      <w:keepNext/>
      <w:spacing w:before="240" w:after="60"/>
      <w:outlineLvl w:val="2"/>
    </w:pPr>
    <w:rPr>
      <w:rFonts w:eastAsia="Calibri"/>
      <w:b/>
      <w:bCs/>
      <w:sz w:val="26"/>
      <w:szCs w:val="26"/>
    </w:rPr>
  </w:style>
  <w:style w:type="paragraph" w:styleId="4">
    <w:name w:val="heading 4"/>
    <w:aliases w:val="texsop4"/>
    <w:basedOn w:val="a0"/>
    <w:next w:val="a0"/>
    <w:link w:val="40"/>
    <w:qFormat/>
    <w:rsid w:val="00380212"/>
    <w:pPr>
      <w:keepNext/>
      <w:spacing w:before="240" w:after="60"/>
      <w:outlineLvl w:val="3"/>
    </w:pPr>
    <w:rPr>
      <w:b/>
      <w:bCs/>
    </w:rPr>
  </w:style>
  <w:style w:type="paragraph" w:styleId="5">
    <w:name w:val="heading 5"/>
    <w:basedOn w:val="a0"/>
    <w:next w:val="a0"/>
    <w:link w:val="50"/>
    <w:qFormat/>
    <w:rsid w:val="00380212"/>
    <w:pPr>
      <w:spacing w:before="240" w:after="60"/>
      <w:outlineLvl w:val="4"/>
    </w:pPr>
    <w:rPr>
      <w:b/>
      <w:bCs/>
      <w:i/>
      <w:iCs/>
      <w:sz w:val="26"/>
      <w:szCs w:val="26"/>
    </w:rPr>
  </w:style>
  <w:style w:type="paragraph" w:styleId="6">
    <w:name w:val="heading 6"/>
    <w:basedOn w:val="a0"/>
    <w:next w:val="a0"/>
    <w:link w:val="60"/>
    <w:qFormat/>
    <w:rsid w:val="00380212"/>
    <w:pPr>
      <w:spacing w:before="240" w:after="60"/>
      <w:outlineLvl w:val="5"/>
    </w:pPr>
    <w:rPr>
      <w:b/>
      <w:bCs/>
      <w:sz w:val="22"/>
      <w:szCs w:val="22"/>
    </w:rPr>
  </w:style>
  <w:style w:type="paragraph" w:styleId="7">
    <w:name w:val="heading 7"/>
    <w:basedOn w:val="a0"/>
    <w:next w:val="a0"/>
    <w:link w:val="70"/>
    <w:qFormat/>
    <w:rsid w:val="00380212"/>
    <w:pPr>
      <w:spacing w:before="240" w:after="60"/>
      <w:outlineLvl w:val="6"/>
    </w:pPr>
  </w:style>
  <w:style w:type="paragraph" w:styleId="8">
    <w:name w:val="heading 8"/>
    <w:basedOn w:val="a0"/>
    <w:next w:val="a0"/>
    <w:link w:val="80"/>
    <w:qFormat/>
    <w:rsid w:val="00380212"/>
    <w:pPr>
      <w:spacing w:before="240" w:after="60"/>
      <w:outlineLvl w:val="7"/>
    </w:pPr>
    <w:rPr>
      <w:i/>
      <w:iCs/>
    </w:rPr>
  </w:style>
  <w:style w:type="paragraph" w:styleId="9">
    <w:name w:val="heading 9"/>
    <w:aliases w:val="Heading 10"/>
    <w:basedOn w:val="a0"/>
    <w:next w:val="a0"/>
    <w:link w:val="90"/>
    <w:qFormat/>
    <w:rsid w:val="00380212"/>
    <w:pPr>
      <w:spacing w:before="240" w:after="60"/>
      <w:outlineLvl w:val="8"/>
    </w:pPr>
    <w:rPr>
      <w:rFonts w:eastAsia="Calibri"/>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aliases w:val="H1 Знак,Part Знак,texsop1 Знак"/>
    <w:link w:val="10"/>
    <w:uiPriority w:val="9"/>
    <w:locked/>
    <w:rsid w:val="00380212"/>
    <w:rPr>
      <w:rFonts w:ascii="Cambria" w:eastAsia="Calibri" w:hAnsi="Cambria"/>
      <w:b/>
      <w:bCs/>
      <w:kern w:val="32"/>
      <w:sz w:val="32"/>
      <w:szCs w:val="32"/>
      <w:lang w:val="en-US" w:eastAsia="en-US" w:bidi="ar-SA"/>
    </w:rPr>
  </w:style>
  <w:style w:type="character" w:customStyle="1" w:styleId="20">
    <w:name w:val="Заголовок 2 Знак"/>
    <w:aliases w:val="texsop2 Знак"/>
    <w:link w:val="2"/>
    <w:uiPriority w:val="9"/>
    <w:locked/>
    <w:rsid w:val="00380212"/>
    <w:rPr>
      <w:rFonts w:ascii="Cambria" w:eastAsia="Calibri" w:hAnsi="Cambria"/>
      <w:b/>
      <w:bCs/>
      <w:i/>
      <w:iCs/>
      <w:sz w:val="24"/>
      <w:szCs w:val="24"/>
      <w:lang w:val="en-US" w:eastAsia="en-US" w:bidi="ar-SA"/>
    </w:rPr>
  </w:style>
  <w:style w:type="character" w:customStyle="1" w:styleId="30">
    <w:name w:val="Заголовок 3 Знак"/>
    <w:aliases w:val="ТТЗХБ2 Знак,ТЗ 3 Знак,ТЗ_3 Знак,texsop3 Знак"/>
    <w:link w:val="3"/>
    <w:uiPriority w:val="9"/>
    <w:locked/>
    <w:rsid w:val="00380212"/>
    <w:rPr>
      <w:rFonts w:ascii="Cambria" w:eastAsia="Calibri" w:hAnsi="Cambria"/>
      <w:b/>
      <w:bCs/>
      <w:sz w:val="26"/>
      <w:szCs w:val="26"/>
      <w:lang w:val="en-US" w:eastAsia="en-US" w:bidi="ar-SA"/>
    </w:rPr>
  </w:style>
  <w:style w:type="character" w:customStyle="1" w:styleId="40">
    <w:name w:val="Заголовок 4 Знак"/>
    <w:aliases w:val="texsop4 Знак"/>
    <w:link w:val="4"/>
    <w:locked/>
    <w:rsid w:val="00380212"/>
    <w:rPr>
      <w:rFonts w:ascii="Cambria" w:hAnsi="Cambria"/>
      <w:b/>
      <w:bCs/>
      <w:sz w:val="24"/>
      <w:szCs w:val="24"/>
      <w:lang w:val="en-US" w:eastAsia="en-US" w:bidi="ar-SA"/>
    </w:rPr>
  </w:style>
  <w:style w:type="character" w:customStyle="1" w:styleId="50">
    <w:name w:val="Заголовок 5 Знак"/>
    <w:link w:val="5"/>
    <w:locked/>
    <w:rsid w:val="00380212"/>
    <w:rPr>
      <w:rFonts w:ascii="Cambria" w:hAnsi="Cambria"/>
      <w:b/>
      <w:bCs/>
      <w:i/>
      <w:iCs/>
      <w:sz w:val="26"/>
      <w:szCs w:val="26"/>
      <w:lang w:val="en-US" w:eastAsia="en-US" w:bidi="ar-SA"/>
    </w:rPr>
  </w:style>
  <w:style w:type="character" w:customStyle="1" w:styleId="60">
    <w:name w:val="Заголовок 6 Знак"/>
    <w:link w:val="6"/>
    <w:locked/>
    <w:rsid w:val="00380212"/>
    <w:rPr>
      <w:rFonts w:ascii="Cambria" w:hAnsi="Cambria"/>
      <w:b/>
      <w:bCs/>
      <w:sz w:val="22"/>
      <w:szCs w:val="22"/>
      <w:lang w:val="en-US" w:eastAsia="en-US" w:bidi="ar-SA"/>
    </w:rPr>
  </w:style>
  <w:style w:type="character" w:customStyle="1" w:styleId="70">
    <w:name w:val="Заголовок 7 Знак"/>
    <w:link w:val="7"/>
    <w:locked/>
    <w:rsid w:val="00380212"/>
    <w:rPr>
      <w:rFonts w:ascii="Cambria" w:hAnsi="Cambria"/>
      <w:sz w:val="24"/>
      <w:szCs w:val="24"/>
      <w:lang w:val="en-US" w:eastAsia="en-US" w:bidi="ar-SA"/>
    </w:rPr>
  </w:style>
  <w:style w:type="character" w:customStyle="1" w:styleId="80">
    <w:name w:val="Заголовок 8 Знак"/>
    <w:link w:val="8"/>
    <w:locked/>
    <w:rsid w:val="00380212"/>
    <w:rPr>
      <w:rFonts w:ascii="Cambria" w:hAnsi="Cambria"/>
      <w:i/>
      <w:iCs/>
      <w:sz w:val="24"/>
      <w:szCs w:val="24"/>
      <w:lang w:val="en-US" w:eastAsia="en-US" w:bidi="ar-SA"/>
    </w:rPr>
  </w:style>
  <w:style w:type="character" w:customStyle="1" w:styleId="90">
    <w:name w:val="Заголовок 9 Знак"/>
    <w:aliases w:val="Heading 10 Знак"/>
    <w:link w:val="9"/>
    <w:locked/>
    <w:rsid w:val="00380212"/>
    <w:rPr>
      <w:rFonts w:ascii="Cambria" w:eastAsia="Calibri" w:hAnsi="Cambria"/>
      <w:sz w:val="22"/>
      <w:szCs w:val="22"/>
      <w:lang w:val="en-US" w:eastAsia="en-US" w:bidi="ar-SA"/>
    </w:rPr>
  </w:style>
  <w:style w:type="paragraph" w:customStyle="1" w:styleId="12">
    <w:name w:val="Название1"/>
    <w:basedOn w:val="a0"/>
    <w:next w:val="a0"/>
    <w:link w:val="a4"/>
    <w:qFormat/>
    <w:rsid w:val="00380212"/>
    <w:pPr>
      <w:spacing w:before="240" w:after="60"/>
      <w:jc w:val="center"/>
      <w:outlineLvl w:val="0"/>
    </w:pPr>
    <w:rPr>
      <w:rFonts w:eastAsia="Calibri"/>
      <w:b/>
      <w:bCs/>
      <w:kern w:val="28"/>
      <w:sz w:val="32"/>
      <w:szCs w:val="32"/>
    </w:rPr>
  </w:style>
  <w:style w:type="character" w:customStyle="1" w:styleId="a4">
    <w:name w:val="Название Знак"/>
    <w:link w:val="12"/>
    <w:locked/>
    <w:rsid w:val="00380212"/>
    <w:rPr>
      <w:rFonts w:ascii="Cambria" w:eastAsia="Calibri" w:hAnsi="Cambria"/>
      <w:b/>
      <w:bCs/>
      <w:kern w:val="28"/>
      <w:sz w:val="32"/>
      <w:szCs w:val="32"/>
      <w:lang w:val="en-US" w:eastAsia="en-US" w:bidi="ar-SA"/>
    </w:rPr>
  </w:style>
  <w:style w:type="paragraph" w:styleId="a5">
    <w:name w:val="Subtitle"/>
    <w:aliases w:val="ТЗ 4"/>
    <w:basedOn w:val="a0"/>
    <w:next w:val="a0"/>
    <w:link w:val="a6"/>
    <w:qFormat/>
    <w:rsid w:val="00380212"/>
    <w:pPr>
      <w:spacing w:after="60"/>
      <w:jc w:val="center"/>
      <w:outlineLvl w:val="1"/>
    </w:pPr>
    <w:rPr>
      <w:rFonts w:eastAsia="Calibri"/>
    </w:rPr>
  </w:style>
  <w:style w:type="character" w:customStyle="1" w:styleId="a6">
    <w:name w:val="Подзаголовок Знак"/>
    <w:aliases w:val="ТЗ 4 Знак"/>
    <w:link w:val="a5"/>
    <w:locked/>
    <w:rsid w:val="00380212"/>
    <w:rPr>
      <w:rFonts w:ascii="Cambria" w:eastAsia="Calibri" w:hAnsi="Cambria"/>
      <w:sz w:val="24"/>
      <w:szCs w:val="24"/>
      <w:lang w:val="en-US" w:eastAsia="en-US" w:bidi="ar-SA"/>
    </w:rPr>
  </w:style>
  <w:style w:type="character" w:styleId="a7">
    <w:name w:val="Strong"/>
    <w:qFormat/>
    <w:rsid w:val="00380212"/>
    <w:rPr>
      <w:rFonts w:cs="Times New Roman"/>
      <w:b/>
      <w:bCs/>
    </w:rPr>
  </w:style>
  <w:style w:type="character" w:styleId="a8">
    <w:name w:val="Emphasis"/>
    <w:qFormat/>
    <w:rsid w:val="00380212"/>
    <w:rPr>
      <w:rFonts w:ascii="Calibri" w:hAnsi="Calibri" w:cs="Times New Roman"/>
      <w:b/>
      <w:i/>
      <w:iCs/>
    </w:rPr>
  </w:style>
  <w:style w:type="paragraph" w:customStyle="1" w:styleId="13">
    <w:name w:val="Без интервала1"/>
    <w:basedOn w:val="a0"/>
    <w:link w:val="NoSpacingChar"/>
    <w:rsid w:val="00380212"/>
    <w:rPr>
      <w:szCs w:val="32"/>
    </w:rPr>
  </w:style>
  <w:style w:type="paragraph" w:customStyle="1" w:styleId="14">
    <w:name w:val="Абзац списка1"/>
    <w:basedOn w:val="a0"/>
    <w:qFormat/>
    <w:rsid w:val="00380212"/>
    <w:pPr>
      <w:ind w:left="720"/>
      <w:contextualSpacing/>
    </w:pPr>
  </w:style>
  <w:style w:type="paragraph" w:customStyle="1" w:styleId="21">
    <w:name w:val="Цитата 21"/>
    <w:basedOn w:val="a0"/>
    <w:next w:val="a0"/>
    <w:link w:val="QuoteChar"/>
    <w:rsid w:val="00380212"/>
    <w:rPr>
      <w:i/>
    </w:rPr>
  </w:style>
  <w:style w:type="character" w:customStyle="1" w:styleId="QuoteChar">
    <w:name w:val="Quote Char"/>
    <w:link w:val="21"/>
    <w:locked/>
    <w:rsid w:val="00380212"/>
    <w:rPr>
      <w:rFonts w:ascii="Cambria" w:hAnsi="Cambria"/>
      <w:i/>
      <w:sz w:val="24"/>
      <w:szCs w:val="24"/>
      <w:lang w:val="en-US" w:eastAsia="en-US" w:bidi="ar-SA"/>
    </w:rPr>
  </w:style>
  <w:style w:type="paragraph" w:customStyle="1" w:styleId="15">
    <w:name w:val="Выделенная цитата1"/>
    <w:basedOn w:val="a0"/>
    <w:next w:val="a0"/>
    <w:link w:val="IntenseQuoteChar"/>
    <w:rsid w:val="00380212"/>
    <w:pPr>
      <w:ind w:left="720" w:right="720"/>
    </w:pPr>
    <w:rPr>
      <w:b/>
      <w:i/>
      <w:szCs w:val="22"/>
    </w:rPr>
  </w:style>
  <w:style w:type="character" w:customStyle="1" w:styleId="IntenseQuoteChar">
    <w:name w:val="Intense Quote Char"/>
    <w:link w:val="15"/>
    <w:locked/>
    <w:rsid w:val="00380212"/>
    <w:rPr>
      <w:rFonts w:ascii="Cambria" w:hAnsi="Cambria"/>
      <w:b/>
      <w:i/>
      <w:sz w:val="24"/>
      <w:szCs w:val="22"/>
      <w:lang w:val="en-US" w:eastAsia="en-US" w:bidi="ar-SA"/>
    </w:rPr>
  </w:style>
  <w:style w:type="character" w:customStyle="1" w:styleId="16">
    <w:name w:val="Слабое выделение1"/>
    <w:rsid w:val="00380212"/>
    <w:rPr>
      <w:i/>
      <w:color w:val="5A5A5A"/>
    </w:rPr>
  </w:style>
  <w:style w:type="character" w:customStyle="1" w:styleId="17">
    <w:name w:val="Сильное выделение1"/>
    <w:rsid w:val="00380212"/>
    <w:rPr>
      <w:rFonts w:cs="Times New Roman"/>
      <w:b/>
      <w:i/>
      <w:sz w:val="24"/>
      <w:szCs w:val="24"/>
      <w:u w:val="single"/>
    </w:rPr>
  </w:style>
  <w:style w:type="character" w:customStyle="1" w:styleId="18">
    <w:name w:val="Слабая ссылка1"/>
    <w:rsid w:val="00380212"/>
    <w:rPr>
      <w:rFonts w:cs="Times New Roman"/>
      <w:sz w:val="24"/>
      <w:szCs w:val="24"/>
      <w:u w:val="single"/>
    </w:rPr>
  </w:style>
  <w:style w:type="character" w:customStyle="1" w:styleId="19">
    <w:name w:val="Сильная ссылка1"/>
    <w:rsid w:val="00380212"/>
    <w:rPr>
      <w:rFonts w:cs="Times New Roman"/>
      <w:b/>
      <w:sz w:val="24"/>
      <w:u w:val="single"/>
    </w:rPr>
  </w:style>
  <w:style w:type="character" w:customStyle="1" w:styleId="1a">
    <w:name w:val="Название книги1"/>
    <w:rsid w:val="00380212"/>
    <w:rPr>
      <w:rFonts w:ascii="Cambria" w:hAnsi="Cambria" w:cs="Times New Roman"/>
      <w:b/>
      <w:i/>
      <w:sz w:val="24"/>
      <w:szCs w:val="24"/>
    </w:rPr>
  </w:style>
  <w:style w:type="paragraph" w:styleId="a9">
    <w:name w:val="header"/>
    <w:basedOn w:val="a0"/>
    <w:link w:val="aa"/>
    <w:uiPriority w:val="99"/>
    <w:rsid w:val="00380212"/>
    <w:pPr>
      <w:tabs>
        <w:tab w:val="center" w:pos="4320"/>
        <w:tab w:val="right" w:pos="8640"/>
      </w:tabs>
    </w:pPr>
    <w:rPr>
      <w:lang w:eastAsia="ru-RU"/>
    </w:rPr>
  </w:style>
  <w:style w:type="character" w:customStyle="1" w:styleId="aa">
    <w:name w:val="Верхний колонтитул Знак"/>
    <w:link w:val="a9"/>
    <w:uiPriority w:val="99"/>
    <w:locked/>
    <w:rsid w:val="00380212"/>
    <w:rPr>
      <w:rFonts w:ascii="Cambria" w:hAnsi="Cambria"/>
      <w:sz w:val="24"/>
      <w:szCs w:val="24"/>
      <w:lang w:val="ru-RU" w:eastAsia="ru-RU" w:bidi="ar-SA"/>
    </w:rPr>
  </w:style>
  <w:style w:type="paragraph" w:styleId="ab">
    <w:name w:val="footer"/>
    <w:basedOn w:val="a0"/>
    <w:link w:val="ac"/>
    <w:uiPriority w:val="99"/>
    <w:rsid w:val="00380212"/>
    <w:pPr>
      <w:tabs>
        <w:tab w:val="center" w:pos="4320"/>
        <w:tab w:val="right" w:pos="8640"/>
      </w:tabs>
    </w:pPr>
    <w:rPr>
      <w:lang w:eastAsia="ru-RU"/>
    </w:rPr>
  </w:style>
  <w:style w:type="character" w:customStyle="1" w:styleId="ac">
    <w:name w:val="Нижний колонтитул Знак"/>
    <w:link w:val="ab"/>
    <w:uiPriority w:val="99"/>
    <w:locked/>
    <w:rsid w:val="00380212"/>
    <w:rPr>
      <w:rFonts w:ascii="Cambria" w:hAnsi="Cambria"/>
      <w:sz w:val="24"/>
      <w:szCs w:val="24"/>
      <w:lang w:val="ru-RU" w:eastAsia="ru-RU" w:bidi="ar-SA"/>
    </w:rPr>
  </w:style>
  <w:style w:type="character" w:styleId="ad">
    <w:name w:val="page number"/>
    <w:rsid w:val="00380212"/>
    <w:rPr>
      <w:rFonts w:cs="Times New Roman"/>
    </w:rPr>
  </w:style>
  <w:style w:type="paragraph" w:customStyle="1" w:styleId="110">
    <w:name w:val="Абзац списка11"/>
    <w:aliases w:val="Абзац списка2,List_Paragraph,Multilevel para_II,List Paragraph1,List Paragraph (numbered (a)),Numbered list"/>
    <w:basedOn w:val="a0"/>
    <w:link w:val="ae"/>
    <w:qFormat/>
    <w:rsid w:val="00380212"/>
    <w:pPr>
      <w:ind w:left="720"/>
      <w:contextualSpacing/>
    </w:pPr>
  </w:style>
  <w:style w:type="paragraph" w:styleId="af">
    <w:name w:val="Balloon Text"/>
    <w:basedOn w:val="a0"/>
    <w:link w:val="af0"/>
    <w:rsid w:val="00380212"/>
    <w:rPr>
      <w:rFonts w:ascii="Tahoma" w:hAnsi="Tahoma" w:cs="Tahoma"/>
      <w:sz w:val="16"/>
      <w:szCs w:val="16"/>
    </w:rPr>
  </w:style>
  <w:style w:type="character" w:customStyle="1" w:styleId="af0">
    <w:name w:val="Текст выноски Знак"/>
    <w:link w:val="af"/>
    <w:uiPriority w:val="99"/>
    <w:locked/>
    <w:rsid w:val="00380212"/>
    <w:rPr>
      <w:rFonts w:ascii="Tahoma" w:hAnsi="Tahoma" w:cs="Tahoma"/>
      <w:sz w:val="16"/>
      <w:szCs w:val="16"/>
      <w:lang w:val="en-US" w:eastAsia="en-US" w:bidi="ar-SA"/>
    </w:rPr>
  </w:style>
  <w:style w:type="paragraph" w:styleId="af1">
    <w:name w:val="Block Text"/>
    <w:basedOn w:val="a0"/>
    <w:rsid w:val="00380212"/>
    <w:pPr>
      <w:widowControl w:val="0"/>
      <w:autoSpaceDE w:val="0"/>
      <w:autoSpaceDN w:val="0"/>
      <w:adjustRightInd w:val="0"/>
      <w:spacing w:line="226" w:lineRule="exact"/>
      <w:ind w:left="720" w:right="28"/>
      <w:jc w:val="both"/>
    </w:pPr>
    <w:rPr>
      <w:rFonts w:ascii="Times New Roman" w:eastAsia="Calibri" w:hAnsi="Times New Roman"/>
      <w:szCs w:val="16"/>
      <w:lang w:val="en-GB"/>
    </w:rPr>
  </w:style>
  <w:style w:type="paragraph" w:styleId="af2">
    <w:name w:val="Body Text Indent"/>
    <w:basedOn w:val="a0"/>
    <w:link w:val="af3"/>
    <w:rsid w:val="00380212"/>
    <w:pPr>
      <w:ind w:left="720"/>
    </w:pPr>
    <w:rPr>
      <w:rFonts w:ascii="Times New Roman" w:eastAsia="Calibri" w:hAnsi="Times New Roman"/>
      <w:szCs w:val="20"/>
      <w:lang w:val="en-GB"/>
    </w:rPr>
  </w:style>
  <w:style w:type="character" w:customStyle="1" w:styleId="af3">
    <w:name w:val="Основной текст с отступом Знак"/>
    <w:link w:val="af2"/>
    <w:locked/>
    <w:rsid w:val="00380212"/>
    <w:rPr>
      <w:rFonts w:eastAsia="Calibri"/>
      <w:sz w:val="24"/>
      <w:lang w:val="en-GB" w:eastAsia="en-US" w:bidi="ar-SA"/>
    </w:rPr>
  </w:style>
  <w:style w:type="paragraph" w:styleId="22">
    <w:name w:val="Body Text Indent 2"/>
    <w:basedOn w:val="a0"/>
    <w:link w:val="23"/>
    <w:rsid w:val="00380212"/>
    <w:pPr>
      <w:ind w:left="720"/>
    </w:pPr>
    <w:rPr>
      <w:rFonts w:ascii="Times New Roman" w:eastAsia="Calibri" w:hAnsi="Times New Roman"/>
      <w:color w:val="FF0000"/>
      <w:szCs w:val="20"/>
      <w:lang w:val="en-GB"/>
    </w:rPr>
  </w:style>
  <w:style w:type="character" w:customStyle="1" w:styleId="23">
    <w:name w:val="Основной текст с отступом 2 Знак"/>
    <w:link w:val="22"/>
    <w:locked/>
    <w:rsid w:val="00380212"/>
    <w:rPr>
      <w:rFonts w:eastAsia="Calibri"/>
      <w:color w:val="FF0000"/>
      <w:sz w:val="24"/>
      <w:lang w:val="en-GB" w:eastAsia="en-US" w:bidi="ar-SA"/>
    </w:rPr>
  </w:style>
  <w:style w:type="paragraph" w:styleId="af4">
    <w:name w:val="Body Text"/>
    <w:basedOn w:val="a0"/>
    <w:link w:val="af5"/>
    <w:rsid w:val="00380212"/>
    <w:pPr>
      <w:widowControl w:val="0"/>
      <w:tabs>
        <w:tab w:val="left" w:pos="5400"/>
      </w:tabs>
      <w:autoSpaceDE w:val="0"/>
      <w:autoSpaceDN w:val="0"/>
      <w:adjustRightInd w:val="0"/>
      <w:spacing w:line="231" w:lineRule="exact"/>
      <w:ind w:right="19"/>
    </w:pPr>
    <w:rPr>
      <w:rFonts w:ascii="Times New Roman" w:eastAsia="Calibri" w:hAnsi="Times New Roman"/>
      <w:szCs w:val="20"/>
    </w:rPr>
  </w:style>
  <w:style w:type="character" w:customStyle="1" w:styleId="af5">
    <w:name w:val="Основной текст Знак"/>
    <w:link w:val="af4"/>
    <w:uiPriority w:val="99"/>
    <w:locked/>
    <w:rsid w:val="00380212"/>
    <w:rPr>
      <w:rFonts w:eastAsia="Calibri"/>
      <w:sz w:val="24"/>
      <w:lang w:val="en-US" w:eastAsia="en-US" w:bidi="ar-SA"/>
    </w:rPr>
  </w:style>
  <w:style w:type="paragraph" w:styleId="af6">
    <w:name w:val="footnote text"/>
    <w:basedOn w:val="a0"/>
    <w:link w:val="af7"/>
    <w:rsid w:val="00380212"/>
    <w:rPr>
      <w:rFonts w:ascii="Times New Roman" w:eastAsia="Calibri" w:hAnsi="Times New Roman"/>
      <w:sz w:val="20"/>
      <w:szCs w:val="20"/>
      <w:lang w:val="en-GB"/>
    </w:rPr>
  </w:style>
  <w:style w:type="character" w:customStyle="1" w:styleId="af7">
    <w:name w:val="Текст сноски Знак"/>
    <w:link w:val="af6"/>
    <w:locked/>
    <w:rsid w:val="00380212"/>
    <w:rPr>
      <w:rFonts w:eastAsia="Calibri"/>
      <w:lang w:val="en-GB" w:eastAsia="en-US" w:bidi="ar-SA"/>
    </w:rPr>
  </w:style>
  <w:style w:type="character" w:styleId="af8">
    <w:name w:val="footnote reference"/>
    <w:rsid w:val="00380212"/>
    <w:rPr>
      <w:vertAlign w:val="superscript"/>
    </w:rPr>
  </w:style>
  <w:style w:type="paragraph" w:styleId="31">
    <w:name w:val="Body Text Indent 3"/>
    <w:basedOn w:val="a0"/>
    <w:link w:val="32"/>
    <w:rsid w:val="00380212"/>
    <w:pPr>
      <w:tabs>
        <w:tab w:val="left" w:pos="5400"/>
      </w:tabs>
      <w:ind w:left="360"/>
    </w:pPr>
    <w:rPr>
      <w:rFonts w:ascii="Times New Roman" w:eastAsia="Calibri" w:hAnsi="Times New Roman"/>
      <w:szCs w:val="20"/>
    </w:rPr>
  </w:style>
  <w:style w:type="character" w:customStyle="1" w:styleId="32">
    <w:name w:val="Основной текст с отступом 3 Знак"/>
    <w:link w:val="31"/>
    <w:locked/>
    <w:rsid w:val="00380212"/>
    <w:rPr>
      <w:rFonts w:eastAsia="Calibri"/>
      <w:sz w:val="24"/>
      <w:lang w:val="en-US" w:eastAsia="en-US" w:bidi="ar-SA"/>
    </w:rPr>
  </w:style>
  <w:style w:type="paragraph" w:styleId="24">
    <w:name w:val="Body Text 2"/>
    <w:basedOn w:val="a0"/>
    <w:link w:val="25"/>
    <w:uiPriority w:val="99"/>
    <w:rsid w:val="00380212"/>
    <w:pPr>
      <w:jc w:val="center"/>
    </w:pPr>
    <w:rPr>
      <w:rFonts w:ascii="Times New Roman" w:eastAsia="Calibri" w:hAnsi="Times New Roman"/>
      <w:b/>
      <w:bCs/>
      <w:sz w:val="36"/>
      <w:szCs w:val="20"/>
      <w:lang w:val="en-GB"/>
    </w:rPr>
  </w:style>
  <w:style w:type="character" w:customStyle="1" w:styleId="25">
    <w:name w:val="Основной текст 2 Знак"/>
    <w:link w:val="24"/>
    <w:uiPriority w:val="99"/>
    <w:locked/>
    <w:rsid w:val="00380212"/>
    <w:rPr>
      <w:rFonts w:eastAsia="Calibri"/>
      <w:b/>
      <w:bCs/>
      <w:sz w:val="36"/>
      <w:lang w:val="en-GB" w:eastAsia="en-US" w:bidi="ar-SA"/>
    </w:rPr>
  </w:style>
  <w:style w:type="character" w:styleId="af9">
    <w:name w:val="Hyperlink"/>
    <w:uiPriority w:val="99"/>
    <w:rsid w:val="00380212"/>
    <w:rPr>
      <w:color w:val="0000FF"/>
      <w:u w:val="single"/>
    </w:rPr>
  </w:style>
  <w:style w:type="character" w:styleId="afa">
    <w:name w:val="FollowedHyperlink"/>
    <w:rsid w:val="00380212"/>
    <w:rPr>
      <w:color w:val="800080"/>
      <w:u w:val="single"/>
    </w:rPr>
  </w:style>
  <w:style w:type="paragraph" w:styleId="afb">
    <w:name w:val="annotation text"/>
    <w:basedOn w:val="a0"/>
    <w:link w:val="afc"/>
    <w:uiPriority w:val="99"/>
    <w:rsid w:val="00380212"/>
    <w:rPr>
      <w:rFonts w:ascii="Times New Roman" w:eastAsia="Calibri" w:hAnsi="Times New Roman"/>
      <w:sz w:val="20"/>
      <w:szCs w:val="20"/>
      <w:lang w:val="en-GB"/>
    </w:rPr>
  </w:style>
  <w:style w:type="character" w:customStyle="1" w:styleId="afc">
    <w:name w:val="Текст примечания Знак"/>
    <w:link w:val="afb"/>
    <w:uiPriority w:val="99"/>
    <w:locked/>
    <w:rsid w:val="00380212"/>
    <w:rPr>
      <w:rFonts w:eastAsia="Calibri"/>
      <w:lang w:val="en-GB" w:eastAsia="en-US" w:bidi="ar-SA"/>
    </w:rPr>
  </w:style>
  <w:style w:type="paragraph" w:styleId="afd">
    <w:name w:val="annotation subject"/>
    <w:basedOn w:val="afb"/>
    <w:next w:val="afb"/>
    <w:link w:val="afe"/>
    <w:uiPriority w:val="99"/>
    <w:rsid w:val="00380212"/>
    <w:rPr>
      <w:b/>
      <w:bCs/>
    </w:rPr>
  </w:style>
  <w:style w:type="character" w:customStyle="1" w:styleId="afe">
    <w:name w:val="Тема примечания Знак"/>
    <w:link w:val="afd"/>
    <w:uiPriority w:val="99"/>
    <w:locked/>
    <w:rsid w:val="00380212"/>
    <w:rPr>
      <w:rFonts w:eastAsia="Calibri"/>
      <w:b/>
      <w:bCs/>
      <w:lang w:val="en-GB" w:eastAsia="en-US" w:bidi="ar-SA"/>
    </w:rPr>
  </w:style>
  <w:style w:type="paragraph" w:styleId="aff">
    <w:name w:val="Normal (Web)"/>
    <w:basedOn w:val="a0"/>
    <w:uiPriority w:val="99"/>
    <w:rsid w:val="00380212"/>
    <w:rPr>
      <w:rFonts w:ascii="Times New Roman" w:eastAsia="Calibri" w:hAnsi="Times New Roman"/>
      <w:lang w:val="en-GB"/>
    </w:rPr>
  </w:style>
  <w:style w:type="character" w:customStyle="1" w:styleId="apple-style-span">
    <w:name w:val="apple-style-span"/>
    <w:rsid w:val="00380212"/>
  </w:style>
  <w:style w:type="paragraph" w:styleId="aff0">
    <w:name w:val="endnote text"/>
    <w:basedOn w:val="a0"/>
    <w:link w:val="aff1"/>
    <w:rsid w:val="00380212"/>
    <w:rPr>
      <w:sz w:val="20"/>
      <w:szCs w:val="20"/>
    </w:rPr>
  </w:style>
  <w:style w:type="character" w:customStyle="1" w:styleId="aff1">
    <w:name w:val="Текст концевой сноски Знак"/>
    <w:link w:val="aff0"/>
    <w:locked/>
    <w:rsid w:val="00380212"/>
    <w:rPr>
      <w:rFonts w:ascii="Cambria" w:hAnsi="Cambria"/>
      <w:lang w:val="en-US" w:eastAsia="en-US" w:bidi="ar-SA"/>
    </w:rPr>
  </w:style>
  <w:style w:type="character" w:styleId="aff2">
    <w:name w:val="endnote reference"/>
    <w:rsid w:val="00380212"/>
    <w:rPr>
      <w:vertAlign w:val="superscript"/>
    </w:rPr>
  </w:style>
  <w:style w:type="character" w:customStyle="1" w:styleId="FontStyle25">
    <w:name w:val="Font Style25"/>
    <w:rsid w:val="00380212"/>
    <w:rPr>
      <w:rFonts w:ascii="Arial" w:hAnsi="Arial"/>
      <w:sz w:val="16"/>
    </w:rPr>
  </w:style>
  <w:style w:type="paragraph" w:customStyle="1" w:styleId="font5">
    <w:name w:val="font5"/>
    <w:basedOn w:val="a0"/>
    <w:rsid w:val="00380212"/>
    <w:pPr>
      <w:spacing w:before="100" w:beforeAutospacing="1" w:after="100" w:afterAutospacing="1"/>
    </w:pPr>
    <w:rPr>
      <w:rFonts w:ascii="Calibri" w:eastAsia="Calibri" w:hAnsi="Calibri" w:cs="Calibri"/>
      <w:b/>
      <w:bCs/>
      <w:color w:val="000000"/>
      <w:sz w:val="20"/>
      <w:szCs w:val="20"/>
      <w:lang w:eastAsia="ru-RU"/>
    </w:rPr>
  </w:style>
  <w:style w:type="paragraph" w:customStyle="1" w:styleId="font6">
    <w:name w:val="font6"/>
    <w:basedOn w:val="a0"/>
    <w:rsid w:val="00380212"/>
    <w:pPr>
      <w:spacing w:before="100" w:beforeAutospacing="1" w:after="100" w:afterAutospacing="1"/>
    </w:pPr>
    <w:rPr>
      <w:rFonts w:ascii="Calibri" w:eastAsia="Calibri" w:hAnsi="Calibri" w:cs="Calibri"/>
      <w:color w:val="000000"/>
      <w:sz w:val="20"/>
      <w:szCs w:val="20"/>
      <w:lang w:eastAsia="ru-RU"/>
    </w:rPr>
  </w:style>
  <w:style w:type="paragraph" w:customStyle="1" w:styleId="font7">
    <w:name w:val="font7"/>
    <w:basedOn w:val="a0"/>
    <w:rsid w:val="00380212"/>
    <w:pPr>
      <w:spacing w:before="100" w:beforeAutospacing="1" w:after="100" w:afterAutospacing="1"/>
    </w:pPr>
    <w:rPr>
      <w:rFonts w:ascii="Calibri" w:eastAsia="Calibri" w:hAnsi="Calibri" w:cs="Calibri"/>
      <w:i/>
      <w:iCs/>
      <w:color w:val="000000"/>
      <w:sz w:val="22"/>
      <w:szCs w:val="22"/>
      <w:lang w:eastAsia="ru-RU"/>
    </w:rPr>
  </w:style>
  <w:style w:type="paragraph" w:customStyle="1" w:styleId="xl66">
    <w:name w:val="xl66"/>
    <w:basedOn w:val="a0"/>
    <w:rsid w:val="00380212"/>
    <w:pPr>
      <w:shd w:val="clear" w:color="000000" w:fill="000000"/>
      <w:spacing w:before="100" w:beforeAutospacing="1" w:after="100" w:afterAutospacing="1"/>
    </w:pPr>
    <w:rPr>
      <w:rFonts w:ascii="Times New Roman" w:eastAsia="Calibri" w:hAnsi="Times New Roman"/>
      <w:lang w:eastAsia="ru-RU"/>
    </w:rPr>
  </w:style>
  <w:style w:type="paragraph" w:customStyle="1" w:styleId="xl67">
    <w:name w:val="xl67"/>
    <w:basedOn w:val="a0"/>
    <w:rsid w:val="00380212"/>
    <w:pPr>
      <w:shd w:val="clear" w:color="000000" w:fill="0D0D0D"/>
      <w:spacing w:before="100" w:beforeAutospacing="1" w:after="100" w:afterAutospacing="1"/>
    </w:pPr>
    <w:rPr>
      <w:rFonts w:ascii="Times New Roman" w:eastAsia="Calibri" w:hAnsi="Times New Roman"/>
      <w:lang w:eastAsia="ru-RU"/>
    </w:rPr>
  </w:style>
  <w:style w:type="paragraph" w:customStyle="1" w:styleId="xl68">
    <w:name w:val="xl68"/>
    <w:basedOn w:val="a0"/>
    <w:rsid w:val="00380212"/>
    <w:pPr>
      <w:shd w:val="clear" w:color="000000" w:fill="0D0D0D"/>
      <w:spacing w:before="100" w:beforeAutospacing="1" w:after="100" w:afterAutospacing="1"/>
    </w:pPr>
    <w:rPr>
      <w:rFonts w:ascii="Calibri" w:eastAsia="Calibri" w:hAnsi="Calibri" w:cs="Calibri"/>
      <w:lang w:eastAsia="ru-RU"/>
    </w:rPr>
  </w:style>
  <w:style w:type="paragraph" w:customStyle="1" w:styleId="xl69">
    <w:name w:val="xl69"/>
    <w:basedOn w:val="a0"/>
    <w:rsid w:val="00380212"/>
    <w:pPr>
      <w:shd w:val="clear" w:color="000000" w:fill="0D0D0D"/>
      <w:spacing w:before="100" w:beforeAutospacing="1" w:after="100" w:afterAutospacing="1"/>
    </w:pPr>
    <w:rPr>
      <w:rFonts w:ascii="Calibri" w:eastAsia="Calibri" w:hAnsi="Calibri" w:cs="Calibri"/>
      <w:sz w:val="20"/>
      <w:szCs w:val="20"/>
      <w:lang w:eastAsia="ru-RU"/>
    </w:rPr>
  </w:style>
  <w:style w:type="paragraph" w:customStyle="1" w:styleId="xl70">
    <w:name w:val="xl70"/>
    <w:basedOn w:val="a0"/>
    <w:rsid w:val="00380212"/>
    <w:pPr>
      <w:shd w:val="clear" w:color="000000" w:fill="D9D9D9"/>
      <w:spacing w:before="100" w:beforeAutospacing="1" w:after="100" w:afterAutospacing="1"/>
    </w:pPr>
    <w:rPr>
      <w:rFonts w:ascii="Calibri" w:eastAsia="Calibri" w:hAnsi="Calibri" w:cs="Calibri"/>
      <w:lang w:eastAsia="ru-RU"/>
    </w:rPr>
  </w:style>
  <w:style w:type="paragraph" w:customStyle="1" w:styleId="xl71">
    <w:name w:val="xl71"/>
    <w:basedOn w:val="a0"/>
    <w:rsid w:val="00380212"/>
    <w:pPr>
      <w:shd w:val="clear" w:color="000000" w:fill="D9D9D9"/>
      <w:spacing w:before="100" w:beforeAutospacing="1" w:after="100" w:afterAutospacing="1"/>
    </w:pPr>
    <w:rPr>
      <w:rFonts w:ascii="Times New Roman" w:eastAsia="Calibri" w:hAnsi="Times New Roman"/>
      <w:b/>
      <w:bCs/>
      <w:lang w:eastAsia="ru-RU"/>
    </w:rPr>
  </w:style>
  <w:style w:type="paragraph" w:customStyle="1" w:styleId="xl72">
    <w:name w:val="xl72"/>
    <w:basedOn w:val="a0"/>
    <w:rsid w:val="00380212"/>
    <w:pPr>
      <w:shd w:val="clear" w:color="000000" w:fill="D9D9D9"/>
      <w:spacing w:before="100" w:beforeAutospacing="1" w:after="100" w:afterAutospacing="1"/>
    </w:pPr>
    <w:rPr>
      <w:rFonts w:ascii="Times New Roman" w:eastAsia="Calibri" w:hAnsi="Times New Roman"/>
      <w:lang w:eastAsia="ru-RU"/>
    </w:rPr>
  </w:style>
  <w:style w:type="paragraph" w:customStyle="1" w:styleId="xl73">
    <w:name w:val="xl73"/>
    <w:basedOn w:val="a0"/>
    <w:rsid w:val="00380212"/>
    <w:pPr>
      <w:shd w:val="clear" w:color="000000" w:fill="D9D9D9"/>
      <w:spacing w:before="100" w:beforeAutospacing="1" w:after="100" w:afterAutospacing="1"/>
    </w:pPr>
    <w:rPr>
      <w:rFonts w:ascii="Calibri" w:eastAsia="Calibri" w:hAnsi="Calibri" w:cs="Calibri"/>
      <w:sz w:val="20"/>
      <w:szCs w:val="20"/>
      <w:lang w:eastAsia="ru-RU"/>
    </w:rPr>
  </w:style>
  <w:style w:type="paragraph" w:customStyle="1" w:styleId="xl74">
    <w:name w:val="xl74"/>
    <w:basedOn w:val="a0"/>
    <w:rsid w:val="00380212"/>
    <w:pPr>
      <w:shd w:val="clear" w:color="000000" w:fill="D9D9D9"/>
      <w:spacing w:before="100" w:beforeAutospacing="1" w:after="100" w:afterAutospacing="1"/>
    </w:pPr>
    <w:rPr>
      <w:rFonts w:ascii="Times New Roman" w:eastAsia="Calibri" w:hAnsi="Times New Roman"/>
      <w:sz w:val="20"/>
      <w:szCs w:val="20"/>
      <w:lang w:eastAsia="ru-RU"/>
    </w:rPr>
  </w:style>
  <w:style w:type="paragraph" w:customStyle="1" w:styleId="xl75">
    <w:name w:val="xl75"/>
    <w:basedOn w:val="a0"/>
    <w:rsid w:val="00380212"/>
    <w:pPr>
      <w:shd w:val="clear" w:color="000000" w:fill="D9D9D9"/>
      <w:spacing w:before="100" w:beforeAutospacing="1" w:after="100" w:afterAutospacing="1"/>
    </w:pPr>
    <w:rPr>
      <w:rFonts w:ascii="Calibri" w:eastAsia="Calibri" w:hAnsi="Calibri" w:cs="Calibri"/>
      <w:lang w:eastAsia="ru-RU"/>
    </w:rPr>
  </w:style>
  <w:style w:type="paragraph" w:customStyle="1" w:styleId="xl76">
    <w:name w:val="xl76"/>
    <w:basedOn w:val="a0"/>
    <w:rsid w:val="00380212"/>
    <w:pPr>
      <w:shd w:val="clear" w:color="000000" w:fill="D9D9D9"/>
      <w:spacing w:before="100" w:beforeAutospacing="1" w:after="100" w:afterAutospacing="1"/>
    </w:pPr>
    <w:rPr>
      <w:rFonts w:ascii="Calibri" w:eastAsia="Calibri" w:hAnsi="Calibri" w:cs="Calibri"/>
      <w:sz w:val="20"/>
      <w:szCs w:val="20"/>
      <w:lang w:eastAsia="ru-RU"/>
    </w:rPr>
  </w:style>
  <w:style w:type="paragraph" w:customStyle="1" w:styleId="xl77">
    <w:name w:val="xl77"/>
    <w:basedOn w:val="a0"/>
    <w:rsid w:val="00380212"/>
    <w:pPr>
      <w:shd w:val="clear" w:color="000000" w:fill="D9D9D9"/>
      <w:spacing w:before="100" w:beforeAutospacing="1" w:after="100" w:afterAutospacing="1"/>
      <w:ind w:firstLineChars="100" w:firstLine="100"/>
    </w:pPr>
    <w:rPr>
      <w:rFonts w:ascii="Calibri" w:eastAsia="Calibri" w:hAnsi="Calibri" w:cs="Calibri"/>
      <w:sz w:val="20"/>
      <w:szCs w:val="20"/>
      <w:lang w:eastAsia="ru-RU"/>
    </w:rPr>
  </w:style>
  <w:style w:type="paragraph" w:customStyle="1" w:styleId="xl78">
    <w:name w:val="xl78"/>
    <w:basedOn w:val="a0"/>
    <w:rsid w:val="00380212"/>
    <w:pPr>
      <w:shd w:val="clear" w:color="000000" w:fill="D9D9D9"/>
      <w:spacing w:before="100" w:beforeAutospacing="1" w:after="100" w:afterAutospacing="1"/>
    </w:pPr>
    <w:rPr>
      <w:rFonts w:ascii="Times New Roman" w:eastAsia="Calibri" w:hAnsi="Times New Roman"/>
      <w:lang w:eastAsia="ru-RU"/>
    </w:rPr>
  </w:style>
  <w:style w:type="paragraph" w:customStyle="1" w:styleId="xl79">
    <w:name w:val="xl79"/>
    <w:basedOn w:val="a0"/>
    <w:rsid w:val="00380212"/>
    <w:pPr>
      <w:shd w:val="clear" w:color="000000" w:fill="D9D9D9"/>
      <w:spacing w:before="100" w:beforeAutospacing="1" w:after="100" w:afterAutospacing="1"/>
    </w:pPr>
    <w:rPr>
      <w:rFonts w:ascii="Times New Roman" w:eastAsia="Calibri" w:hAnsi="Times New Roman"/>
      <w:b/>
      <w:bCs/>
      <w:sz w:val="20"/>
      <w:szCs w:val="20"/>
      <w:lang w:eastAsia="ru-RU"/>
    </w:rPr>
  </w:style>
  <w:style w:type="paragraph" w:customStyle="1" w:styleId="xl80">
    <w:name w:val="xl80"/>
    <w:basedOn w:val="a0"/>
    <w:rsid w:val="00380212"/>
    <w:pPr>
      <w:shd w:val="clear" w:color="000000" w:fill="B7DEE8"/>
      <w:spacing w:before="100" w:beforeAutospacing="1" w:after="100" w:afterAutospacing="1"/>
    </w:pPr>
    <w:rPr>
      <w:rFonts w:ascii="Calibri" w:eastAsia="Calibri" w:hAnsi="Calibri" w:cs="Calibri"/>
      <w:lang w:eastAsia="ru-RU"/>
    </w:rPr>
  </w:style>
  <w:style w:type="paragraph" w:customStyle="1" w:styleId="xl81">
    <w:name w:val="xl81"/>
    <w:basedOn w:val="a0"/>
    <w:rsid w:val="00380212"/>
    <w:pPr>
      <w:shd w:val="clear" w:color="000000" w:fill="FCD5B4"/>
      <w:spacing w:before="100" w:beforeAutospacing="1" w:after="100" w:afterAutospacing="1"/>
    </w:pPr>
    <w:rPr>
      <w:rFonts w:ascii="Times New Roman" w:eastAsia="Calibri" w:hAnsi="Times New Roman"/>
      <w:lang w:eastAsia="ru-RU"/>
    </w:rPr>
  </w:style>
  <w:style w:type="paragraph" w:customStyle="1" w:styleId="xl82">
    <w:name w:val="xl82"/>
    <w:basedOn w:val="a0"/>
    <w:rsid w:val="00380212"/>
    <w:pPr>
      <w:shd w:val="clear" w:color="000000" w:fill="FCD5B4"/>
      <w:spacing w:before="100" w:beforeAutospacing="1" w:after="100" w:afterAutospacing="1"/>
    </w:pPr>
    <w:rPr>
      <w:rFonts w:ascii="Times New Roman" w:eastAsia="Calibri" w:hAnsi="Times New Roman"/>
      <w:b/>
      <w:bCs/>
      <w:lang w:eastAsia="ru-RU"/>
    </w:rPr>
  </w:style>
  <w:style w:type="paragraph" w:customStyle="1" w:styleId="xl83">
    <w:name w:val="xl83"/>
    <w:basedOn w:val="a0"/>
    <w:rsid w:val="00380212"/>
    <w:pPr>
      <w:shd w:val="clear" w:color="000000" w:fill="FCD5B4"/>
      <w:spacing w:before="100" w:beforeAutospacing="1" w:after="100" w:afterAutospacing="1"/>
    </w:pPr>
    <w:rPr>
      <w:rFonts w:ascii="Calibri" w:eastAsia="Calibri" w:hAnsi="Calibri" w:cs="Calibri"/>
      <w:lang w:eastAsia="ru-RU"/>
    </w:rPr>
  </w:style>
  <w:style w:type="paragraph" w:customStyle="1" w:styleId="xl84">
    <w:name w:val="xl84"/>
    <w:basedOn w:val="a0"/>
    <w:rsid w:val="00380212"/>
    <w:pPr>
      <w:shd w:val="clear" w:color="000000" w:fill="FCD5B4"/>
      <w:spacing w:before="100" w:beforeAutospacing="1" w:after="100" w:afterAutospacing="1"/>
    </w:pPr>
    <w:rPr>
      <w:rFonts w:ascii="Calibri" w:eastAsia="Calibri" w:hAnsi="Calibri" w:cs="Calibri"/>
      <w:lang w:eastAsia="ru-RU"/>
    </w:rPr>
  </w:style>
  <w:style w:type="paragraph" w:customStyle="1" w:styleId="xl85">
    <w:name w:val="xl85"/>
    <w:basedOn w:val="a0"/>
    <w:rsid w:val="00380212"/>
    <w:pPr>
      <w:shd w:val="clear" w:color="000000" w:fill="FCD5B4"/>
      <w:spacing w:before="100" w:beforeAutospacing="1" w:after="100" w:afterAutospacing="1"/>
    </w:pPr>
    <w:rPr>
      <w:rFonts w:ascii="Times New Roman" w:eastAsia="Calibri" w:hAnsi="Times New Roman"/>
      <w:lang w:eastAsia="ru-RU"/>
    </w:rPr>
  </w:style>
  <w:style w:type="paragraph" w:customStyle="1" w:styleId="xl86">
    <w:name w:val="xl86"/>
    <w:basedOn w:val="a0"/>
    <w:rsid w:val="00380212"/>
    <w:pPr>
      <w:shd w:val="clear" w:color="000000" w:fill="FCD5B4"/>
      <w:spacing w:before="100" w:beforeAutospacing="1" w:after="100" w:afterAutospacing="1"/>
    </w:pPr>
    <w:rPr>
      <w:rFonts w:ascii="Calibri" w:eastAsia="Calibri" w:hAnsi="Calibri" w:cs="Calibri"/>
      <w:sz w:val="20"/>
      <w:szCs w:val="20"/>
      <w:lang w:eastAsia="ru-RU"/>
    </w:rPr>
  </w:style>
  <w:style w:type="paragraph" w:customStyle="1" w:styleId="xl87">
    <w:name w:val="xl87"/>
    <w:basedOn w:val="a0"/>
    <w:rsid w:val="00380212"/>
    <w:pPr>
      <w:shd w:val="clear" w:color="000000" w:fill="FCD5B4"/>
      <w:spacing w:before="100" w:beforeAutospacing="1" w:after="100" w:afterAutospacing="1"/>
    </w:pPr>
    <w:rPr>
      <w:rFonts w:ascii="Times New Roman" w:eastAsia="Calibri" w:hAnsi="Times New Roman"/>
      <w:sz w:val="20"/>
      <w:szCs w:val="20"/>
      <w:lang w:eastAsia="ru-RU"/>
    </w:rPr>
  </w:style>
  <w:style w:type="paragraph" w:customStyle="1" w:styleId="xl88">
    <w:name w:val="xl88"/>
    <w:basedOn w:val="a0"/>
    <w:rsid w:val="00380212"/>
    <w:pPr>
      <w:shd w:val="clear" w:color="000000" w:fill="FCD5B4"/>
      <w:spacing w:before="100" w:beforeAutospacing="1" w:after="100" w:afterAutospacing="1"/>
    </w:pPr>
    <w:rPr>
      <w:rFonts w:ascii="Calibri" w:eastAsia="Calibri" w:hAnsi="Calibri" w:cs="Calibri"/>
      <w:sz w:val="20"/>
      <w:szCs w:val="20"/>
      <w:lang w:eastAsia="ru-RU"/>
    </w:rPr>
  </w:style>
  <w:style w:type="paragraph" w:customStyle="1" w:styleId="xl89">
    <w:name w:val="xl89"/>
    <w:basedOn w:val="a0"/>
    <w:rsid w:val="00380212"/>
    <w:pPr>
      <w:shd w:val="clear" w:color="000000" w:fill="FCD5B4"/>
      <w:spacing w:before="100" w:beforeAutospacing="1" w:after="100" w:afterAutospacing="1"/>
      <w:ind w:firstLineChars="100" w:firstLine="100"/>
    </w:pPr>
    <w:rPr>
      <w:rFonts w:ascii="Times New Roman" w:eastAsia="Calibri" w:hAnsi="Times New Roman"/>
      <w:b/>
      <w:bCs/>
      <w:sz w:val="20"/>
      <w:szCs w:val="20"/>
      <w:lang w:eastAsia="ru-RU"/>
    </w:rPr>
  </w:style>
  <w:style w:type="paragraph" w:customStyle="1" w:styleId="xl90">
    <w:name w:val="xl90"/>
    <w:basedOn w:val="a0"/>
    <w:rsid w:val="00380212"/>
    <w:pPr>
      <w:shd w:val="clear" w:color="000000" w:fill="FCD5B4"/>
      <w:spacing w:before="100" w:beforeAutospacing="1" w:after="100" w:afterAutospacing="1"/>
      <w:ind w:firstLineChars="100" w:firstLine="100"/>
    </w:pPr>
    <w:rPr>
      <w:rFonts w:ascii="Calibri" w:eastAsia="Calibri" w:hAnsi="Calibri" w:cs="Calibri"/>
      <w:sz w:val="20"/>
      <w:szCs w:val="20"/>
      <w:lang w:eastAsia="ru-RU"/>
    </w:rPr>
  </w:style>
  <w:style w:type="paragraph" w:customStyle="1" w:styleId="xl91">
    <w:name w:val="xl91"/>
    <w:basedOn w:val="a0"/>
    <w:rsid w:val="00380212"/>
    <w:pPr>
      <w:shd w:val="clear" w:color="000000" w:fill="FCD5B4"/>
      <w:spacing w:before="100" w:beforeAutospacing="1" w:after="100" w:afterAutospacing="1"/>
    </w:pPr>
    <w:rPr>
      <w:rFonts w:ascii="Times New Roman" w:eastAsia="Calibri" w:hAnsi="Times New Roman"/>
      <w:lang w:eastAsia="ru-RU"/>
    </w:rPr>
  </w:style>
  <w:style w:type="paragraph" w:customStyle="1" w:styleId="xl92">
    <w:name w:val="xl92"/>
    <w:basedOn w:val="a0"/>
    <w:rsid w:val="00380212"/>
    <w:pPr>
      <w:shd w:val="clear" w:color="000000" w:fill="FCD5B4"/>
      <w:spacing w:before="100" w:beforeAutospacing="1" w:after="100" w:afterAutospacing="1"/>
    </w:pPr>
    <w:rPr>
      <w:rFonts w:ascii="Times New Roman" w:eastAsia="Calibri" w:hAnsi="Times New Roman"/>
      <w:b/>
      <w:bCs/>
      <w:sz w:val="20"/>
      <w:szCs w:val="20"/>
      <w:lang w:eastAsia="ru-RU"/>
    </w:rPr>
  </w:style>
  <w:style w:type="paragraph" w:customStyle="1" w:styleId="xl93">
    <w:name w:val="xl93"/>
    <w:basedOn w:val="a0"/>
    <w:rsid w:val="00380212"/>
    <w:pPr>
      <w:shd w:val="clear" w:color="000000" w:fill="FCD5B4"/>
      <w:spacing w:before="100" w:beforeAutospacing="1" w:after="100" w:afterAutospacing="1"/>
    </w:pPr>
    <w:rPr>
      <w:rFonts w:ascii="Calibri" w:eastAsia="Calibri" w:hAnsi="Calibri" w:cs="Calibri"/>
      <w:lang w:eastAsia="ru-RU"/>
    </w:rPr>
  </w:style>
  <w:style w:type="paragraph" w:customStyle="1" w:styleId="xl94">
    <w:name w:val="xl94"/>
    <w:basedOn w:val="a0"/>
    <w:rsid w:val="00380212"/>
    <w:pPr>
      <w:shd w:val="clear" w:color="000000" w:fill="FF0000"/>
      <w:spacing w:before="100" w:beforeAutospacing="1" w:after="100" w:afterAutospacing="1"/>
    </w:pPr>
    <w:rPr>
      <w:rFonts w:ascii="Times New Roman" w:eastAsia="Calibri" w:hAnsi="Times New Roman"/>
      <w:lang w:eastAsia="ru-RU"/>
    </w:rPr>
  </w:style>
  <w:style w:type="paragraph" w:customStyle="1" w:styleId="xl95">
    <w:name w:val="xl95"/>
    <w:basedOn w:val="a0"/>
    <w:rsid w:val="00380212"/>
    <w:pPr>
      <w:shd w:val="clear" w:color="000000" w:fill="B7DEE8"/>
      <w:spacing w:before="100" w:beforeAutospacing="1" w:after="100" w:afterAutospacing="1"/>
    </w:pPr>
    <w:rPr>
      <w:rFonts w:ascii="Times New Roman" w:eastAsia="Calibri" w:hAnsi="Times New Roman"/>
      <w:b/>
      <w:bCs/>
      <w:lang w:eastAsia="ru-RU"/>
    </w:rPr>
  </w:style>
  <w:style w:type="paragraph" w:customStyle="1" w:styleId="xl96">
    <w:name w:val="xl96"/>
    <w:basedOn w:val="a0"/>
    <w:rsid w:val="00380212"/>
    <w:pPr>
      <w:shd w:val="clear" w:color="000000" w:fill="B7DEE8"/>
      <w:spacing w:before="100" w:beforeAutospacing="1" w:after="100" w:afterAutospacing="1"/>
    </w:pPr>
    <w:rPr>
      <w:rFonts w:ascii="Times New Roman" w:eastAsia="Calibri" w:hAnsi="Times New Roman"/>
      <w:lang w:eastAsia="ru-RU"/>
    </w:rPr>
  </w:style>
  <w:style w:type="paragraph" w:customStyle="1" w:styleId="xl97">
    <w:name w:val="xl97"/>
    <w:basedOn w:val="a0"/>
    <w:rsid w:val="00380212"/>
    <w:pPr>
      <w:shd w:val="clear" w:color="000000" w:fill="B7DEE8"/>
      <w:spacing w:before="100" w:beforeAutospacing="1" w:after="100" w:afterAutospacing="1"/>
    </w:pPr>
    <w:rPr>
      <w:rFonts w:ascii="Times New Roman" w:eastAsia="Calibri" w:hAnsi="Times New Roman"/>
      <w:lang w:eastAsia="ru-RU"/>
    </w:rPr>
  </w:style>
  <w:style w:type="paragraph" w:customStyle="1" w:styleId="xl98">
    <w:name w:val="xl98"/>
    <w:basedOn w:val="a0"/>
    <w:rsid w:val="00380212"/>
    <w:pPr>
      <w:shd w:val="clear" w:color="000000" w:fill="D9D9D9"/>
      <w:spacing w:before="100" w:beforeAutospacing="1" w:after="100" w:afterAutospacing="1"/>
    </w:pPr>
    <w:rPr>
      <w:rFonts w:ascii="Times New Roman" w:eastAsia="Calibri" w:hAnsi="Times New Roman"/>
      <w:lang w:eastAsia="ru-RU"/>
    </w:rPr>
  </w:style>
  <w:style w:type="paragraph" w:customStyle="1" w:styleId="xl99">
    <w:name w:val="xl99"/>
    <w:basedOn w:val="a0"/>
    <w:rsid w:val="00380212"/>
    <w:pPr>
      <w:shd w:val="clear" w:color="000000" w:fill="B7DEE8"/>
      <w:spacing w:before="100" w:beforeAutospacing="1" w:after="100" w:afterAutospacing="1"/>
      <w:jc w:val="center"/>
      <w:textAlignment w:val="center"/>
    </w:pPr>
    <w:rPr>
      <w:rFonts w:ascii="Times New Roman" w:eastAsia="Calibri" w:hAnsi="Times New Roman"/>
      <w:b/>
      <w:bCs/>
      <w:lang w:eastAsia="ru-RU"/>
    </w:rPr>
  </w:style>
  <w:style w:type="paragraph" w:customStyle="1" w:styleId="xl100">
    <w:name w:val="xl100"/>
    <w:basedOn w:val="a0"/>
    <w:rsid w:val="00380212"/>
    <w:pPr>
      <w:shd w:val="clear" w:color="000000" w:fill="FCD5B4"/>
      <w:spacing w:before="100" w:beforeAutospacing="1" w:after="100" w:afterAutospacing="1"/>
      <w:jc w:val="center"/>
    </w:pPr>
    <w:rPr>
      <w:rFonts w:ascii="Times New Roman" w:eastAsia="Calibri" w:hAnsi="Times New Roman"/>
      <w:sz w:val="20"/>
      <w:szCs w:val="20"/>
      <w:u w:val="single"/>
      <w:lang w:eastAsia="ru-RU"/>
    </w:rPr>
  </w:style>
  <w:style w:type="paragraph" w:customStyle="1" w:styleId="xl101">
    <w:name w:val="xl101"/>
    <w:basedOn w:val="a0"/>
    <w:rsid w:val="00380212"/>
    <w:pPr>
      <w:shd w:val="clear" w:color="000000" w:fill="D9D9D9"/>
      <w:spacing w:before="100" w:beforeAutospacing="1" w:after="100" w:afterAutospacing="1"/>
      <w:jc w:val="center"/>
    </w:pPr>
    <w:rPr>
      <w:rFonts w:ascii="Times New Roman" w:eastAsia="Calibri" w:hAnsi="Times New Roman"/>
      <w:sz w:val="20"/>
      <w:szCs w:val="20"/>
      <w:u w:val="single"/>
      <w:lang w:eastAsia="ru-RU"/>
    </w:rPr>
  </w:style>
  <w:style w:type="paragraph" w:customStyle="1" w:styleId="xl102">
    <w:name w:val="xl102"/>
    <w:basedOn w:val="a0"/>
    <w:rsid w:val="00380212"/>
    <w:pPr>
      <w:shd w:val="clear" w:color="000000" w:fill="FCD5B4"/>
      <w:spacing w:before="100" w:beforeAutospacing="1" w:after="100" w:afterAutospacing="1"/>
      <w:jc w:val="center"/>
    </w:pPr>
    <w:rPr>
      <w:rFonts w:ascii="Times New Roman" w:eastAsia="Calibri" w:hAnsi="Times New Roman"/>
      <w:lang w:eastAsia="ru-RU"/>
    </w:rPr>
  </w:style>
  <w:style w:type="paragraph" w:customStyle="1" w:styleId="xl103">
    <w:name w:val="xl103"/>
    <w:basedOn w:val="a0"/>
    <w:rsid w:val="00380212"/>
    <w:pPr>
      <w:shd w:val="clear" w:color="000000" w:fill="FCD5B4"/>
      <w:spacing w:before="100" w:beforeAutospacing="1" w:after="100" w:afterAutospacing="1"/>
      <w:jc w:val="center"/>
    </w:pPr>
    <w:rPr>
      <w:rFonts w:ascii="Calibri" w:eastAsia="Calibri" w:hAnsi="Calibri" w:cs="Calibri"/>
      <w:lang w:eastAsia="ru-RU"/>
    </w:rPr>
  </w:style>
  <w:style w:type="paragraph" w:customStyle="1" w:styleId="xl104">
    <w:name w:val="xl104"/>
    <w:basedOn w:val="a0"/>
    <w:rsid w:val="00380212"/>
    <w:pPr>
      <w:shd w:val="clear" w:color="000000" w:fill="D9D9D9"/>
      <w:spacing w:before="100" w:beforeAutospacing="1" w:after="100" w:afterAutospacing="1"/>
      <w:jc w:val="center"/>
    </w:pPr>
    <w:rPr>
      <w:rFonts w:ascii="Times New Roman" w:eastAsia="Calibri" w:hAnsi="Times New Roman"/>
      <w:b/>
      <w:bCs/>
      <w:lang w:eastAsia="ru-RU"/>
    </w:rPr>
  </w:style>
  <w:style w:type="paragraph" w:customStyle="1" w:styleId="xl105">
    <w:name w:val="xl105"/>
    <w:basedOn w:val="a0"/>
    <w:rsid w:val="00380212"/>
    <w:pPr>
      <w:shd w:val="clear" w:color="000000" w:fill="FCD5B4"/>
      <w:spacing w:before="100" w:beforeAutospacing="1" w:after="100" w:afterAutospacing="1"/>
      <w:jc w:val="center"/>
    </w:pPr>
    <w:rPr>
      <w:rFonts w:ascii="Times New Roman" w:eastAsia="Calibri" w:hAnsi="Times New Roman"/>
      <w:b/>
      <w:bCs/>
      <w:lang w:eastAsia="ru-RU"/>
    </w:rPr>
  </w:style>
  <w:style w:type="paragraph" w:customStyle="1" w:styleId="xl106">
    <w:name w:val="xl106"/>
    <w:basedOn w:val="a0"/>
    <w:rsid w:val="00380212"/>
    <w:pPr>
      <w:shd w:val="clear" w:color="000000" w:fill="D9D9D9"/>
      <w:spacing w:before="100" w:beforeAutospacing="1" w:after="100" w:afterAutospacing="1"/>
      <w:jc w:val="center"/>
    </w:pPr>
    <w:rPr>
      <w:rFonts w:ascii="Calibri" w:eastAsia="Calibri" w:hAnsi="Calibri" w:cs="Calibri"/>
      <w:lang w:eastAsia="ru-RU"/>
    </w:rPr>
  </w:style>
  <w:style w:type="paragraph" w:customStyle="1" w:styleId="xl107">
    <w:name w:val="xl107"/>
    <w:basedOn w:val="a0"/>
    <w:rsid w:val="00380212"/>
    <w:pPr>
      <w:shd w:val="clear" w:color="000000" w:fill="FCD5B4"/>
      <w:spacing w:before="100" w:beforeAutospacing="1" w:after="100" w:afterAutospacing="1"/>
      <w:jc w:val="center"/>
    </w:pPr>
    <w:rPr>
      <w:rFonts w:ascii="Times New Roman" w:eastAsia="Calibri" w:hAnsi="Times New Roman"/>
      <w:b/>
      <w:bCs/>
      <w:lang w:eastAsia="ru-RU"/>
    </w:rPr>
  </w:style>
  <w:style w:type="paragraph" w:customStyle="1" w:styleId="xl108">
    <w:name w:val="xl108"/>
    <w:basedOn w:val="a0"/>
    <w:rsid w:val="00380212"/>
    <w:pPr>
      <w:shd w:val="clear" w:color="000000" w:fill="D9D9D9"/>
      <w:spacing w:before="100" w:beforeAutospacing="1" w:after="100" w:afterAutospacing="1"/>
      <w:jc w:val="center"/>
    </w:pPr>
    <w:rPr>
      <w:rFonts w:ascii="Times New Roman" w:eastAsia="Calibri" w:hAnsi="Times New Roman"/>
      <w:b/>
      <w:bCs/>
      <w:lang w:eastAsia="ru-RU"/>
    </w:rPr>
  </w:style>
  <w:style w:type="paragraph" w:customStyle="1" w:styleId="xl109">
    <w:name w:val="xl109"/>
    <w:basedOn w:val="a0"/>
    <w:rsid w:val="00380212"/>
    <w:pPr>
      <w:shd w:val="clear" w:color="000000" w:fill="B7DEE8"/>
      <w:spacing w:before="100" w:beforeAutospacing="1" w:after="100" w:afterAutospacing="1"/>
      <w:jc w:val="center"/>
    </w:pPr>
    <w:rPr>
      <w:rFonts w:ascii="Calibri" w:eastAsia="Calibri" w:hAnsi="Calibri" w:cs="Calibri"/>
      <w:lang w:eastAsia="ru-RU"/>
    </w:rPr>
  </w:style>
  <w:style w:type="paragraph" w:customStyle="1" w:styleId="xl110">
    <w:name w:val="xl110"/>
    <w:basedOn w:val="a0"/>
    <w:rsid w:val="00380212"/>
    <w:pPr>
      <w:shd w:val="clear" w:color="000000" w:fill="FCD5B4"/>
      <w:spacing w:before="100" w:beforeAutospacing="1" w:after="100" w:afterAutospacing="1"/>
    </w:pPr>
    <w:rPr>
      <w:rFonts w:ascii="Calibri" w:eastAsia="Calibri" w:hAnsi="Calibri" w:cs="Calibri"/>
      <w:lang w:eastAsia="ru-RU"/>
    </w:rPr>
  </w:style>
  <w:style w:type="paragraph" w:customStyle="1" w:styleId="xl111">
    <w:name w:val="xl111"/>
    <w:basedOn w:val="a0"/>
    <w:rsid w:val="00380212"/>
    <w:pPr>
      <w:shd w:val="clear" w:color="000000" w:fill="FCD5B4"/>
      <w:spacing w:before="100" w:beforeAutospacing="1" w:after="100" w:afterAutospacing="1"/>
    </w:pPr>
    <w:rPr>
      <w:rFonts w:ascii="Calibri" w:eastAsia="Calibri" w:hAnsi="Calibri" w:cs="Calibri"/>
      <w:lang w:eastAsia="ru-RU"/>
    </w:rPr>
  </w:style>
  <w:style w:type="paragraph" w:customStyle="1" w:styleId="xl112">
    <w:name w:val="xl112"/>
    <w:basedOn w:val="a0"/>
    <w:rsid w:val="00380212"/>
    <w:pPr>
      <w:shd w:val="clear" w:color="000000" w:fill="FCD5B4"/>
      <w:spacing w:before="100" w:beforeAutospacing="1" w:after="100" w:afterAutospacing="1"/>
    </w:pPr>
    <w:rPr>
      <w:rFonts w:ascii="Times New Roman" w:eastAsia="Calibri" w:hAnsi="Times New Roman"/>
      <w:sz w:val="20"/>
      <w:szCs w:val="20"/>
      <w:lang w:eastAsia="ru-RU"/>
    </w:rPr>
  </w:style>
  <w:style w:type="paragraph" w:customStyle="1" w:styleId="xl113">
    <w:name w:val="xl113"/>
    <w:basedOn w:val="a0"/>
    <w:rsid w:val="00380212"/>
    <w:pPr>
      <w:shd w:val="clear" w:color="000000" w:fill="FCD5B4"/>
      <w:spacing w:before="100" w:beforeAutospacing="1" w:after="100" w:afterAutospacing="1"/>
    </w:pPr>
    <w:rPr>
      <w:rFonts w:ascii="Times New Roman" w:eastAsia="Calibri" w:hAnsi="Times New Roman"/>
      <w:sz w:val="20"/>
      <w:szCs w:val="20"/>
      <w:u w:val="single"/>
      <w:lang w:eastAsia="ru-RU"/>
    </w:rPr>
  </w:style>
  <w:style w:type="paragraph" w:customStyle="1" w:styleId="xl114">
    <w:name w:val="xl114"/>
    <w:basedOn w:val="a0"/>
    <w:rsid w:val="00380212"/>
    <w:pPr>
      <w:shd w:val="clear" w:color="000000" w:fill="B7DEE8"/>
      <w:spacing w:before="100" w:beforeAutospacing="1" w:after="100" w:afterAutospacing="1"/>
    </w:pPr>
    <w:rPr>
      <w:rFonts w:ascii="Times New Roman" w:eastAsia="Calibri" w:hAnsi="Times New Roman"/>
      <w:lang w:eastAsia="ru-RU"/>
    </w:rPr>
  </w:style>
  <w:style w:type="paragraph" w:customStyle="1" w:styleId="xl115">
    <w:name w:val="xl115"/>
    <w:basedOn w:val="a0"/>
    <w:rsid w:val="00380212"/>
    <w:pPr>
      <w:shd w:val="clear" w:color="000000" w:fill="FCD5B4"/>
      <w:spacing w:before="100" w:beforeAutospacing="1" w:after="100" w:afterAutospacing="1"/>
    </w:pPr>
    <w:rPr>
      <w:rFonts w:ascii="Times New Roman" w:eastAsia="Calibri" w:hAnsi="Times New Roman"/>
      <w:b/>
      <w:bCs/>
      <w:sz w:val="20"/>
      <w:szCs w:val="20"/>
      <w:lang w:eastAsia="ru-RU"/>
    </w:rPr>
  </w:style>
  <w:style w:type="paragraph" w:customStyle="1" w:styleId="xl116">
    <w:name w:val="xl116"/>
    <w:basedOn w:val="a0"/>
    <w:rsid w:val="00380212"/>
    <w:pPr>
      <w:shd w:val="clear" w:color="000000" w:fill="FCD5B4"/>
      <w:spacing w:before="100" w:beforeAutospacing="1" w:after="100" w:afterAutospacing="1"/>
    </w:pPr>
    <w:rPr>
      <w:rFonts w:ascii="Times New Roman" w:eastAsia="Calibri" w:hAnsi="Times New Roman"/>
      <w:lang w:eastAsia="ru-RU"/>
    </w:rPr>
  </w:style>
  <w:style w:type="paragraph" w:customStyle="1" w:styleId="xl117">
    <w:name w:val="xl117"/>
    <w:basedOn w:val="a0"/>
    <w:rsid w:val="00380212"/>
    <w:pPr>
      <w:shd w:val="clear" w:color="000000" w:fill="FCD5B4"/>
      <w:spacing w:before="100" w:beforeAutospacing="1" w:after="100" w:afterAutospacing="1"/>
    </w:pPr>
    <w:rPr>
      <w:rFonts w:ascii="Times New Roman" w:eastAsia="Calibri" w:hAnsi="Times New Roman"/>
      <w:lang w:eastAsia="ru-RU"/>
    </w:rPr>
  </w:style>
  <w:style w:type="paragraph" w:customStyle="1" w:styleId="xl118">
    <w:name w:val="xl118"/>
    <w:basedOn w:val="a0"/>
    <w:rsid w:val="00380212"/>
    <w:pPr>
      <w:shd w:val="clear" w:color="000000" w:fill="FF0000"/>
      <w:spacing w:before="100" w:beforeAutospacing="1" w:after="100" w:afterAutospacing="1"/>
    </w:pPr>
    <w:rPr>
      <w:rFonts w:ascii="Times New Roman" w:eastAsia="Calibri" w:hAnsi="Times New Roman"/>
      <w:sz w:val="40"/>
      <w:szCs w:val="40"/>
      <w:lang w:eastAsia="ru-RU"/>
    </w:rPr>
  </w:style>
  <w:style w:type="paragraph" w:customStyle="1" w:styleId="xl119">
    <w:name w:val="xl119"/>
    <w:basedOn w:val="a0"/>
    <w:rsid w:val="00380212"/>
    <w:pPr>
      <w:shd w:val="clear" w:color="000000" w:fill="FCD5B4"/>
      <w:spacing w:before="100" w:beforeAutospacing="1" w:after="100" w:afterAutospacing="1"/>
      <w:jc w:val="center"/>
    </w:pPr>
    <w:rPr>
      <w:rFonts w:ascii="Times New Roman" w:eastAsia="Calibri" w:hAnsi="Times New Roman"/>
      <w:lang w:eastAsia="ru-RU"/>
    </w:rPr>
  </w:style>
  <w:style w:type="paragraph" w:customStyle="1" w:styleId="xl120">
    <w:name w:val="xl120"/>
    <w:basedOn w:val="a0"/>
    <w:rsid w:val="00380212"/>
    <w:pPr>
      <w:shd w:val="clear" w:color="000000" w:fill="FF0000"/>
      <w:spacing w:before="100" w:beforeAutospacing="1" w:after="100" w:afterAutospacing="1"/>
    </w:pPr>
    <w:rPr>
      <w:rFonts w:ascii="Times New Roman" w:eastAsia="Calibri" w:hAnsi="Times New Roman"/>
      <w:sz w:val="36"/>
      <w:szCs w:val="36"/>
      <w:lang w:eastAsia="ru-RU"/>
    </w:rPr>
  </w:style>
  <w:style w:type="paragraph" w:customStyle="1" w:styleId="xl121">
    <w:name w:val="xl121"/>
    <w:basedOn w:val="a0"/>
    <w:rsid w:val="00380212"/>
    <w:pPr>
      <w:shd w:val="clear" w:color="000000" w:fill="D9D9D9"/>
      <w:spacing w:before="100" w:beforeAutospacing="1" w:after="100" w:afterAutospacing="1"/>
    </w:pPr>
    <w:rPr>
      <w:rFonts w:ascii="Times New Roman" w:eastAsia="Calibri" w:hAnsi="Times New Roman"/>
      <w:sz w:val="28"/>
      <w:szCs w:val="28"/>
      <w:lang w:eastAsia="ru-RU"/>
    </w:rPr>
  </w:style>
  <w:style w:type="paragraph" w:customStyle="1" w:styleId="xl122">
    <w:name w:val="xl122"/>
    <w:basedOn w:val="a0"/>
    <w:rsid w:val="00380212"/>
    <w:pPr>
      <w:shd w:val="clear" w:color="000000" w:fill="FCD5B4"/>
      <w:spacing w:before="100" w:beforeAutospacing="1" w:after="100" w:afterAutospacing="1"/>
    </w:pPr>
    <w:rPr>
      <w:rFonts w:ascii="Times New Roman" w:eastAsia="Calibri" w:hAnsi="Times New Roman"/>
      <w:sz w:val="20"/>
      <w:szCs w:val="20"/>
      <w:lang w:eastAsia="ru-RU"/>
    </w:rPr>
  </w:style>
  <w:style w:type="paragraph" w:customStyle="1" w:styleId="xl123">
    <w:name w:val="xl123"/>
    <w:basedOn w:val="a0"/>
    <w:rsid w:val="00380212"/>
    <w:pPr>
      <w:shd w:val="clear" w:color="000000" w:fill="B7DEE8"/>
      <w:spacing w:before="100" w:beforeAutospacing="1" w:after="100" w:afterAutospacing="1"/>
    </w:pPr>
    <w:rPr>
      <w:rFonts w:ascii="Times New Roman" w:eastAsia="Calibri" w:hAnsi="Times New Roman"/>
      <w:b/>
      <w:bCs/>
      <w:lang w:eastAsia="ru-RU"/>
    </w:rPr>
  </w:style>
  <w:style w:type="paragraph" w:customStyle="1" w:styleId="xl124">
    <w:name w:val="xl124"/>
    <w:basedOn w:val="a0"/>
    <w:rsid w:val="00380212"/>
    <w:pPr>
      <w:shd w:val="clear" w:color="000000" w:fill="B7DEE8"/>
      <w:spacing w:before="100" w:beforeAutospacing="1" w:after="100" w:afterAutospacing="1"/>
    </w:pPr>
    <w:rPr>
      <w:rFonts w:ascii="Times New Roman" w:eastAsia="Calibri" w:hAnsi="Times New Roman"/>
      <w:b/>
      <w:bCs/>
      <w:lang w:eastAsia="ru-RU"/>
    </w:rPr>
  </w:style>
  <w:style w:type="paragraph" w:customStyle="1" w:styleId="xl125">
    <w:name w:val="xl125"/>
    <w:basedOn w:val="a0"/>
    <w:rsid w:val="00380212"/>
    <w:pPr>
      <w:shd w:val="clear" w:color="000000" w:fill="B7DEE8"/>
      <w:spacing w:before="100" w:beforeAutospacing="1" w:after="100" w:afterAutospacing="1"/>
    </w:pPr>
    <w:rPr>
      <w:rFonts w:ascii="Times New Roman" w:eastAsia="Calibri" w:hAnsi="Times New Roman"/>
      <w:b/>
      <w:bCs/>
      <w:lang w:eastAsia="ru-RU"/>
    </w:rPr>
  </w:style>
  <w:style w:type="paragraph" w:customStyle="1" w:styleId="xl126">
    <w:name w:val="xl126"/>
    <w:basedOn w:val="a0"/>
    <w:rsid w:val="00380212"/>
    <w:pPr>
      <w:shd w:val="clear" w:color="000000" w:fill="B7DEE8"/>
      <w:spacing w:before="100" w:beforeAutospacing="1" w:after="100" w:afterAutospacing="1"/>
      <w:textAlignment w:val="center"/>
    </w:pPr>
    <w:rPr>
      <w:rFonts w:ascii="Times New Roman" w:eastAsia="Calibri" w:hAnsi="Times New Roman"/>
      <w:b/>
      <w:bCs/>
      <w:lang w:eastAsia="ru-RU"/>
    </w:rPr>
  </w:style>
  <w:style w:type="paragraph" w:customStyle="1" w:styleId="xl127">
    <w:name w:val="xl127"/>
    <w:basedOn w:val="a0"/>
    <w:rsid w:val="00380212"/>
    <w:pPr>
      <w:shd w:val="clear" w:color="000000" w:fill="B7DEE8"/>
      <w:spacing w:before="100" w:beforeAutospacing="1" w:after="100" w:afterAutospacing="1"/>
    </w:pPr>
    <w:rPr>
      <w:rFonts w:ascii="Times New Roman" w:eastAsia="Calibri" w:hAnsi="Times New Roman"/>
      <w:lang w:eastAsia="ru-RU"/>
    </w:rPr>
  </w:style>
  <w:style w:type="paragraph" w:customStyle="1" w:styleId="xl128">
    <w:name w:val="xl128"/>
    <w:basedOn w:val="a0"/>
    <w:rsid w:val="00380212"/>
    <w:pPr>
      <w:shd w:val="clear" w:color="000000" w:fill="B7DEE8"/>
      <w:spacing w:before="100" w:beforeAutospacing="1" w:after="100" w:afterAutospacing="1"/>
      <w:textAlignment w:val="center"/>
    </w:pPr>
    <w:rPr>
      <w:rFonts w:ascii="Times New Roman" w:eastAsia="Calibri" w:hAnsi="Times New Roman"/>
      <w:lang w:eastAsia="ru-RU"/>
    </w:rPr>
  </w:style>
  <w:style w:type="paragraph" w:customStyle="1" w:styleId="xl129">
    <w:name w:val="xl129"/>
    <w:basedOn w:val="a0"/>
    <w:rsid w:val="00380212"/>
    <w:pPr>
      <w:shd w:val="clear" w:color="000000" w:fill="B7DEE8"/>
      <w:spacing w:before="100" w:beforeAutospacing="1" w:after="100" w:afterAutospacing="1"/>
    </w:pPr>
    <w:rPr>
      <w:rFonts w:ascii="Times New Roman" w:eastAsia="Calibri" w:hAnsi="Times New Roman"/>
      <w:lang w:eastAsia="ru-RU"/>
    </w:rPr>
  </w:style>
  <w:style w:type="paragraph" w:customStyle="1" w:styleId="xl130">
    <w:name w:val="xl130"/>
    <w:basedOn w:val="a0"/>
    <w:rsid w:val="00380212"/>
    <w:pPr>
      <w:shd w:val="clear" w:color="000000" w:fill="B7DEE8"/>
      <w:spacing w:before="100" w:beforeAutospacing="1" w:after="100" w:afterAutospacing="1"/>
    </w:pPr>
    <w:rPr>
      <w:rFonts w:ascii="Calibri" w:eastAsia="Calibri" w:hAnsi="Calibri" w:cs="Calibri"/>
      <w:lang w:eastAsia="ru-RU"/>
    </w:rPr>
  </w:style>
  <w:style w:type="paragraph" w:customStyle="1" w:styleId="xl131">
    <w:name w:val="xl131"/>
    <w:basedOn w:val="a0"/>
    <w:rsid w:val="00380212"/>
    <w:pPr>
      <w:shd w:val="clear" w:color="000000" w:fill="B7DEE8"/>
      <w:spacing w:before="100" w:beforeAutospacing="1" w:after="100" w:afterAutospacing="1"/>
    </w:pPr>
    <w:rPr>
      <w:rFonts w:ascii="Calibri" w:eastAsia="Calibri" w:hAnsi="Calibri" w:cs="Calibri"/>
      <w:sz w:val="20"/>
      <w:szCs w:val="20"/>
      <w:lang w:eastAsia="ru-RU"/>
    </w:rPr>
  </w:style>
  <w:style w:type="paragraph" w:customStyle="1" w:styleId="xl132">
    <w:name w:val="xl132"/>
    <w:basedOn w:val="a0"/>
    <w:rsid w:val="00380212"/>
    <w:pPr>
      <w:shd w:val="clear" w:color="000000" w:fill="B7DEE8"/>
      <w:spacing w:before="100" w:beforeAutospacing="1" w:after="100" w:afterAutospacing="1"/>
    </w:pPr>
    <w:rPr>
      <w:rFonts w:ascii="Times New Roman" w:eastAsia="Calibri" w:hAnsi="Times New Roman"/>
      <w:sz w:val="20"/>
      <w:szCs w:val="20"/>
      <w:lang w:eastAsia="ru-RU"/>
    </w:rPr>
  </w:style>
  <w:style w:type="paragraph" w:customStyle="1" w:styleId="xl133">
    <w:name w:val="xl133"/>
    <w:basedOn w:val="a0"/>
    <w:rsid w:val="00380212"/>
    <w:pPr>
      <w:shd w:val="clear" w:color="000000" w:fill="B7DEE8"/>
      <w:spacing w:before="100" w:beforeAutospacing="1" w:after="100" w:afterAutospacing="1"/>
      <w:jc w:val="center"/>
    </w:pPr>
    <w:rPr>
      <w:rFonts w:ascii="Times New Roman" w:eastAsia="Calibri" w:hAnsi="Times New Roman"/>
      <w:lang w:eastAsia="ru-RU"/>
    </w:rPr>
  </w:style>
  <w:style w:type="paragraph" w:customStyle="1" w:styleId="xl134">
    <w:name w:val="xl134"/>
    <w:basedOn w:val="a0"/>
    <w:rsid w:val="00380212"/>
    <w:pPr>
      <w:shd w:val="clear" w:color="000000" w:fill="B7DEE8"/>
      <w:spacing w:before="100" w:beforeAutospacing="1" w:after="100" w:afterAutospacing="1"/>
    </w:pPr>
    <w:rPr>
      <w:rFonts w:ascii="Times New Roman" w:eastAsia="Calibri" w:hAnsi="Times New Roman"/>
      <w:lang w:eastAsia="ru-RU"/>
    </w:rPr>
  </w:style>
  <w:style w:type="paragraph" w:customStyle="1" w:styleId="xl135">
    <w:name w:val="xl135"/>
    <w:basedOn w:val="a0"/>
    <w:rsid w:val="00380212"/>
    <w:pPr>
      <w:shd w:val="clear" w:color="000000" w:fill="9BBB59"/>
      <w:spacing w:before="100" w:beforeAutospacing="1" w:after="100" w:afterAutospacing="1"/>
      <w:jc w:val="center"/>
    </w:pPr>
    <w:rPr>
      <w:rFonts w:ascii="Times New Roman" w:eastAsia="Calibri" w:hAnsi="Times New Roman"/>
      <w:sz w:val="20"/>
      <w:szCs w:val="20"/>
      <w:lang w:eastAsia="ru-RU"/>
    </w:rPr>
  </w:style>
  <w:style w:type="paragraph" w:customStyle="1" w:styleId="xl136">
    <w:name w:val="xl136"/>
    <w:basedOn w:val="a0"/>
    <w:rsid w:val="00380212"/>
    <w:pPr>
      <w:shd w:val="clear" w:color="000000" w:fill="9BBB59"/>
      <w:spacing w:before="100" w:beforeAutospacing="1" w:after="100" w:afterAutospacing="1"/>
      <w:jc w:val="center"/>
    </w:pPr>
    <w:rPr>
      <w:rFonts w:ascii="Times New Roman" w:eastAsia="Calibri" w:hAnsi="Times New Roman"/>
      <w:sz w:val="32"/>
      <w:szCs w:val="32"/>
      <w:lang w:eastAsia="ru-RU"/>
    </w:rPr>
  </w:style>
  <w:style w:type="paragraph" w:customStyle="1" w:styleId="xl137">
    <w:name w:val="xl137"/>
    <w:basedOn w:val="a0"/>
    <w:rsid w:val="00380212"/>
    <w:pPr>
      <w:shd w:val="clear" w:color="000000" w:fill="D9D9D9"/>
      <w:spacing w:before="100" w:beforeAutospacing="1" w:after="100" w:afterAutospacing="1"/>
    </w:pPr>
    <w:rPr>
      <w:rFonts w:ascii="Calibri" w:eastAsia="Calibri" w:hAnsi="Calibri" w:cs="Calibri"/>
      <w:lang w:eastAsia="ru-RU"/>
    </w:rPr>
  </w:style>
  <w:style w:type="paragraph" w:customStyle="1" w:styleId="xl138">
    <w:name w:val="xl138"/>
    <w:basedOn w:val="a0"/>
    <w:rsid w:val="00380212"/>
    <w:pPr>
      <w:shd w:val="clear" w:color="000000" w:fill="D9D9D9"/>
      <w:spacing w:before="100" w:beforeAutospacing="1" w:after="100" w:afterAutospacing="1"/>
    </w:pPr>
    <w:rPr>
      <w:rFonts w:ascii="Calibri" w:eastAsia="Calibri" w:hAnsi="Calibri" w:cs="Calibri"/>
      <w:lang w:eastAsia="ru-RU"/>
    </w:rPr>
  </w:style>
  <w:style w:type="paragraph" w:customStyle="1" w:styleId="xl139">
    <w:name w:val="xl139"/>
    <w:basedOn w:val="a0"/>
    <w:rsid w:val="00380212"/>
    <w:pPr>
      <w:shd w:val="clear" w:color="000000" w:fill="D9D9D9"/>
      <w:spacing w:before="100" w:beforeAutospacing="1" w:after="100" w:afterAutospacing="1"/>
    </w:pPr>
    <w:rPr>
      <w:rFonts w:ascii="Times New Roman" w:eastAsia="Calibri" w:hAnsi="Times New Roman"/>
      <w:sz w:val="20"/>
      <w:szCs w:val="20"/>
      <w:lang w:eastAsia="ru-RU"/>
    </w:rPr>
  </w:style>
  <w:style w:type="paragraph" w:customStyle="1" w:styleId="xl140">
    <w:name w:val="xl140"/>
    <w:basedOn w:val="a0"/>
    <w:rsid w:val="00380212"/>
    <w:pPr>
      <w:shd w:val="clear" w:color="000000" w:fill="D9D9D9"/>
      <w:spacing w:before="100" w:beforeAutospacing="1" w:after="100" w:afterAutospacing="1"/>
    </w:pPr>
    <w:rPr>
      <w:rFonts w:ascii="Times New Roman" w:eastAsia="Calibri" w:hAnsi="Times New Roman"/>
      <w:sz w:val="20"/>
      <w:szCs w:val="20"/>
      <w:u w:val="single"/>
      <w:lang w:eastAsia="ru-RU"/>
    </w:rPr>
  </w:style>
  <w:style w:type="paragraph" w:customStyle="1" w:styleId="xl141">
    <w:name w:val="xl141"/>
    <w:basedOn w:val="a0"/>
    <w:rsid w:val="00380212"/>
    <w:pPr>
      <w:shd w:val="clear" w:color="000000" w:fill="D9D9D9"/>
      <w:spacing w:before="100" w:beforeAutospacing="1" w:after="100" w:afterAutospacing="1"/>
      <w:ind w:firstLineChars="100" w:firstLine="100"/>
    </w:pPr>
    <w:rPr>
      <w:rFonts w:ascii="Times New Roman" w:eastAsia="Calibri" w:hAnsi="Times New Roman"/>
      <w:b/>
      <w:bCs/>
      <w:sz w:val="20"/>
      <w:szCs w:val="20"/>
      <w:lang w:eastAsia="ru-RU"/>
    </w:rPr>
  </w:style>
  <w:style w:type="paragraph" w:customStyle="1" w:styleId="xl142">
    <w:name w:val="xl142"/>
    <w:basedOn w:val="a0"/>
    <w:rsid w:val="00380212"/>
    <w:pPr>
      <w:shd w:val="clear" w:color="000000" w:fill="D9D9D9"/>
      <w:spacing w:before="100" w:beforeAutospacing="1" w:after="100" w:afterAutospacing="1"/>
    </w:pPr>
    <w:rPr>
      <w:rFonts w:ascii="Times New Roman" w:eastAsia="Calibri" w:hAnsi="Times New Roman"/>
      <w:b/>
      <w:bCs/>
      <w:sz w:val="20"/>
      <w:szCs w:val="20"/>
      <w:lang w:eastAsia="ru-RU"/>
    </w:rPr>
  </w:style>
  <w:style w:type="paragraph" w:customStyle="1" w:styleId="xl143">
    <w:name w:val="xl143"/>
    <w:basedOn w:val="a0"/>
    <w:rsid w:val="00380212"/>
    <w:pPr>
      <w:shd w:val="clear" w:color="000000" w:fill="D9D9D9"/>
      <w:spacing w:before="100" w:beforeAutospacing="1" w:after="100" w:afterAutospacing="1"/>
    </w:pPr>
    <w:rPr>
      <w:rFonts w:ascii="Calibri" w:eastAsia="Calibri" w:hAnsi="Calibri" w:cs="Calibri"/>
      <w:lang w:eastAsia="ru-RU"/>
    </w:rPr>
  </w:style>
  <w:style w:type="paragraph" w:customStyle="1" w:styleId="xl144">
    <w:name w:val="xl144"/>
    <w:basedOn w:val="a0"/>
    <w:rsid w:val="00380212"/>
    <w:pPr>
      <w:shd w:val="clear" w:color="000000" w:fill="D9D9D9"/>
      <w:spacing w:before="100" w:beforeAutospacing="1" w:after="100" w:afterAutospacing="1"/>
    </w:pPr>
    <w:rPr>
      <w:rFonts w:ascii="Times New Roman" w:eastAsia="Calibri" w:hAnsi="Times New Roman"/>
      <w:lang w:eastAsia="ru-RU"/>
    </w:rPr>
  </w:style>
  <w:style w:type="paragraph" w:customStyle="1" w:styleId="xl145">
    <w:name w:val="xl145"/>
    <w:basedOn w:val="a0"/>
    <w:rsid w:val="00380212"/>
    <w:pPr>
      <w:shd w:val="clear" w:color="000000" w:fill="D9D9D9"/>
      <w:spacing w:before="100" w:beforeAutospacing="1" w:after="100" w:afterAutospacing="1"/>
    </w:pPr>
    <w:rPr>
      <w:rFonts w:ascii="Times New Roman" w:eastAsia="Calibri" w:hAnsi="Times New Roman"/>
      <w:lang w:eastAsia="ru-RU"/>
    </w:rPr>
  </w:style>
  <w:style w:type="paragraph" w:customStyle="1" w:styleId="xl146">
    <w:name w:val="xl146"/>
    <w:basedOn w:val="a0"/>
    <w:rsid w:val="00380212"/>
    <w:pPr>
      <w:spacing w:before="100" w:beforeAutospacing="1" w:after="100" w:afterAutospacing="1"/>
      <w:jc w:val="center"/>
    </w:pPr>
    <w:rPr>
      <w:rFonts w:ascii="Times New Roman" w:eastAsia="Calibri" w:hAnsi="Times New Roman"/>
      <w:b/>
      <w:bCs/>
      <w:sz w:val="28"/>
      <w:szCs w:val="28"/>
      <w:lang w:eastAsia="ru-RU"/>
    </w:rPr>
  </w:style>
  <w:style w:type="paragraph" w:styleId="26">
    <w:name w:val="toc 2"/>
    <w:basedOn w:val="a0"/>
    <w:next w:val="a0"/>
    <w:autoRedefine/>
    <w:uiPriority w:val="39"/>
    <w:qFormat/>
    <w:rsid w:val="00380212"/>
    <w:pPr>
      <w:ind w:left="240"/>
    </w:pPr>
  </w:style>
  <w:style w:type="paragraph" w:styleId="33">
    <w:name w:val="toc 3"/>
    <w:basedOn w:val="a0"/>
    <w:next w:val="a0"/>
    <w:autoRedefine/>
    <w:uiPriority w:val="39"/>
    <w:qFormat/>
    <w:rsid w:val="00380212"/>
    <w:pPr>
      <w:ind w:left="480"/>
    </w:pPr>
  </w:style>
  <w:style w:type="paragraph" w:styleId="1b">
    <w:name w:val="toc 1"/>
    <w:basedOn w:val="a0"/>
    <w:next w:val="a0"/>
    <w:autoRedefine/>
    <w:uiPriority w:val="39"/>
    <w:qFormat/>
    <w:rsid w:val="00380212"/>
    <w:pPr>
      <w:spacing w:after="100" w:line="276" w:lineRule="auto"/>
    </w:pPr>
    <w:rPr>
      <w:rFonts w:ascii="Calibri" w:eastAsia="Calibri" w:hAnsi="Calibri"/>
      <w:sz w:val="22"/>
      <w:szCs w:val="22"/>
      <w:lang w:eastAsia="ru-RU"/>
    </w:rPr>
  </w:style>
  <w:style w:type="character" w:customStyle="1" w:styleId="comment">
    <w:name w:val="comment"/>
    <w:rsid w:val="00380212"/>
    <w:rPr>
      <w:shd w:val="clear" w:color="auto" w:fill="FFFF00"/>
    </w:rPr>
  </w:style>
  <w:style w:type="character" w:customStyle="1" w:styleId="toc-link">
    <w:name w:val="toc-link"/>
    <w:rsid w:val="00380212"/>
  </w:style>
  <w:style w:type="character" w:customStyle="1" w:styleId="numbering">
    <w:name w:val="numbering"/>
    <w:rsid w:val="00380212"/>
  </w:style>
  <w:style w:type="character" w:customStyle="1" w:styleId="bullet-symbols">
    <w:name w:val="bullet-symbols"/>
    <w:rsid w:val="00380212"/>
  </w:style>
  <w:style w:type="character" w:customStyle="1" w:styleId="numbering-symbols">
    <w:name w:val="numbering-symbols"/>
    <w:rsid w:val="00380212"/>
  </w:style>
  <w:style w:type="character" w:customStyle="1" w:styleId="aff3">
    <w:name w:val="Символ сноски"/>
    <w:rsid w:val="00380212"/>
  </w:style>
  <w:style w:type="character" w:customStyle="1" w:styleId="aff4">
    <w:name w:val="Символы концевой сноски"/>
    <w:rsid w:val="00380212"/>
  </w:style>
  <w:style w:type="paragraph" w:styleId="aff5">
    <w:name w:val="Title"/>
    <w:basedOn w:val="a0"/>
    <w:next w:val="af4"/>
    <w:link w:val="aff6"/>
    <w:qFormat/>
    <w:rsid w:val="00380212"/>
    <w:pPr>
      <w:keepNext/>
      <w:widowControl w:val="0"/>
      <w:suppressAutoHyphens/>
      <w:spacing w:before="240" w:after="120"/>
    </w:pPr>
    <w:rPr>
      <w:rFonts w:ascii="Liberation Sans" w:hAnsi="Liberation Sans" w:cs="DejaVu Sans"/>
      <w:color w:val="000000"/>
      <w:kern w:val="1"/>
      <w:sz w:val="28"/>
      <w:szCs w:val="28"/>
      <w:lang w:eastAsia="zh-CN" w:bidi="hi-IN"/>
    </w:rPr>
  </w:style>
  <w:style w:type="paragraph" w:styleId="aff7">
    <w:name w:val="List"/>
    <w:basedOn w:val="af4"/>
    <w:rsid w:val="00380212"/>
    <w:pPr>
      <w:tabs>
        <w:tab w:val="clear" w:pos="5400"/>
      </w:tabs>
      <w:suppressAutoHyphens/>
      <w:autoSpaceDE/>
      <w:autoSpaceDN/>
      <w:adjustRightInd/>
      <w:spacing w:after="140" w:line="288" w:lineRule="auto"/>
      <w:ind w:right="0"/>
    </w:pPr>
    <w:rPr>
      <w:rFonts w:ascii="Georgia" w:eastAsia="Times New Roman" w:hAnsi="Georgia" w:cs="DejaVu Sans"/>
      <w:color w:val="000000"/>
      <w:kern w:val="1"/>
      <w:szCs w:val="24"/>
      <w:lang w:eastAsia="zh-CN" w:bidi="hi-IN"/>
    </w:rPr>
  </w:style>
  <w:style w:type="paragraph" w:styleId="aff8">
    <w:name w:val="caption"/>
    <w:basedOn w:val="a0"/>
    <w:qFormat/>
    <w:rsid w:val="00380212"/>
    <w:pPr>
      <w:widowControl w:val="0"/>
      <w:suppressLineNumbers/>
      <w:suppressAutoHyphens/>
      <w:spacing w:before="120" w:after="120"/>
    </w:pPr>
    <w:rPr>
      <w:rFonts w:ascii="Georgia" w:hAnsi="Georgia" w:cs="DejaVu Sans"/>
      <w:i/>
      <w:iCs/>
      <w:color w:val="000000"/>
      <w:kern w:val="1"/>
      <w:lang w:eastAsia="zh-CN" w:bidi="hi-IN"/>
    </w:rPr>
  </w:style>
  <w:style w:type="paragraph" w:customStyle="1" w:styleId="1c">
    <w:name w:val="Указатель1"/>
    <w:basedOn w:val="a0"/>
    <w:rsid w:val="00380212"/>
    <w:pPr>
      <w:widowControl w:val="0"/>
      <w:suppressLineNumbers/>
      <w:suppressAutoHyphens/>
      <w:spacing w:before="28" w:after="130"/>
    </w:pPr>
    <w:rPr>
      <w:rFonts w:ascii="Georgia" w:hAnsi="Georgia" w:cs="DejaVu Sans"/>
      <w:color w:val="000000"/>
      <w:kern w:val="1"/>
      <w:lang w:eastAsia="zh-CN" w:bidi="hi-IN"/>
    </w:rPr>
  </w:style>
  <w:style w:type="paragraph" w:customStyle="1" w:styleId="cover-text">
    <w:name w:val="cover-text"/>
    <w:rsid w:val="00380212"/>
    <w:pPr>
      <w:widowControl w:val="0"/>
      <w:suppressAutoHyphens/>
      <w:spacing w:before="28" w:after="130"/>
    </w:pPr>
    <w:rPr>
      <w:rFonts w:ascii="Georgia" w:hAnsi="Georgia" w:cs="DejaVu Sans"/>
      <w:color w:val="000000"/>
      <w:kern w:val="1"/>
      <w:sz w:val="28"/>
      <w:szCs w:val="24"/>
      <w:lang w:eastAsia="zh-CN" w:bidi="hi-IN"/>
    </w:rPr>
  </w:style>
  <w:style w:type="paragraph" w:customStyle="1" w:styleId="cover-bottom">
    <w:name w:val="cover-bottom"/>
    <w:rsid w:val="00380212"/>
    <w:pPr>
      <w:widowControl w:val="0"/>
      <w:suppressAutoHyphens/>
      <w:spacing w:before="142" w:after="120"/>
    </w:pPr>
    <w:rPr>
      <w:rFonts w:ascii="Georgia" w:hAnsi="Georgia" w:cs="DejaVu Sans"/>
      <w:color w:val="000000"/>
      <w:kern w:val="1"/>
      <w:sz w:val="22"/>
      <w:szCs w:val="24"/>
      <w:lang w:eastAsia="zh-CN" w:bidi="hi-IN"/>
    </w:rPr>
  </w:style>
  <w:style w:type="paragraph" w:customStyle="1" w:styleId="sect-default">
    <w:name w:val="sect-default"/>
    <w:rsid w:val="00380212"/>
    <w:pPr>
      <w:keepNext/>
      <w:widowControl w:val="0"/>
      <w:suppressAutoHyphens/>
      <w:spacing w:before="102" w:after="28"/>
    </w:pPr>
    <w:rPr>
      <w:rFonts w:ascii="Arial" w:hAnsi="Arial" w:cs="DejaVu Sans"/>
      <w:b/>
      <w:color w:val="527BBD"/>
      <w:kern w:val="1"/>
      <w:sz w:val="24"/>
      <w:szCs w:val="24"/>
      <w:lang w:eastAsia="zh-CN" w:bidi="hi-IN"/>
    </w:rPr>
  </w:style>
  <w:style w:type="paragraph" w:customStyle="1" w:styleId="sect0">
    <w:name w:val="sect0"/>
    <w:basedOn w:val="sect-default"/>
    <w:rsid w:val="00380212"/>
    <w:pPr>
      <w:pBdr>
        <w:bottom w:val="single" w:sz="8" w:space="0" w:color="C0C0C0"/>
      </w:pBdr>
      <w:spacing w:before="113" w:after="130"/>
    </w:pPr>
    <w:rPr>
      <w:sz w:val="48"/>
    </w:rPr>
  </w:style>
  <w:style w:type="paragraph" w:customStyle="1" w:styleId="sect1">
    <w:name w:val="sect1"/>
    <w:basedOn w:val="sect-default"/>
    <w:rsid w:val="00380212"/>
    <w:pPr>
      <w:numPr>
        <w:numId w:val="2"/>
      </w:numPr>
      <w:pBdr>
        <w:bottom w:val="single" w:sz="8" w:space="0" w:color="C0C0C0"/>
      </w:pBdr>
      <w:outlineLvl w:val="0"/>
    </w:pPr>
    <w:rPr>
      <w:sz w:val="36"/>
    </w:rPr>
  </w:style>
  <w:style w:type="paragraph" w:customStyle="1" w:styleId="sect-appendix">
    <w:name w:val="sect-appendix"/>
    <w:basedOn w:val="sect1"/>
    <w:rsid w:val="00380212"/>
    <w:pPr>
      <w:numPr>
        <w:numId w:val="0"/>
      </w:numPr>
    </w:pPr>
  </w:style>
  <w:style w:type="paragraph" w:customStyle="1" w:styleId="sect2">
    <w:name w:val="sect2"/>
    <w:basedOn w:val="sect-default"/>
    <w:rsid w:val="00380212"/>
    <w:pPr>
      <w:numPr>
        <w:ilvl w:val="1"/>
        <w:numId w:val="2"/>
      </w:numPr>
      <w:outlineLvl w:val="1"/>
    </w:pPr>
    <w:rPr>
      <w:sz w:val="28"/>
      <w:u w:val="single" w:color="C0C0C0"/>
    </w:rPr>
  </w:style>
  <w:style w:type="paragraph" w:customStyle="1" w:styleId="sect3">
    <w:name w:val="sect3"/>
    <w:basedOn w:val="sect-default"/>
    <w:rsid w:val="00380212"/>
    <w:pPr>
      <w:numPr>
        <w:ilvl w:val="2"/>
        <w:numId w:val="2"/>
      </w:numPr>
      <w:outlineLvl w:val="2"/>
    </w:pPr>
  </w:style>
  <w:style w:type="paragraph" w:customStyle="1" w:styleId="sect4">
    <w:name w:val="sect4"/>
    <w:basedOn w:val="sect-default"/>
    <w:rsid w:val="00380212"/>
    <w:pPr>
      <w:numPr>
        <w:ilvl w:val="3"/>
        <w:numId w:val="2"/>
      </w:numPr>
      <w:outlineLvl w:val="3"/>
    </w:pPr>
  </w:style>
  <w:style w:type="paragraph" w:customStyle="1" w:styleId="1d">
    <w:name w:val="Название1"/>
    <w:qFormat/>
    <w:rsid w:val="00380212"/>
    <w:pPr>
      <w:keepNext/>
      <w:widowControl w:val="0"/>
      <w:suppressAutoHyphens/>
      <w:spacing w:before="102" w:after="17"/>
    </w:pPr>
    <w:rPr>
      <w:rFonts w:ascii="Arial" w:hAnsi="Arial" w:cs="DejaVu Sans"/>
      <w:b/>
      <w:color w:val="527BBD"/>
      <w:kern w:val="1"/>
      <w:sz w:val="24"/>
      <w:szCs w:val="24"/>
      <w:lang w:eastAsia="zh-CN" w:bidi="hi-IN"/>
    </w:rPr>
  </w:style>
  <w:style w:type="paragraph" w:customStyle="1" w:styleId="1e">
    <w:name w:val="Название объекта1"/>
    <w:rsid w:val="00380212"/>
    <w:pPr>
      <w:keepNext/>
      <w:widowControl w:val="0"/>
      <w:suppressAutoHyphens/>
      <w:spacing w:after="40"/>
    </w:pPr>
    <w:rPr>
      <w:rFonts w:ascii="Georgia" w:hAnsi="Georgia" w:cs="DejaVu Sans"/>
      <w:b/>
      <w:color w:val="000000"/>
      <w:kern w:val="1"/>
      <w:sz w:val="24"/>
      <w:szCs w:val="24"/>
      <w:lang w:eastAsia="zh-CN" w:bidi="hi-IN"/>
    </w:rPr>
  </w:style>
  <w:style w:type="paragraph" w:customStyle="1" w:styleId="columnbreak">
    <w:name w:val="columnbreak"/>
    <w:rsid w:val="00380212"/>
    <w:pPr>
      <w:widowControl w:val="0"/>
      <w:suppressAutoHyphens/>
      <w:spacing w:before="28" w:after="130" w:line="240" w:lineRule="atLeast"/>
    </w:pPr>
    <w:rPr>
      <w:rFonts w:ascii="Georgia" w:hAnsi="Georgia" w:cs="DejaVu Sans"/>
      <w:color w:val="000000"/>
      <w:kern w:val="1"/>
      <w:sz w:val="24"/>
      <w:szCs w:val="24"/>
      <w:lang w:eastAsia="zh-CN" w:bidi="hi-IN"/>
    </w:rPr>
  </w:style>
  <w:style w:type="paragraph" w:customStyle="1" w:styleId="asciidoc-pagebreak">
    <w:name w:val="asciidoc-pagebreak"/>
    <w:rsid w:val="00380212"/>
    <w:pPr>
      <w:widowControl w:val="0"/>
      <w:suppressAutoHyphens/>
      <w:spacing w:before="28" w:after="130" w:line="240" w:lineRule="atLeast"/>
    </w:pPr>
    <w:rPr>
      <w:rFonts w:ascii="Georgia" w:hAnsi="Georgia" w:cs="DejaVu Sans"/>
      <w:color w:val="000000"/>
      <w:kern w:val="1"/>
      <w:sz w:val="24"/>
      <w:szCs w:val="24"/>
      <w:lang w:eastAsia="zh-CN" w:bidi="hi-IN"/>
    </w:rPr>
  </w:style>
  <w:style w:type="paragraph" w:customStyle="1" w:styleId="paragraph">
    <w:name w:val="paragraph"/>
    <w:rsid w:val="00380212"/>
    <w:pPr>
      <w:widowControl w:val="0"/>
      <w:suppressAutoHyphens/>
      <w:spacing w:before="86" w:after="130"/>
    </w:pPr>
    <w:rPr>
      <w:rFonts w:ascii="Georgia" w:hAnsi="Georgia" w:cs="DejaVu Sans"/>
      <w:color w:val="000000"/>
      <w:kern w:val="1"/>
      <w:sz w:val="24"/>
      <w:szCs w:val="24"/>
      <w:lang w:eastAsia="zh-CN" w:bidi="hi-IN"/>
    </w:rPr>
  </w:style>
  <w:style w:type="paragraph" w:customStyle="1" w:styleId="empty">
    <w:name w:val="empty"/>
    <w:rsid w:val="00380212"/>
    <w:pPr>
      <w:widowControl w:val="0"/>
      <w:suppressAutoHyphens/>
      <w:spacing w:line="240" w:lineRule="atLeast"/>
    </w:pPr>
    <w:rPr>
      <w:rFonts w:ascii="Georgia" w:hAnsi="Georgia" w:cs="DejaVu Sans"/>
      <w:color w:val="000000"/>
      <w:kern w:val="1"/>
      <w:sz w:val="24"/>
      <w:szCs w:val="24"/>
      <w:lang w:eastAsia="zh-CN" w:bidi="hi-IN"/>
    </w:rPr>
  </w:style>
  <w:style w:type="paragraph" w:customStyle="1" w:styleId="annotationblock">
    <w:name w:val="annotationblock"/>
    <w:rsid w:val="00380212"/>
    <w:pPr>
      <w:widowControl w:val="0"/>
      <w:suppressAutoHyphens/>
      <w:spacing w:line="240" w:lineRule="atLeast"/>
    </w:pPr>
    <w:rPr>
      <w:rFonts w:ascii="Georgia" w:hAnsi="Georgia" w:cs="DejaVu Sans"/>
      <w:color w:val="000000"/>
      <w:kern w:val="1"/>
      <w:sz w:val="24"/>
      <w:szCs w:val="24"/>
      <w:lang w:eastAsia="zh-CN" w:bidi="hi-IN"/>
    </w:rPr>
  </w:style>
  <w:style w:type="paragraph" w:customStyle="1" w:styleId="index">
    <w:name w:val="index"/>
    <w:rsid w:val="00380212"/>
    <w:pPr>
      <w:widowControl w:val="0"/>
      <w:suppressLineNumbers/>
      <w:suppressAutoHyphens/>
      <w:spacing w:before="28" w:after="130"/>
    </w:pPr>
    <w:rPr>
      <w:rFonts w:ascii="Georgia" w:hAnsi="Georgia" w:cs="DejaVu Sans"/>
      <w:color w:val="000000"/>
      <w:kern w:val="1"/>
      <w:sz w:val="24"/>
      <w:szCs w:val="24"/>
      <w:lang w:eastAsia="zh-CN" w:bidi="hi-IN"/>
    </w:rPr>
  </w:style>
  <w:style w:type="paragraph" w:customStyle="1" w:styleId="sect-toc">
    <w:name w:val="sect-toc"/>
    <w:basedOn w:val="sect1"/>
    <w:rsid w:val="00380212"/>
    <w:pPr>
      <w:numPr>
        <w:numId w:val="0"/>
      </w:numPr>
    </w:pPr>
  </w:style>
  <w:style w:type="paragraph" w:customStyle="1" w:styleId="toc-level-1">
    <w:name w:val="toc-level-1"/>
    <w:basedOn w:val="index"/>
    <w:rsid w:val="00380212"/>
    <w:pPr>
      <w:tabs>
        <w:tab w:val="right" w:leader="dot" w:pos="9638"/>
      </w:tabs>
      <w:spacing w:before="120" w:after="0"/>
    </w:pPr>
    <w:rPr>
      <w:color w:val="0065FF"/>
      <w:sz w:val="22"/>
    </w:rPr>
  </w:style>
  <w:style w:type="paragraph" w:customStyle="1" w:styleId="toc-level-2">
    <w:name w:val="toc-level-2"/>
    <w:basedOn w:val="index"/>
    <w:rsid w:val="00380212"/>
    <w:pPr>
      <w:tabs>
        <w:tab w:val="right" w:leader="dot" w:pos="9638"/>
      </w:tabs>
      <w:spacing w:before="10" w:after="0"/>
      <w:ind w:left="283"/>
    </w:pPr>
  </w:style>
  <w:style w:type="paragraph" w:customStyle="1" w:styleId="admonitionicon">
    <w:name w:val="admonitionicon"/>
    <w:rsid w:val="00380212"/>
    <w:pPr>
      <w:widowControl w:val="0"/>
      <w:suppressAutoHyphens/>
      <w:spacing w:before="28" w:after="130"/>
    </w:pPr>
    <w:rPr>
      <w:rFonts w:ascii="Georgia" w:hAnsi="Georgia" w:cs="DejaVu Sans"/>
      <w:color w:val="000000"/>
      <w:kern w:val="1"/>
      <w:sz w:val="24"/>
      <w:szCs w:val="24"/>
      <w:lang w:eastAsia="zh-CN" w:bidi="hi-IN"/>
    </w:rPr>
  </w:style>
  <w:style w:type="paragraph" w:customStyle="1" w:styleId="admonitionname">
    <w:name w:val="admonitionname"/>
    <w:rsid w:val="00380212"/>
    <w:pPr>
      <w:widowControl w:val="0"/>
      <w:suppressAutoHyphens/>
      <w:spacing w:before="28" w:after="130"/>
      <w:jc w:val="center"/>
    </w:pPr>
    <w:rPr>
      <w:rFonts w:ascii="Arial" w:hAnsi="Arial" w:cs="DejaVu Sans"/>
      <w:b/>
      <w:color w:val="000000"/>
      <w:kern w:val="1"/>
      <w:szCs w:val="24"/>
      <w:lang w:eastAsia="zh-CN" w:bidi="hi-IN"/>
    </w:rPr>
  </w:style>
  <w:style w:type="paragraph" w:customStyle="1" w:styleId="admonitiontext">
    <w:name w:val="admonitiontext"/>
    <w:rsid w:val="00380212"/>
    <w:pPr>
      <w:widowControl w:val="0"/>
      <w:suppressAutoHyphens/>
      <w:spacing w:before="28" w:after="130"/>
    </w:pPr>
    <w:rPr>
      <w:rFonts w:ascii="Georgia" w:hAnsi="Georgia" w:cs="DejaVu Sans"/>
      <w:color w:val="606060"/>
      <w:kern w:val="1"/>
      <w:sz w:val="24"/>
      <w:szCs w:val="24"/>
      <w:lang w:eastAsia="zh-CN" w:bidi="hi-IN"/>
    </w:rPr>
  </w:style>
  <w:style w:type="paragraph" w:customStyle="1" w:styleId="sidebarblock">
    <w:name w:val="sidebarblock"/>
    <w:rsid w:val="00380212"/>
    <w:pPr>
      <w:widowControl w:val="0"/>
      <w:suppressAutoHyphens/>
      <w:spacing w:before="28" w:after="130" w:line="240" w:lineRule="atLeast"/>
    </w:pPr>
    <w:rPr>
      <w:rFonts w:ascii="Georgia" w:hAnsi="Georgia" w:cs="DejaVu Sans"/>
      <w:color w:val="000000"/>
      <w:kern w:val="1"/>
      <w:sz w:val="24"/>
      <w:szCs w:val="24"/>
      <w:lang w:eastAsia="zh-CN" w:bidi="hi-IN"/>
    </w:rPr>
  </w:style>
  <w:style w:type="paragraph" w:customStyle="1" w:styleId="list-item">
    <w:name w:val="list-item"/>
    <w:rsid w:val="00380212"/>
    <w:pPr>
      <w:widowControl w:val="0"/>
      <w:suppressAutoHyphens/>
      <w:spacing w:before="57" w:after="57"/>
    </w:pPr>
    <w:rPr>
      <w:rFonts w:ascii="Georgia" w:hAnsi="Georgia" w:cs="DejaVu Sans"/>
      <w:color w:val="000000"/>
      <w:kern w:val="1"/>
      <w:sz w:val="24"/>
      <w:szCs w:val="24"/>
      <w:lang w:eastAsia="zh-CN" w:bidi="hi-IN"/>
    </w:rPr>
  </w:style>
  <w:style w:type="paragraph" w:customStyle="1" w:styleId="asciidoc-hr">
    <w:name w:val="asciidoc-hr"/>
    <w:next w:val="text-body"/>
    <w:rsid w:val="00380212"/>
    <w:pPr>
      <w:widowControl w:val="0"/>
      <w:pBdr>
        <w:bottom w:val="single" w:sz="8" w:space="0" w:color="C0C0C0"/>
      </w:pBdr>
      <w:suppressAutoHyphens/>
      <w:spacing w:before="28" w:after="130" w:line="240" w:lineRule="atLeast"/>
    </w:pPr>
    <w:rPr>
      <w:rFonts w:ascii="Georgia" w:hAnsi="Georgia" w:cs="DejaVu Sans"/>
      <w:color w:val="000000"/>
      <w:kern w:val="1"/>
      <w:sz w:val="24"/>
      <w:szCs w:val="24"/>
      <w:lang w:eastAsia="zh-CN" w:bidi="hi-IN"/>
    </w:rPr>
  </w:style>
  <w:style w:type="paragraph" w:customStyle="1" w:styleId="text-body">
    <w:name w:val="text-body"/>
    <w:rsid w:val="00380212"/>
    <w:pPr>
      <w:widowControl w:val="0"/>
      <w:suppressAutoHyphens/>
      <w:spacing w:after="120"/>
    </w:pPr>
    <w:rPr>
      <w:rFonts w:ascii="Georgia" w:hAnsi="Georgia" w:cs="DejaVu Sans"/>
      <w:color w:val="000000"/>
      <w:kern w:val="1"/>
      <w:sz w:val="24"/>
      <w:szCs w:val="24"/>
      <w:lang w:eastAsia="zh-CN" w:bidi="hi-IN"/>
    </w:rPr>
  </w:style>
  <w:style w:type="paragraph" w:customStyle="1" w:styleId="listingblock">
    <w:name w:val="listingblock"/>
    <w:rsid w:val="00380212"/>
    <w:pPr>
      <w:widowControl w:val="0"/>
      <w:pBdr>
        <w:top w:val="single" w:sz="2" w:space="8" w:color="C0C0C0"/>
        <w:left w:val="single" w:sz="34" w:space="5" w:color="FFFFFF"/>
        <w:bottom w:val="single" w:sz="2" w:space="8" w:color="C0C0C0"/>
        <w:right w:val="single" w:sz="2" w:space="5" w:color="C0C0C0"/>
      </w:pBdr>
      <w:shd w:val="clear" w:color="auto" w:fill="F8F8F8"/>
      <w:suppressAutoHyphens/>
      <w:kinsoku w:val="0"/>
      <w:spacing w:before="28" w:after="130"/>
    </w:pPr>
    <w:rPr>
      <w:rFonts w:ascii="DejaVu Sans Mono" w:hAnsi="DejaVu Sans Mono" w:cs="DejaVu Sans"/>
      <w:color w:val="000080"/>
      <w:kern w:val="1"/>
      <w:szCs w:val="24"/>
      <w:lang w:eastAsia="zh-CN" w:bidi="hi-IN"/>
    </w:rPr>
  </w:style>
  <w:style w:type="paragraph" w:customStyle="1" w:styleId="literalblock">
    <w:name w:val="literalblock"/>
    <w:rsid w:val="00380212"/>
    <w:pPr>
      <w:widowControl w:val="0"/>
      <w:pBdr>
        <w:left w:val="none" w:sz="2" w:space="0" w:color="000000"/>
      </w:pBdr>
      <w:suppressAutoHyphens/>
      <w:spacing w:before="28" w:after="130"/>
    </w:pPr>
    <w:rPr>
      <w:rFonts w:ascii="DejaVu Sans Mono" w:hAnsi="DejaVu Sans Mono" w:cs="DejaVu Sans"/>
      <w:color w:val="000080"/>
      <w:kern w:val="1"/>
      <w:szCs w:val="24"/>
      <w:lang w:eastAsia="zh-CN" w:bidi="hi-IN"/>
    </w:rPr>
  </w:style>
  <w:style w:type="paragraph" w:customStyle="1" w:styleId="exampleblock">
    <w:name w:val="exampleblock"/>
    <w:rsid w:val="00380212"/>
    <w:pPr>
      <w:widowControl w:val="0"/>
      <w:suppressAutoHyphens/>
      <w:spacing w:before="28" w:after="130" w:line="240" w:lineRule="atLeast"/>
    </w:pPr>
    <w:rPr>
      <w:rFonts w:ascii="Georgia" w:hAnsi="Georgia" w:cs="DejaVu Sans"/>
      <w:color w:val="000000"/>
      <w:kern w:val="1"/>
      <w:sz w:val="24"/>
      <w:szCs w:val="24"/>
      <w:lang w:eastAsia="zh-CN" w:bidi="hi-IN"/>
    </w:rPr>
  </w:style>
  <w:style w:type="paragraph" w:customStyle="1" w:styleId="openblock">
    <w:name w:val="openblock"/>
    <w:rsid w:val="00380212"/>
    <w:pPr>
      <w:widowControl w:val="0"/>
      <w:suppressAutoHyphens/>
      <w:spacing w:before="28" w:after="130"/>
    </w:pPr>
    <w:rPr>
      <w:rFonts w:ascii="Georgia" w:hAnsi="Georgia" w:cs="DejaVu Sans"/>
      <w:color w:val="000000"/>
      <w:kern w:val="1"/>
      <w:sz w:val="24"/>
      <w:szCs w:val="24"/>
      <w:lang w:eastAsia="zh-CN" w:bidi="hi-IN"/>
    </w:rPr>
  </w:style>
  <w:style w:type="paragraph" w:customStyle="1" w:styleId="quoteblock">
    <w:name w:val="quoteblock"/>
    <w:rsid w:val="00380212"/>
    <w:pPr>
      <w:widowControl w:val="0"/>
      <w:pBdr>
        <w:top w:val="single" w:sz="8" w:space="1" w:color="C0C0C0"/>
        <w:left w:val="single" w:sz="44" w:space="4" w:color="FFFFFF"/>
        <w:bottom w:val="single" w:sz="8" w:space="1" w:color="C0C0C0"/>
        <w:right w:val="single" w:sz="8" w:space="1" w:color="C0C0C0"/>
      </w:pBdr>
      <w:shd w:val="clear" w:color="auto" w:fill="F8F8F8"/>
      <w:suppressAutoHyphens/>
      <w:spacing w:after="170"/>
      <w:ind w:left="680"/>
    </w:pPr>
    <w:rPr>
      <w:rFonts w:ascii="DejaVu Sans Mono" w:hAnsi="DejaVu Sans Mono" w:cs="DejaVu Sans"/>
      <w:color w:val="000080"/>
      <w:kern w:val="1"/>
      <w:szCs w:val="24"/>
      <w:lang w:eastAsia="zh-CN" w:bidi="hi-IN"/>
    </w:rPr>
  </w:style>
  <w:style w:type="paragraph" w:customStyle="1" w:styleId="preamble">
    <w:name w:val="preamble"/>
    <w:rsid w:val="00380212"/>
    <w:pPr>
      <w:widowControl w:val="0"/>
      <w:suppressAutoHyphens/>
      <w:spacing w:before="28" w:after="130"/>
    </w:pPr>
    <w:rPr>
      <w:rFonts w:ascii="Georgia" w:hAnsi="Georgia" w:cs="DejaVu Sans"/>
      <w:i/>
      <w:color w:val="000000"/>
      <w:kern w:val="1"/>
      <w:sz w:val="24"/>
      <w:szCs w:val="24"/>
      <w:lang w:eastAsia="zh-CN" w:bidi="hi-IN"/>
    </w:rPr>
  </w:style>
  <w:style w:type="paragraph" w:customStyle="1" w:styleId="1f">
    <w:name w:val="Нижний колонтитул1"/>
    <w:rsid w:val="00380212"/>
    <w:pPr>
      <w:widowControl w:val="0"/>
      <w:suppressLineNumbers/>
      <w:pBdr>
        <w:top w:val="none" w:sz="2" w:space="0" w:color="000000"/>
      </w:pBdr>
      <w:tabs>
        <w:tab w:val="right" w:pos="0"/>
        <w:tab w:val="right" w:pos="9792"/>
      </w:tabs>
      <w:suppressAutoHyphens/>
      <w:spacing w:before="28" w:after="130"/>
    </w:pPr>
    <w:rPr>
      <w:rFonts w:ascii="Georgia" w:hAnsi="Georgia" w:cs="DejaVu Sans"/>
      <w:color w:val="000000"/>
      <w:kern w:val="1"/>
      <w:sz w:val="24"/>
      <w:szCs w:val="24"/>
      <w:lang w:eastAsia="zh-CN" w:bidi="hi-IN"/>
    </w:rPr>
  </w:style>
  <w:style w:type="paragraph" w:customStyle="1" w:styleId="table-of-contents">
    <w:name w:val="table-of-contents"/>
    <w:rsid w:val="00380212"/>
    <w:pPr>
      <w:widowControl w:val="0"/>
      <w:suppressLineNumbers/>
      <w:suppressAutoHyphens/>
      <w:spacing w:before="28" w:after="130"/>
    </w:pPr>
    <w:rPr>
      <w:rFonts w:ascii="Georgia" w:hAnsi="Georgia" w:cs="DejaVu Sans"/>
      <w:color w:val="000000"/>
      <w:kern w:val="1"/>
      <w:sz w:val="24"/>
      <w:szCs w:val="24"/>
      <w:lang w:eastAsia="zh-CN" w:bidi="hi-IN"/>
    </w:rPr>
  </w:style>
  <w:style w:type="paragraph" w:customStyle="1" w:styleId="aff9">
    <w:name w:val="Содержимое таблицы"/>
    <w:basedOn w:val="a0"/>
    <w:rsid w:val="00380212"/>
    <w:pPr>
      <w:widowControl w:val="0"/>
      <w:suppressLineNumbers/>
      <w:suppressAutoHyphens/>
      <w:spacing w:before="28" w:after="130"/>
    </w:pPr>
    <w:rPr>
      <w:rFonts w:ascii="Georgia" w:hAnsi="Georgia" w:cs="DejaVu Sans"/>
      <w:color w:val="000000"/>
      <w:kern w:val="1"/>
      <w:lang w:eastAsia="zh-CN" w:bidi="hi-IN"/>
    </w:rPr>
  </w:style>
  <w:style w:type="paragraph" w:customStyle="1" w:styleId="xl65">
    <w:name w:val="xl65"/>
    <w:basedOn w:val="a0"/>
    <w:rsid w:val="0038021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Calibri" w:hAnsi="Times New Roman"/>
      <w:lang w:eastAsia="ru-RU"/>
    </w:rPr>
  </w:style>
  <w:style w:type="paragraph" w:customStyle="1" w:styleId="Normal1">
    <w:name w:val="Normal1"/>
    <w:rsid w:val="00380212"/>
    <w:pPr>
      <w:widowControl w:val="0"/>
      <w:ind w:firstLine="560"/>
      <w:jc w:val="both"/>
    </w:pPr>
    <w:rPr>
      <w:sz w:val="24"/>
    </w:rPr>
  </w:style>
  <w:style w:type="paragraph" w:customStyle="1" w:styleId="affa">
    <w:name w:val="????"/>
    <w:rsid w:val="00380212"/>
    <w:pPr>
      <w:widowControl w:val="0"/>
    </w:pPr>
    <w:rPr>
      <w:rFonts w:eastAsia="SimSun"/>
    </w:rPr>
  </w:style>
  <w:style w:type="paragraph" w:customStyle="1" w:styleId="1f0">
    <w:name w:val="ТЗ1"/>
    <w:basedOn w:val="10"/>
    <w:link w:val="1f1"/>
    <w:autoRedefine/>
    <w:rsid w:val="009D6B40"/>
    <w:pPr>
      <w:suppressAutoHyphens/>
      <w:spacing w:before="0" w:after="0" w:line="276" w:lineRule="auto"/>
      <w:jc w:val="center"/>
    </w:pPr>
    <w:rPr>
      <w:rFonts w:ascii="Times New Roman" w:hAnsi="Times New Roman"/>
      <w:caps/>
      <w:kern w:val="0"/>
      <w:sz w:val="24"/>
      <w:szCs w:val="20"/>
      <w:shd w:val="clear" w:color="auto" w:fill="FFFFFF"/>
      <w:lang w:eastAsia="ru-RU"/>
    </w:rPr>
  </w:style>
  <w:style w:type="paragraph" w:styleId="34">
    <w:name w:val="Body Text 3"/>
    <w:basedOn w:val="a0"/>
    <w:link w:val="35"/>
    <w:rsid w:val="00691CB3"/>
    <w:pPr>
      <w:widowControl w:val="0"/>
      <w:autoSpaceDE w:val="0"/>
      <w:autoSpaceDN w:val="0"/>
      <w:adjustRightInd w:val="0"/>
      <w:spacing w:after="120"/>
    </w:pPr>
    <w:rPr>
      <w:rFonts w:ascii="Times New Roman" w:eastAsia="Calibri" w:hAnsi="Times New Roman"/>
      <w:sz w:val="16"/>
      <w:szCs w:val="16"/>
      <w:lang w:eastAsia="ru-RU"/>
    </w:rPr>
  </w:style>
  <w:style w:type="character" w:customStyle="1" w:styleId="35">
    <w:name w:val="Основной текст 3 Знак"/>
    <w:link w:val="34"/>
    <w:locked/>
    <w:rsid w:val="00691CB3"/>
    <w:rPr>
      <w:rFonts w:eastAsia="Calibri"/>
      <w:sz w:val="16"/>
      <w:szCs w:val="16"/>
      <w:lang w:val="ru-RU" w:eastAsia="ru-RU" w:bidi="ar-SA"/>
    </w:rPr>
  </w:style>
  <w:style w:type="character" w:customStyle="1" w:styleId="1f1">
    <w:name w:val="ТЗ1 Знак"/>
    <w:link w:val="1f0"/>
    <w:locked/>
    <w:rsid w:val="009D6B40"/>
    <w:rPr>
      <w:rFonts w:eastAsia="Calibri"/>
      <w:b/>
      <w:bCs/>
      <w:caps/>
      <w:sz w:val="24"/>
    </w:rPr>
  </w:style>
  <w:style w:type="paragraph" w:customStyle="1" w:styleId="affb">
    <w:name w:val="абзац"/>
    <w:basedOn w:val="a0"/>
    <w:rsid w:val="00691CB3"/>
    <w:pPr>
      <w:spacing w:before="120"/>
      <w:ind w:firstLine="708"/>
      <w:jc w:val="both"/>
    </w:pPr>
    <w:rPr>
      <w:rFonts w:ascii="Times New Roman" w:eastAsia="Calibri" w:hAnsi="Times New Roman"/>
      <w:sz w:val="22"/>
      <w:szCs w:val="22"/>
      <w:lang w:eastAsia="ru-RU"/>
    </w:rPr>
  </w:style>
  <w:style w:type="paragraph" w:customStyle="1" w:styleId="affc">
    <w:name w:val="Обычный абзац"/>
    <w:basedOn w:val="a0"/>
    <w:rsid w:val="00691CB3"/>
    <w:pPr>
      <w:spacing w:after="120"/>
      <w:jc w:val="both"/>
    </w:pPr>
    <w:rPr>
      <w:rFonts w:ascii="Times New Roman" w:eastAsia="MS Mincho" w:hAnsi="Times New Roman"/>
      <w:lang w:eastAsia="ru-RU"/>
    </w:rPr>
  </w:style>
  <w:style w:type="character" w:customStyle="1" w:styleId="hps">
    <w:name w:val="hps"/>
    <w:rsid w:val="00936527"/>
  </w:style>
  <w:style w:type="paragraph" w:customStyle="1" w:styleId="fr2">
    <w:name w:val="fr2"/>
    <w:basedOn w:val="a0"/>
    <w:rsid w:val="00936527"/>
    <w:pPr>
      <w:widowControl w:val="0"/>
      <w:overflowPunct w:val="0"/>
      <w:autoSpaceDE w:val="0"/>
      <w:autoSpaceDN w:val="0"/>
      <w:adjustRightInd w:val="0"/>
      <w:spacing w:before="100" w:after="100"/>
      <w:textAlignment w:val="baseline"/>
    </w:pPr>
    <w:rPr>
      <w:rFonts w:ascii="Times New Roman" w:hAnsi="Times New Roman"/>
      <w:lang w:eastAsia="ru-RU"/>
    </w:rPr>
  </w:style>
  <w:style w:type="character" w:customStyle="1" w:styleId="SubtitleChar">
    <w:name w:val="Subtitle Char"/>
    <w:aliases w:val="ТЗ 4 Char"/>
    <w:locked/>
    <w:rsid w:val="00D05207"/>
    <w:rPr>
      <w:rFonts w:ascii="Times New Roman" w:hAnsi="Times New Roman" w:cs="Times New Roman"/>
      <w:b/>
      <w:bCs/>
      <w:smallCaps/>
      <w:sz w:val="24"/>
      <w:szCs w:val="24"/>
      <w:lang w:val="x-none" w:eastAsia="ru-RU"/>
    </w:rPr>
  </w:style>
  <w:style w:type="character" w:customStyle="1" w:styleId="BodyText3Char">
    <w:name w:val="Body Text 3 Char"/>
    <w:semiHidden/>
    <w:locked/>
    <w:rsid w:val="00D05207"/>
    <w:rPr>
      <w:rFonts w:ascii="Times New Roman" w:hAnsi="Times New Roman" w:cs="Times New Roman"/>
      <w:sz w:val="16"/>
      <w:szCs w:val="16"/>
      <w:lang w:val="x-none" w:eastAsia="ru-RU"/>
    </w:rPr>
  </w:style>
  <w:style w:type="paragraph" w:customStyle="1" w:styleId="normal10">
    <w:name w:val="normal1"/>
    <w:basedOn w:val="a0"/>
    <w:rsid w:val="009674F6"/>
    <w:pPr>
      <w:spacing w:before="100" w:beforeAutospacing="1" w:after="100" w:afterAutospacing="1"/>
    </w:pPr>
    <w:rPr>
      <w:rFonts w:ascii="Times New Roman" w:hAnsi="Times New Roman"/>
      <w:lang w:eastAsia="ru-RU"/>
    </w:rPr>
  </w:style>
  <w:style w:type="character" w:customStyle="1" w:styleId="ae">
    <w:name w:val="Абзац списка Знак"/>
    <w:aliases w:val="List_Paragraph Знак,Multilevel para_II Знак,List Paragraph1 Знак,List Paragraph (numbered (a)) Знак,Numbered list Знак,Абзац списка1 Знак,MACAW List Paragraph Знак"/>
    <w:link w:val="110"/>
    <w:uiPriority w:val="34"/>
    <w:rsid w:val="00AA29C6"/>
    <w:rPr>
      <w:rFonts w:ascii="Cambria" w:hAnsi="Cambria"/>
      <w:sz w:val="24"/>
      <w:szCs w:val="24"/>
      <w:lang w:val="en-US" w:eastAsia="en-US"/>
    </w:rPr>
  </w:style>
  <w:style w:type="table" w:styleId="affd">
    <w:name w:val="Table Grid"/>
    <w:basedOn w:val="a2"/>
    <w:uiPriority w:val="59"/>
    <w:rsid w:val="00773C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e">
    <w:name w:val="annotation reference"/>
    <w:uiPriority w:val="99"/>
    <w:rsid w:val="00311312"/>
    <w:rPr>
      <w:sz w:val="16"/>
      <w:szCs w:val="16"/>
    </w:rPr>
  </w:style>
  <w:style w:type="paragraph" w:customStyle="1" w:styleId="61">
    <w:name w:val="Знак Знак6"/>
    <w:basedOn w:val="a0"/>
    <w:rsid w:val="00E90CB8"/>
    <w:pPr>
      <w:keepLines/>
      <w:spacing w:after="160" w:line="240" w:lineRule="exact"/>
    </w:pPr>
    <w:rPr>
      <w:rFonts w:ascii="Verdana" w:eastAsia="MS Mincho" w:hAnsi="Verdana" w:cs="Verdana"/>
      <w:sz w:val="20"/>
      <w:szCs w:val="20"/>
    </w:rPr>
  </w:style>
  <w:style w:type="character" w:customStyle="1" w:styleId="aff6">
    <w:name w:val="Заголовок Знак"/>
    <w:link w:val="aff5"/>
    <w:rsid w:val="00A42F30"/>
    <w:rPr>
      <w:rFonts w:ascii="Liberation Sans" w:hAnsi="Liberation Sans" w:cs="DejaVu Sans"/>
      <w:color w:val="000000"/>
      <w:kern w:val="1"/>
      <w:sz w:val="28"/>
      <w:szCs w:val="28"/>
      <w:lang w:eastAsia="zh-CN" w:bidi="hi-IN"/>
    </w:rPr>
  </w:style>
  <w:style w:type="character" w:customStyle="1" w:styleId="1f2">
    <w:name w:val="Текст примечания Знак1"/>
    <w:uiPriority w:val="99"/>
    <w:semiHidden/>
    <w:rsid w:val="00A42F30"/>
  </w:style>
  <w:style w:type="paragraph" w:customStyle="1" w:styleId="1f3">
    <w:name w:val="Обычный1"/>
    <w:link w:val="Normal"/>
    <w:rsid w:val="00A42F30"/>
    <w:pPr>
      <w:widowControl w:val="0"/>
      <w:ind w:firstLine="560"/>
      <w:jc w:val="both"/>
    </w:pPr>
    <w:rPr>
      <w:snapToGrid w:val="0"/>
      <w:sz w:val="24"/>
    </w:rPr>
  </w:style>
  <w:style w:type="character" w:customStyle="1" w:styleId="Normal">
    <w:name w:val="Normal Знак"/>
    <w:link w:val="1f3"/>
    <w:rsid w:val="00A42F30"/>
    <w:rPr>
      <w:snapToGrid w:val="0"/>
      <w:sz w:val="24"/>
    </w:rPr>
  </w:style>
  <w:style w:type="paragraph" w:styleId="afff">
    <w:name w:val="Plain Text"/>
    <w:aliases w:val="普通文字 Char,普通文字"/>
    <w:basedOn w:val="a0"/>
    <w:link w:val="afff0"/>
    <w:rsid w:val="00A42F30"/>
    <w:rPr>
      <w:rFonts w:ascii="Courier New" w:hAnsi="Courier New" w:cs="Courier New"/>
      <w:sz w:val="20"/>
      <w:szCs w:val="20"/>
      <w:lang w:eastAsia="ru-RU"/>
    </w:rPr>
  </w:style>
  <w:style w:type="character" w:customStyle="1" w:styleId="afff0">
    <w:name w:val="Текст Знак"/>
    <w:aliases w:val="普通文字 Char Знак,普通文字 Знак"/>
    <w:link w:val="afff"/>
    <w:rsid w:val="00A42F30"/>
    <w:rPr>
      <w:rFonts w:ascii="Courier New" w:hAnsi="Courier New" w:cs="Courier New"/>
    </w:rPr>
  </w:style>
  <w:style w:type="paragraph" w:styleId="afff1">
    <w:name w:val="No Spacing"/>
    <w:link w:val="afff2"/>
    <w:uiPriority w:val="1"/>
    <w:qFormat/>
    <w:rsid w:val="00A42F30"/>
    <w:rPr>
      <w:rFonts w:ascii="Calibri" w:eastAsia="Calibri" w:hAnsi="Calibri"/>
      <w:sz w:val="22"/>
      <w:szCs w:val="22"/>
      <w:lang w:eastAsia="en-US"/>
    </w:rPr>
  </w:style>
  <w:style w:type="character" w:customStyle="1" w:styleId="afff2">
    <w:name w:val="Без интервала Знак"/>
    <w:link w:val="afff1"/>
    <w:uiPriority w:val="1"/>
    <w:rsid w:val="00A42F30"/>
    <w:rPr>
      <w:rFonts w:ascii="Calibri" w:eastAsia="Calibri" w:hAnsi="Calibri"/>
      <w:sz w:val="22"/>
      <w:szCs w:val="22"/>
      <w:lang w:eastAsia="en-US"/>
    </w:rPr>
  </w:style>
  <w:style w:type="paragraph" w:customStyle="1" w:styleId="111">
    <w:name w:val="Знак Знак1 Знак Знак Знак Знак Знак Знак1 Знак"/>
    <w:basedOn w:val="a0"/>
    <w:rsid w:val="00A42F30"/>
    <w:rPr>
      <w:rFonts w:ascii="Verdana" w:hAnsi="Verdana" w:cs="Verdana"/>
      <w:sz w:val="20"/>
      <w:szCs w:val="20"/>
    </w:rPr>
  </w:style>
  <w:style w:type="paragraph" w:customStyle="1" w:styleId="112">
    <w:name w:val="Обычный11"/>
    <w:rsid w:val="00A42F30"/>
    <w:pPr>
      <w:widowControl w:val="0"/>
      <w:ind w:firstLine="560"/>
      <w:jc w:val="both"/>
    </w:pPr>
    <w:rPr>
      <w:sz w:val="24"/>
    </w:rPr>
  </w:style>
  <w:style w:type="paragraph" w:customStyle="1" w:styleId="Style6">
    <w:name w:val="Style6"/>
    <w:basedOn w:val="a0"/>
    <w:rsid w:val="00A42F30"/>
    <w:pPr>
      <w:widowControl w:val="0"/>
      <w:autoSpaceDE w:val="0"/>
      <w:autoSpaceDN w:val="0"/>
      <w:adjustRightInd w:val="0"/>
    </w:pPr>
    <w:rPr>
      <w:rFonts w:ascii="Times New Roman" w:hAnsi="Times New Roman"/>
      <w:lang w:eastAsia="ru-RU"/>
    </w:rPr>
  </w:style>
  <w:style w:type="paragraph" w:customStyle="1" w:styleId="Style5">
    <w:name w:val="Style5"/>
    <w:basedOn w:val="a0"/>
    <w:rsid w:val="00A42F30"/>
    <w:pPr>
      <w:widowControl w:val="0"/>
      <w:autoSpaceDE w:val="0"/>
      <w:autoSpaceDN w:val="0"/>
      <w:adjustRightInd w:val="0"/>
      <w:spacing w:line="206" w:lineRule="exact"/>
      <w:ind w:firstLine="346"/>
      <w:jc w:val="both"/>
    </w:pPr>
    <w:rPr>
      <w:rFonts w:ascii="Times New Roman" w:hAnsi="Times New Roman"/>
      <w:lang w:eastAsia="ru-RU"/>
    </w:rPr>
  </w:style>
  <w:style w:type="paragraph" w:customStyle="1" w:styleId="Style7">
    <w:name w:val="Style7"/>
    <w:basedOn w:val="a0"/>
    <w:rsid w:val="00A42F30"/>
    <w:pPr>
      <w:widowControl w:val="0"/>
      <w:autoSpaceDE w:val="0"/>
      <w:autoSpaceDN w:val="0"/>
      <w:adjustRightInd w:val="0"/>
      <w:spacing w:line="206" w:lineRule="exact"/>
    </w:pPr>
    <w:rPr>
      <w:rFonts w:ascii="Times New Roman" w:hAnsi="Times New Roman"/>
      <w:lang w:eastAsia="ru-RU"/>
    </w:rPr>
  </w:style>
  <w:style w:type="paragraph" w:customStyle="1" w:styleId="Style8">
    <w:name w:val="Style8"/>
    <w:basedOn w:val="a0"/>
    <w:rsid w:val="00A42F30"/>
    <w:pPr>
      <w:widowControl w:val="0"/>
      <w:autoSpaceDE w:val="0"/>
      <w:autoSpaceDN w:val="0"/>
      <w:adjustRightInd w:val="0"/>
    </w:pPr>
    <w:rPr>
      <w:rFonts w:ascii="Times New Roman" w:hAnsi="Times New Roman"/>
      <w:lang w:eastAsia="ru-RU"/>
    </w:rPr>
  </w:style>
  <w:style w:type="paragraph" w:customStyle="1" w:styleId="Style9">
    <w:name w:val="Style9"/>
    <w:basedOn w:val="a0"/>
    <w:rsid w:val="00A42F30"/>
    <w:pPr>
      <w:widowControl w:val="0"/>
      <w:autoSpaceDE w:val="0"/>
      <w:autoSpaceDN w:val="0"/>
      <w:adjustRightInd w:val="0"/>
      <w:spacing w:line="202" w:lineRule="exact"/>
      <w:ind w:firstLine="442"/>
      <w:jc w:val="both"/>
    </w:pPr>
    <w:rPr>
      <w:rFonts w:ascii="Times New Roman" w:hAnsi="Times New Roman"/>
      <w:lang w:eastAsia="ru-RU"/>
    </w:rPr>
  </w:style>
  <w:style w:type="paragraph" w:customStyle="1" w:styleId="Style10">
    <w:name w:val="Style10"/>
    <w:basedOn w:val="a0"/>
    <w:rsid w:val="00A42F30"/>
    <w:pPr>
      <w:widowControl w:val="0"/>
      <w:autoSpaceDE w:val="0"/>
      <w:autoSpaceDN w:val="0"/>
      <w:adjustRightInd w:val="0"/>
      <w:spacing w:line="206" w:lineRule="exact"/>
      <w:jc w:val="both"/>
    </w:pPr>
    <w:rPr>
      <w:rFonts w:ascii="Times New Roman" w:hAnsi="Times New Roman"/>
      <w:lang w:eastAsia="ru-RU"/>
    </w:rPr>
  </w:style>
  <w:style w:type="paragraph" w:customStyle="1" w:styleId="Style11">
    <w:name w:val="Style11"/>
    <w:basedOn w:val="a0"/>
    <w:rsid w:val="00A42F30"/>
    <w:pPr>
      <w:widowControl w:val="0"/>
      <w:autoSpaceDE w:val="0"/>
      <w:autoSpaceDN w:val="0"/>
      <w:adjustRightInd w:val="0"/>
      <w:spacing w:line="211" w:lineRule="exact"/>
      <w:ind w:firstLine="341"/>
      <w:jc w:val="both"/>
    </w:pPr>
    <w:rPr>
      <w:rFonts w:ascii="Times New Roman" w:hAnsi="Times New Roman"/>
      <w:lang w:eastAsia="ru-RU"/>
    </w:rPr>
  </w:style>
  <w:style w:type="paragraph" w:customStyle="1" w:styleId="Style12">
    <w:name w:val="Style12"/>
    <w:basedOn w:val="a0"/>
    <w:rsid w:val="00A42F30"/>
    <w:pPr>
      <w:widowControl w:val="0"/>
      <w:autoSpaceDE w:val="0"/>
      <w:autoSpaceDN w:val="0"/>
      <w:adjustRightInd w:val="0"/>
      <w:spacing w:line="209" w:lineRule="exact"/>
      <w:ind w:firstLine="346"/>
    </w:pPr>
    <w:rPr>
      <w:rFonts w:ascii="Times New Roman" w:hAnsi="Times New Roman"/>
      <w:lang w:eastAsia="ru-RU"/>
    </w:rPr>
  </w:style>
  <w:style w:type="paragraph" w:customStyle="1" w:styleId="Style13">
    <w:name w:val="Style13"/>
    <w:basedOn w:val="a0"/>
    <w:rsid w:val="00A42F30"/>
    <w:pPr>
      <w:widowControl w:val="0"/>
      <w:autoSpaceDE w:val="0"/>
      <w:autoSpaceDN w:val="0"/>
      <w:adjustRightInd w:val="0"/>
      <w:spacing w:line="211" w:lineRule="exact"/>
      <w:ind w:firstLine="365"/>
      <w:jc w:val="both"/>
    </w:pPr>
    <w:rPr>
      <w:rFonts w:ascii="Times New Roman" w:hAnsi="Times New Roman"/>
      <w:lang w:eastAsia="ru-RU"/>
    </w:rPr>
  </w:style>
  <w:style w:type="paragraph" w:customStyle="1" w:styleId="Style14">
    <w:name w:val="Style14"/>
    <w:basedOn w:val="a0"/>
    <w:rsid w:val="00A42F30"/>
    <w:pPr>
      <w:widowControl w:val="0"/>
      <w:autoSpaceDE w:val="0"/>
      <w:autoSpaceDN w:val="0"/>
      <w:adjustRightInd w:val="0"/>
    </w:pPr>
    <w:rPr>
      <w:rFonts w:ascii="Times New Roman" w:hAnsi="Times New Roman"/>
      <w:lang w:eastAsia="ru-RU"/>
    </w:rPr>
  </w:style>
  <w:style w:type="character" w:customStyle="1" w:styleId="FontStyle33">
    <w:name w:val="Font Style33"/>
    <w:rsid w:val="00A42F30"/>
    <w:rPr>
      <w:rFonts w:ascii="Times New Roman" w:hAnsi="Times New Roman" w:cs="Times New Roman"/>
      <w:b/>
      <w:bCs/>
      <w:spacing w:val="10"/>
      <w:sz w:val="16"/>
      <w:szCs w:val="16"/>
    </w:rPr>
  </w:style>
  <w:style w:type="character" w:customStyle="1" w:styleId="FontStyle34">
    <w:name w:val="Font Style34"/>
    <w:rsid w:val="00A42F30"/>
    <w:rPr>
      <w:rFonts w:ascii="Times New Roman" w:hAnsi="Times New Roman" w:cs="Times New Roman"/>
      <w:i/>
      <w:iCs/>
      <w:sz w:val="16"/>
      <w:szCs w:val="16"/>
    </w:rPr>
  </w:style>
  <w:style w:type="character" w:customStyle="1" w:styleId="FontStyle35">
    <w:name w:val="Font Style35"/>
    <w:rsid w:val="00A42F30"/>
    <w:rPr>
      <w:rFonts w:ascii="Times New Roman" w:hAnsi="Times New Roman" w:cs="Times New Roman"/>
      <w:i/>
      <w:iCs/>
      <w:sz w:val="16"/>
      <w:szCs w:val="16"/>
    </w:rPr>
  </w:style>
  <w:style w:type="character" w:customStyle="1" w:styleId="FontStyle36">
    <w:name w:val="Font Style36"/>
    <w:rsid w:val="00A42F30"/>
    <w:rPr>
      <w:rFonts w:ascii="Arial Narrow" w:hAnsi="Arial Narrow" w:cs="Arial Narrow"/>
      <w:sz w:val="14"/>
      <w:szCs w:val="14"/>
    </w:rPr>
  </w:style>
  <w:style w:type="character" w:customStyle="1" w:styleId="FontStyle39">
    <w:name w:val="Font Style39"/>
    <w:rsid w:val="00A42F30"/>
    <w:rPr>
      <w:rFonts w:ascii="Times New Roman" w:hAnsi="Times New Roman" w:cs="Times New Roman"/>
      <w:sz w:val="16"/>
      <w:szCs w:val="16"/>
    </w:rPr>
  </w:style>
  <w:style w:type="character" w:customStyle="1" w:styleId="FontStyle37">
    <w:name w:val="Font Style37"/>
    <w:rsid w:val="00A42F30"/>
    <w:rPr>
      <w:rFonts w:ascii="Times New Roman" w:hAnsi="Times New Roman" w:cs="Times New Roman"/>
      <w:spacing w:val="10"/>
      <w:sz w:val="14"/>
      <w:szCs w:val="14"/>
    </w:rPr>
  </w:style>
  <w:style w:type="paragraph" w:customStyle="1" w:styleId="Style4">
    <w:name w:val="Style4"/>
    <w:basedOn w:val="a0"/>
    <w:rsid w:val="00A42F30"/>
    <w:pPr>
      <w:widowControl w:val="0"/>
      <w:autoSpaceDE w:val="0"/>
      <w:autoSpaceDN w:val="0"/>
      <w:adjustRightInd w:val="0"/>
      <w:spacing w:line="206" w:lineRule="exact"/>
      <w:ind w:firstLine="422"/>
      <w:jc w:val="both"/>
    </w:pPr>
    <w:rPr>
      <w:rFonts w:ascii="Times New Roman" w:hAnsi="Times New Roman"/>
      <w:lang w:eastAsia="ru-RU"/>
    </w:rPr>
  </w:style>
  <w:style w:type="paragraph" w:customStyle="1" w:styleId="Style15">
    <w:name w:val="Style15"/>
    <w:basedOn w:val="a0"/>
    <w:rsid w:val="00A42F30"/>
    <w:pPr>
      <w:widowControl w:val="0"/>
      <w:autoSpaceDE w:val="0"/>
      <w:autoSpaceDN w:val="0"/>
      <w:adjustRightInd w:val="0"/>
      <w:spacing w:line="206" w:lineRule="exact"/>
      <w:ind w:firstLine="413"/>
      <w:jc w:val="both"/>
    </w:pPr>
    <w:rPr>
      <w:rFonts w:ascii="Times New Roman" w:hAnsi="Times New Roman"/>
      <w:lang w:eastAsia="ru-RU"/>
    </w:rPr>
  </w:style>
  <w:style w:type="character" w:customStyle="1" w:styleId="FontStyle15">
    <w:name w:val="Font Style15"/>
    <w:rsid w:val="00A42F30"/>
    <w:rPr>
      <w:rFonts w:ascii="Times New Roman" w:hAnsi="Times New Roman" w:cs="Times New Roman"/>
      <w:sz w:val="20"/>
      <w:szCs w:val="20"/>
    </w:rPr>
  </w:style>
  <w:style w:type="character" w:customStyle="1" w:styleId="FontStyle13">
    <w:name w:val="Font Style13"/>
    <w:rsid w:val="00A42F30"/>
    <w:rPr>
      <w:rFonts w:ascii="Times New Roman" w:hAnsi="Times New Roman" w:cs="Times New Roman"/>
      <w:sz w:val="20"/>
      <w:szCs w:val="20"/>
    </w:rPr>
  </w:style>
  <w:style w:type="character" w:customStyle="1" w:styleId="FontStyle12">
    <w:name w:val="Font Style12"/>
    <w:rsid w:val="00A42F30"/>
    <w:rPr>
      <w:rFonts w:ascii="Times New Roman" w:hAnsi="Times New Roman" w:cs="Times New Roman"/>
      <w:b/>
      <w:bCs/>
      <w:sz w:val="22"/>
      <w:szCs w:val="22"/>
    </w:rPr>
  </w:style>
  <w:style w:type="paragraph" w:customStyle="1" w:styleId="Style3">
    <w:name w:val="Style3"/>
    <w:basedOn w:val="a0"/>
    <w:rsid w:val="00A42F30"/>
    <w:pPr>
      <w:widowControl w:val="0"/>
      <w:autoSpaceDE w:val="0"/>
      <w:autoSpaceDN w:val="0"/>
      <w:adjustRightInd w:val="0"/>
      <w:spacing w:line="274" w:lineRule="exact"/>
    </w:pPr>
    <w:rPr>
      <w:rFonts w:ascii="Times New Roman" w:hAnsi="Times New Roman"/>
      <w:lang w:eastAsia="ru-RU"/>
    </w:rPr>
  </w:style>
  <w:style w:type="character" w:customStyle="1" w:styleId="FontStyle24">
    <w:name w:val="Font Style24"/>
    <w:rsid w:val="00A42F30"/>
    <w:rPr>
      <w:rFonts w:ascii="Times New Roman" w:hAnsi="Times New Roman" w:cs="Times New Roman" w:hint="default"/>
      <w:sz w:val="20"/>
      <w:szCs w:val="20"/>
    </w:rPr>
  </w:style>
  <w:style w:type="character" w:customStyle="1" w:styleId="FontStyle21">
    <w:name w:val="Font Style21"/>
    <w:rsid w:val="00A42F30"/>
    <w:rPr>
      <w:rFonts w:ascii="Times New Roman" w:hAnsi="Times New Roman" w:cs="Times New Roman" w:hint="default"/>
      <w:b/>
      <w:bCs/>
      <w:sz w:val="20"/>
      <w:szCs w:val="20"/>
    </w:rPr>
  </w:style>
  <w:style w:type="paragraph" w:customStyle="1" w:styleId="Style17">
    <w:name w:val="Style17"/>
    <w:basedOn w:val="a0"/>
    <w:rsid w:val="00A42F30"/>
    <w:pPr>
      <w:widowControl w:val="0"/>
      <w:autoSpaceDE w:val="0"/>
      <w:autoSpaceDN w:val="0"/>
      <w:adjustRightInd w:val="0"/>
      <w:spacing w:line="221" w:lineRule="exact"/>
      <w:jc w:val="right"/>
    </w:pPr>
    <w:rPr>
      <w:rFonts w:ascii="Times New Roman" w:hAnsi="Times New Roman"/>
      <w:lang w:eastAsia="ru-RU"/>
    </w:rPr>
  </w:style>
  <w:style w:type="character" w:customStyle="1" w:styleId="FontStyle29">
    <w:name w:val="Font Style29"/>
    <w:rsid w:val="00A42F30"/>
    <w:rPr>
      <w:rFonts w:ascii="Times New Roman" w:hAnsi="Times New Roman" w:cs="Times New Roman"/>
      <w:i/>
      <w:iCs/>
      <w:sz w:val="18"/>
      <w:szCs w:val="18"/>
    </w:rPr>
  </w:style>
  <w:style w:type="character" w:customStyle="1" w:styleId="FontStyle14">
    <w:name w:val="Font Style14"/>
    <w:rsid w:val="00A42F30"/>
    <w:rPr>
      <w:rFonts w:ascii="Times New Roman" w:hAnsi="Times New Roman" w:cs="Times New Roman"/>
      <w:sz w:val="22"/>
      <w:szCs w:val="22"/>
    </w:rPr>
  </w:style>
  <w:style w:type="paragraph" w:customStyle="1" w:styleId="afff3">
    <w:name w:val="Знак"/>
    <w:basedOn w:val="a0"/>
    <w:rsid w:val="00A42F30"/>
    <w:pPr>
      <w:keepLines/>
      <w:spacing w:after="160" w:line="240" w:lineRule="exact"/>
    </w:pPr>
    <w:rPr>
      <w:rFonts w:ascii="Verdana" w:eastAsia="MS Mincho" w:hAnsi="Verdana" w:cs="Verdana"/>
      <w:sz w:val="20"/>
      <w:szCs w:val="20"/>
    </w:rPr>
  </w:style>
  <w:style w:type="paragraph" w:customStyle="1" w:styleId="DefaultParagraphFontParaCharCharChar">
    <w:name w:val="Default Paragraph Font Para Char Char Char"/>
    <w:basedOn w:val="a0"/>
    <w:next w:val="a0"/>
    <w:rsid w:val="00A42F30"/>
    <w:pPr>
      <w:spacing w:after="160" w:line="240" w:lineRule="exact"/>
    </w:pPr>
    <w:rPr>
      <w:rFonts w:ascii="Tahoma" w:hAnsi="Tahoma"/>
      <w:sz w:val="20"/>
      <w:szCs w:val="20"/>
    </w:rPr>
  </w:style>
  <w:style w:type="character" w:customStyle="1" w:styleId="refresult">
    <w:name w:val="ref_result"/>
    <w:rsid w:val="00A42F30"/>
  </w:style>
  <w:style w:type="character" w:customStyle="1" w:styleId="apple-converted-space">
    <w:name w:val="apple-converted-space"/>
    <w:rsid w:val="00A42F30"/>
  </w:style>
  <w:style w:type="character" w:customStyle="1" w:styleId="150">
    <w:name w:val="Знак Знак15"/>
    <w:rsid w:val="00A42F30"/>
    <w:rPr>
      <w:rFonts w:ascii="Futuris" w:hAnsi="Futuris"/>
      <w:sz w:val="24"/>
      <w:szCs w:val="24"/>
      <w:lang w:val="ru-RU" w:eastAsia="ru-RU" w:bidi="ar-SA"/>
    </w:rPr>
  </w:style>
  <w:style w:type="character" w:customStyle="1" w:styleId="91">
    <w:name w:val="Знак Знак9"/>
    <w:rsid w:val="00A42F30"/>
    <w:rPr>
      <w:sz w:val="16"/>
      <w:szCs w:val="16"/>
      <w:lang w:val="ru-RU" w:eastAsia="ru-RU" w:bidi="ar-SA"/>
    </w:rPr>
  </w:style>
  <w:style w:type="paragraph" w:customStyle="1" w:styleId="51">
    <w:name w:val="Основной текст5"/>
    <w:basedOn w:val="a0"/>
    <w:rsid w:val="00A42F30"/>
    <w:pPr>
      <w:shd w:val="clear" w:color="auto" w:fill="FFFFFF"/>
      <w:spacing w:before="180" w:after="240" w:line="0" w:lineRule="atLeast"/>
      <w:ind w:hanging="1640"/>
      <w:jc w:val="both"/>
    </w:pPr>
    <w:rPr>
      <w:rFonts w:ascii="Calibri" w:hAnsi="Calibri"/>
      <w:spacing w:val="2"/>
      <w:sz w:val="18"/>
      <w:szCs w:val="18"/>
      <w:shd w:val="clear" w:color="auto" w:fill="FFFFFF"/>
      <w:lang w:eastAsia="ru-RU"/>
    </w:rPr>
  </w:style>
  <w:style w:type="paragraph" w:customStyle="1" w:styleId="Default">
    <w:name w:val="Default"/>
    <w:rsid w:val="00A42F30"/>
    <w:pPr>
      <w:autoSpaceDE w:val="0"/>
      <w:autoSpaceDN w:val="0"/>
      <w:adjustRightInd w:val="0"/>
    </w:pPr>
    <w:rPr>
      <w:color w:val="000000"/>
      <w:sz w:val="24"/>
      <w:szCs w:val="24"/>
      <w:lang w:eastAsia="en-US"/>
    </w:rPr>
  </w:style>
  <w:style w:type="character" w:customStyle="1" w:styleId="81">
    <w:name w:val="Знак Знак8"/>
    <w:rsid w:val="00A42F30"/>
    <w:rPr>
      <w:snapToGrid w:val="0"/>
      <w:sz w:val="24"/>
      <w:lang w:val="ru-RU" w:eastAsia="ru-RU" w:bidi="ar-SA"/>
    </w:rPr>
  </w:style>
  <w:style w:type="paragraph" w:customStyle="1" w:styleId="CharCharCharCharCharCharCharChar">
    <w:name w:val="Char Char Знак Знак Char Char Char Char Char Char Знак Знак"/>
    <w:basedOn w:val="a0"/>
    <w:rsid w:val="00A42F30"/>
    <w:pPr>
      <w:spacing w:after="160" w:line="240" w:lineRule="exact"/>
    </w:pPr>
    <w:rPr>
      <w:rFonts w:ascii="Verdana" w:hAnsi="Verdana" w:cs="Verdana"/>
      <w:sz w:val="20"/>
      <w:szCs w:val="20"/>
    </w:rPr>
  </w:style>
  <w:style w:type="character" w:styleId="afff4">
    <w:name w:val="line number"/>
    <w:rsid w:val="00A42F30"/>
  </w:style>
  <w:style w:type="paragraph" w:customStyle="1" w:styleId="CharChar1">
    <w:name w:val="Char Char1"/>
    <w:basedOn w:val="a0"/>
    <w:rsid w:val="00A42F30"/>
    <w:rPr>
      <w:rFonts w:ascii="Verdana" w:hAnsi="Verdana"/>
      <w:sz w:val="20"/>
      <w:szCs w:val="20"/>
    </w:rPr>
  </w:style>
  <w:style w:type="character" w:customStyle="1" w:styleId="71">
    <w:name w:val="Знак Знак7"/>
    <w:rsid w:val="00A42F30"/>
    <w:rPr>
      <w:sz w:val="24"/>
      <w:szCs w:val="24"/>
      <w:lang w:val="x-none" w:eastAsia="x-none" w:bidi="ar-SA"/>
    </w:rPr>
  </w:style>
  <w:style w:type="character" w:customStyle="1" w:styleId="52">
    <w:name w:val="Знак Знак5"/>
    <w:rsid w:val="00A42F30"/>
    <w:rPr>
      <w:b/>
      <w:sz w:val="24"/>
      <w:lang w:val="ru-RU" w:eastAsia="ru-RU" w:bidi="ar-SA"/>
    </w:rPr>
  </w:style>
  <w:style w:type="paragraph" w:customStyle="1" w:styleId="ListParagraph2">
    <w:name w:val="List Paragraph2"/>
    <w:basedOn w:val="a0"/>
    <w:qFormat/>
    <w:rsid w:val="00A42F30"/>
    <w:pPr>
      <w:ind w:left="720"/>
      <w:contextualSpacing/>
    </w:pPr>
    <w:rPr>
      <w:rFonts w:ascii="Times New Roman" w:hAnsi="Times New Roman"/>
    </w:rPr>
  </w:style>
  <w:style w:type="character" w:customStyle="1" w:styleId="s20">
    <w:name w:val="s20"/>
    <w:rsid w:val="00A42F30"/>
    <w:rPr>
      <w:shd w:val="clear" w:color="auto" w:fill="FFFFFF"/>
    </w:rPr>
  </w:style>
  <w:style w:type="character" w:customStyle="1" w:styleId="atn">
    <w:name w:val="atn"/>
    <w:rsid w:val="00A42F30"/>
  </w:style>
  <w:style w:type="character" w:customStyle="1" w:styleId="s1">
    <w:name w:val="s1"/>
    <w:rsid w:val="00A42F30"/>
    <w:rPr>
      <w:rFonts w:ascii="Times New Roman" w:hAnsi="Times New Roman" w:cs="Times New Roman" w:hint="default"/>
      <w:b/>
      <w:bCs/>
      <w:i w:val="0"/>
      <w:iCs w:val="0"/>
      <w:strike w:val="0"/>
      <w:dstrike w:val="0"/>
      <w:color w:val="000000"/>
      <w:u w:val="none"/>
      <w:effect w:val="none"/>
    </w:rPr>
  </w:style>
  <w:style w:type="character" w:customStyle="1" w:styleId="longtext">
    <w:name w:val="long_text"/>
    <w:rsid w:val="00A42F30"/>
  </w:style>
  <w:style w:type="character" w:customStyle="1" w:styleId="afff5">
    <w:name w:val="Основной текст_"/>
    <w:link w:val="72"/>
    <w:rsid w:val="00A42F30"/>
    <w:rPr>
      <w:rFonts w:ascii="Arial" w:hAnsi="Arial" w:cs="Arial"/>
      <w:spacing w:val="-4"/>
      <w:sz w:val="17"/>
      <w:szCs w:val="17"/>
      <w:u w:val="none"/>
    </w:rPr>
  </w:style>
  <w:style w:type="paragraph" w:styleId="afff6">
    <w:name w:val="List Paragraph"/>
    <w:basedOn w:val="a0"/>
    <w:uiPriority w:val="34"/>
    <w:qFormat/>
    <w:rsid w:val="0074584B"/>
    <w:pPr>
      <w:ind w:left="708"/>
    </w:pPr>
  </w:style>
  <w:style w:type="character" w:customStyle="1" w:styleId="36">
    <w:name w:val="Основной текст (3)_"/>
    <w:link w:val="37"/>
    <w:rsid w:val="002B4540"/>
    <w:rPr>
      <w:sz w:val="24"/>
      <w:szCs w:val="24"/>
      <w:shd w:val="clear" w:color="auto" w:fill="FFFFFF"/>
    </w:rPr>
  </w:style>
  <w:style w:type="character" w:customStyle="1" w:styleId="41">
    <w:name w:val="Основной текст (4)_"/>
    <w:link w:val="42"/>
    <w:rsid w:val="002B4540"/>
    <w:rPr>
      <w:b/>
      <w:bCs/>
      <w:shd w:val="clear" w:color="auto" w:fill="FFFFFF"/>
    </w:rPr>
  </w:style>
  <w:style w:type="character" w:customStyle="1" w:styleId="53">
    <w:name w:val="Основной текст (5)_"/>
    <w:link w:val="54"/>
    <w:rsid w:val="002B4540"/>
    <w:rPr>
      <w:shd w:val="clear" w:color="auto" w:fill="FFFFFF"/>
    </w:rPr>
  </w:style>
  <w:style w:type="paragraph" w:customStyle="1" w:styleId="37">
    <w:name w:val="Основной текст (3)"/>
    <w:basedOn w:val="a0"/>
    <w:link w:val="36"/>
    <w:rsid w:val="002B4540"/>
    <w:pPr>
      <w:widowControl w:val="0"/>
      <w:shd w:val="clear" w:color="auto" w:fill="FFFFFF"/>
      <w:spacing w:line="274" w:lineRule="exact"/>
      <w:jc w:val="center"/>
    </w:pPr>
    <w:rPr>
      <w:rFonts w:ascii="Times New Roman" w:hAnsi="Times New Roman"/>
      <w:lang w:eastAsia="ru-RU"/>
    </w:rPr>
  </w:style>
  <w:style w:type="paragraph" w:customStyle="1" w:styleId="42">
    <w:name w:val="Основной текст (4)"/>
    <w:basedOn w:val="a0"/>
    <w:link w:val="41"/>
    <w:rsid w:val="002B4540"/>
    <w:pPr>
      <w:widowControl w:val="0"/>
      <w:shd w:val="clear" w:color="auto" w:fill="FFFFFF"/>
      <w:spacing w:line="274" w:lineRule="exact"/>
      <w:jc w:val="center"/>
    </w:pPr>
    <w:rPr>
      <w:rFonts w:ascii="Times New Roman" w:hAnsi="Times New Roman"/>
      <w:b/>
      <w:bCs/>
      <w:sz w:val="20"/>
      <w:szCs w:val="20"/>
      <w:lang w:eastAsia="ru-RU"/>
    </w:rPr>
  </w:style>
  <w:style w:type="paragraph" w:customStyle="1" w:styleId="54">
    <w:name w:val="Основной текст (5)"/>
    <w:basedOn w:val="a0"/>
    <w:link w:val="53"/>
    <w:rsid w:val="002B4540"/>
    <w:pPr>
      <w:widowControl w:val="0"/>
      <w:shd w:val="clear" w:color="auto" w:fill="FFFFFF"/>
      <w:spacing w:line="226" w:lineRule="exact"/>
      <w:jc w:val="center"/>
    </w:pPr>
    <w:rPr>
      <w:rFonts w:ascii="Times New Roman" w:hAnsi="Times New Roman"/>
      <w:sz w:val="20"/>
      <w:szCs w:val="20"/>
      <w:lang w:eastAsia="ru-RU"/>
    </w:rPr>
  </w:style>
  <w:style w:type="paragraph" w:customStyle="1" w:styleId="TableParagraph">
    <w:name w:val="Table Paragraph"/>
    <w:basedOn w:val="a0"/>
    <w:uiPriority w:val="1"/>
    <w:qFormat/>
    <w:rsid w:val="00063AEF"/>
    <w:pPr>
      <w:widowControl w:val="0"/>
      <w:autoSpaceDE w:val="0"/>
      <w:autoSpaceDN w:val="0"/>
    </w:pPr>
    <w:rPr>
      <w:rFonts w:ascii="Times New Roman" w:hAnsi="Times New Roman"/>
      <w:sz w:val="22"/>
      <w:szCs w:val="22"/>
      <w:lang w:eastAsia="ru-RU" w:bidi="ru-RU"/>
    </w:rPr>
  </w:style>
  <w:style w:type="character" w:customStyle="1" w:styleId="clausesuff">
    <w:name w:val="clausesuff"/>
    <w:rsid w:val="0071337F"/>
  </w:style>
  <w:style w:type="character" w:customStyle="1" w:styleId="1f4">
    <w:name w:val="Неразрешенное упоминание1"/>
    <w:basedOn w:val="a1"/>
    <w:uiPriority w:val="99"/>
    <w:semiHidden/>
    <w:unhideWhenUsed/>
    <w:rsid w:val="00C21552"/>
    <w:rPr>
      <w:color w:val="605E5C"/>
      <w:shd w:val="clear" w:color="auto" w:fill="E1DFDD"/>
    </w:rPr>
  </w:style>
  <w:style w:type="character" w:customStyle="1" w:styleId="113">
    <w:name w:val="Заголовок 1 Знак1"/>
    <w:aliases w:val="H1 Знак1,Part Знак1,texsop1 Знак1"/>
    <w:basedOn w:val="a1"/>
    <w:uiPriority w:val="9"/>
    <w:rsid w:val="00BF2D1D"/>
    <w:rPr>
      <w:rFonts w:asciiTheme="majorHAnsi" w:eastAsiaTheme="majorEastAsia" w:hAnsiTheme="majorHAnsi" w:cstheme="majorBidi"/>
      <w:color w:val="2E74B5" w:themeColor="accent1" w:themeShade="BF"/>
      <w:sz w:val="32"/>
      <w:szCs w:val="32"/>
      <w:lang w:val="en-US" w:eastAsia="en-US"/>
    </w:rPr>
  </w:style>
  <w:style w:type="character" w:customStyle="1" w:styleId="310">
    <w:name w:val="Заголовок 3 Знак1"/>
    <w:aliases w:val="ТТЗХБ2 Знак1,ТЗ 3 Знак1,ТЗ_3 Знак1,texsop3 Знак1"/>
    <w:basedOn w:val="a1"/>
    <w:uiPriority w:val="9"/>
    <w:semiHidden/>
    <w:rsid w:val="00BF2D1D"/>
    <w:rPr>
      <w:rFonts w:asciiTheme="majorHAnsi" w:eastAsiaTheme="majorEastAsia" w:hAnsiTheme="majorHAnsi" w:cstheme="majorBidi"/>
      <w:color w:val="1F4D78" w:themeColor="accent1" w:themeShade="7F"/>
      <w:sz w:val="24"/>
      <w:szCs w:val="24"/>
      <w:lang w:val="en-US" w:eastAsia="en-US"/>
    </w:rPr>
  </w:style>
  <w:style w:type="paragraph" w:customStyle="1" w:styleId="msonormal0">
    <w:name w:val="msonormal"/>
    <w:basedOn w:val="a0"/>
    <w:rsid w:val="00BF2D1D"/>
    <w:rPr>
      <w:rFonts w:ascii="Times New Roman" w:eastAsia="Calibri" w:hAnsi="Times New Roman"/>
      <w:lang w:val="en-GB"/>
    </w:rPr>
  </w:style>
  <w:style w:type="character" w:customStyle="1" w:styleId="1f5">
    <w:name w:val="Подзаголовок Знак1"/>
    <w:aliases w:val="ТЗ 4 Знак1"/>
    <w:basedOn w:val="a1"/>
    <w:rsid w:val="00BF2D1D"/>
    <w:rPr>
      <w:rFonts w:asciiTheme="minorHAnsi" w:eastAsiaTheme="minorEastAsia" w:hAnsiTheme="minorHAnsi" w:cstheme="minorBidi"/>
      <w:color w:val="5A5A5A" w:themeColor="text1" w:themeTint="A5"/>
      <w:spacing w:val="15"/>
      <w:sz w:val="22"/>
      <w:szCs w:val="22"/>
      <w:lang w:val="en-US" w:eastAsia="en-US"/>
    </w:rPr>
  </w:style>
  <w:style w:type="paragraph" w:styleId="HTML">
    <w:name w:val="HTML Preformatted"/>
    <w:basedOn w:val="a0"/>
    <w:link w:val="HTML0"/>
    <w:uiPriority w:val="99"/>
    <w:unhideWhenUsed/>
    <w:rsid w:val="00F06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ru-RU"/>
    </w:rPr>
  </w:style>
  <w:style w:type="character" w:customStyle="1" w:styleId="HTML0">
    <w:name w:val="Стандартный HTML Знак"/>
    <w:basedOn w:val="a1"/>
    <w:link w:val="HTML"/>
    <w:uiPriority w:val="99"/>
    <w:rsid w:val="00F06796"/>
    <w:rPr>
      <w:rFonts w:ascii="Courier New" w:hAnsi="Courier New" w:cs="Courier New"/>
    </w:rPr>
  </w:style>
  <w:style w:type="character" w:customStyle="1" w:styleId="y2iqfc">
    <w:name w:val="y2iqfc"/>
    <w:basedOn w:val="a1"/>
    <w:rsid w:val="00F06796"/>
  </w:style>
  <w:style w:type="paragraph" w:customStyle="1" w:styleId="afff7">
    <w:basedOn w:val="a0"/>
    <w:next w:val="aff"/>
    <w:rsid w:val="00BD039B"/>
    <w:rPr>
      <w:rFonts w:ascii="Symbol" w:eastAsia="MS Gothic" w:hAnsi="Symbol" w:cs="Symbol"/>
      <w:lang w:val="en-GB"/>
    </w:rPr>
  </w:style>
  <w:style w:type="paragraph" w:customStyle="1" w:styleId="27">
    <w:name w:val="Без интервала2"/>
    <w:link w:val="NoSpacingChar1"/>
    <w:qFormat/>
    <w:rsid w:val="00BD039B"/>
    <w:rPr>
      <w:rFonts w:ascii="MS Gothic" w:eastAsia="MS Gothic" w:hAnsi="MS Gothic" w:cs="Symbol"/>
      <w:sz w:val="22"/>
      <w:szCs w:val="22"/>
      <w:lang w:eastAsia="en-US"/>
    </w:rPr>
  </w:style>
  <w:style w:type="character" w:customStyle="1" w:styleId="NoSpacingChar1">
    <w:name w:val="No Spacing Char1"/>
    <w:link w:val="27"/>
    <w:rsid w:val="00BD039B"/>
    <w:rPr>
      <w:rFonts w:ascii="MS Gothic" w:eastAsia="MS Gothic" w:hAnsi="MS Gothic" w:cs="Symbol"/>
      <w:sz w:val="22"/>
      <w:szCs w:val="22"/>
      <w:lang w:eastAsia="en-US"/>
    </w:rPr>
  </w:style>
  <w:style w:type="paragraph" w:customStyle="1" w:styleId="38">
    <w:name w:val="Абзац списка3"/>
    <w:aliases w:val="MACAW List Paragraph"/>
    <w:basedOn w:val="a0"/>
    <w:uiPriority w:val="99"/>
    <w:qFormat/>
    <w:rsid w:val="00BD039B"/>
    <w:pPr>
      <w:ind w:left="708"/>
    </w:pPr>
    <w:rPr>
      <w:rFonts w:ascii="DejaVu Sans" w:eastAsia="Symbol" w:hAnsi="DejaVu Sans" w:cs="Symbol"/>
      <w:lang w:val="en-US"/>
    </w:rPr>
  </w:style>
  <w:style w:type="paragraph" w:customStyle="1" w:styleId="1f6">
    <w:name w:val="Рецензия1"/>
    <w:hidden/>
    <w:uiPriority w:val="99"/>
    <w:semiHidden/>
    <w:rsid w:val="00BD039B"/>
    <w:rPr>
      <w:rFonts w:ascii="DejaVu Sans" w:eastAsia="Symbol" w:hAnsi="DejaVu Sans" w:cs="Symbol"/>
      <w:sz w:val="24"/>
      <w:szCs w:val="24"/>
      <w:lang w:val="en-US" w:eastAsia="en-US"/>
    </w:rPr>
  </w:style>
  <w:style w:type="character" w:customStyle="1" w:styleId="1f7">
    <w:name w:val="Верхний колонтитул Знак1"/>
    <w:aliases w:val="Верхний колонтитул Знак Знак"/>
    <w:uiPriority w:val="99"/>
    <w:rsid w:val="00BD039B"/>
    <w:rPr>
      <w:lang w:val="ru-RU" w:eastAsia="ru-RU" w:bidi="ar-SA"/>
    </w:rPr>
  </w:style>
  <w:style w:type="character" w:customStyle="1" w:styleId="UnresolvedMention1">
    <w:name w:val="Unresolved Mention1"/>
    <w:uiPriority w:val="99"/>
    <w:semiHidden/>
    <w:unhideWhenUsed/>
    <w:rsid w:val="00BD039B"/>
    <w:rPr>
      <w:color w:val="605E5C"/>
      <w:shd w:val="clear" w:color="auto" w:fill="E1DFDD"/>
    </w:rPr>
  </w:style>
  <w:style w:type="paragraph" w:customStyle="1" w:styleId="afff8">
    <w:name w:val="È±Ê¡ÎÄ±¾"/>
    <w:basedOn w:val="a0"/>
    <w:rsid w:val="00BD039B"/>
    <w:pPr>
      <w:overflowPunct w:val="0"/>
      <w:autoSpaceDE w:val="0"/>
      <w:autoSpaceDN w:val="0"/>
      <w:adjustRightInd w:val="0"/>
      <w:spacing w:before="72" w:after="72"/>
      <w:ind w:left="1440" w:hanging="567"/>
      <w:jc w:val="both"/>
      <w:textAlignment w:val="baseline"/>
    </w:pPr>
    <w:rPr>
      <w:rFonts w:ascii="Symbol" w:eastAsia="OWBBA+TimesNewRomanPSMT" w:hAnsi="Symbol" w:cs="Symbol"/>
      <w:szCs w:val="20"/>
      <w:lang w:val="en-GB" w:eastAsia="zh-CN"/>
    </w:rPr>
  </w:style>
  <w:style w:type="paragraph" w:customStyle="1" w:styleId="-11">
    <w:name w:val="Цветной список - Акцент 11"/>
    <w:basedOn w:val="a0"/>
    <w:uiPriority w:val="34"/>
    <w:qFormat/>
    <w:rsid w:val="00BD039B"/>
    <w:pPr>
      <w:ind w:left="708"/>
    </w:pPr>
    <w:rPr>
      <w:rFonts w:ascii="Gill Sans" w:eastAsia="OWBBA+TimesNewRomanPSMT" w:hAnsi="Gill Sans" w:cs="Symbol"/>
      <w:lang w:eastAsia="ru-RU"/>
    </w:rPr>
  </w:style>
  <w:style w:type="paragraph" w:customStyle="1" w:styleId="Bullet1">
    <w:name w:val="Bullet 1"/>
    <w:basedOn w:val="a0"/>
    <w:rsid w:val="00BD039B"/>
    <w:pPr>
      <w:overflowPunct w:val="0"/>
      <w:autoSpaceDE w:val="0"/>
      <w:autoSpaceDN w:val="0"/>
      <w:adjustRightInd w:val="0"/>
      <w:spacing w:before="72" w:after="72"/>
      <w:textAlignment w:val="baseline"/>
    </w:pPr>
    <w:rPr>
      <w:rFonts w:ascii="Symbol" w:eastAsia="OWBBA+TimesNewRomanPSMT" w:hAnsi="Symbol" w:cs="Symbol"/>
      <w:szCs w:val="20"/>
      <w:lang w:val="en-GB" w:eastAsia="zh-CN"/>
    </w:rPr>
  </w:style>
  <w:style w:type="paragraph" w:customStyle="1" w:styleId="TableHeading">
    <w:name w:val="Table Heading"/>
    <w:basedOn w:val="a0"/>
    <w:rsid w:val="00BD039B"/>
    <w:pPr>
      <w:overflowPunct w:val="0"/>
      <w:autoSpaceDE w:val="0"/>
      <w:autoSpaceDN w:val="0"/>
      <w:adjustRightInd w:val="0"/>
      <w:spacing w:before="72" w:after="72"/>
      <w:jc w:val="center"/>
      <w:textAlignment w:val="baseline"/>
    </w:pPr>
    <w:rPr>
      <w:rFonts w:ascii="KaiTi_GB2312" w:eastAsia="OWBBA+TimesNewRomanPSMT" w:hAnsi="KaiTi_GB2312" w:cs="Symbol"/>
      <w:b/>
      <w:bCs/>
      <w:sz w:val="20"/>
      <w:lang w:val="en-GB" w:eastAsia="zh-CN"/>
    </w:rPr>
  </w:style>
  <w:style w:type="paragraph" w:customStyle="1" w:styleId="afff9">
    <w:name w:val="È±?"/>
    <w:basedOn w:val="a0"/>
    <w:rsid w:val="00BD039B"/>
    <w:pPr>
      <w:overflowPunct w:val="0"/>
      <w:autoSpaceDE w:val="0"/>
      <w:autoSpaceDN w:val="0"/>
      <w:adjustRightInd w:val="0"/>
      <w:spacing w:before="72" w:after="72"/>
      <w:ind w:left="1440"/>
      <w:jc w:val="both"/>
      <w:textAlignment w:val="baseline"/>
    </w:pPr>
    <w:rPr>
      <w:rFonts w:ascii="Symbol" w:eastAsia="OWBBA+TimesNewRomanPSMT" w:hAnsi="Symbol" w:cs="Symbol"/>
      <w:sz w:val="20"/>
      <w:lang w:val="en-GB" w:eastAsia="zh-CN"/>
    </w:rPr>
  </w:style>
  <w:style w:type="character" w:customStyle="1" w:styleId="39">
    <w:name w:val="Нижний колонтитул Знак3"/>
    <w:uiPriority w:val="99"/>
    <w:semiHidden/>
    <w:rsid w:val="00BD039B"/>
    <w:rPr>
      <w:rFonts w:ascii="Symbol" w:eastAsia="OWBBA+TimesNewRomanPSMT" w:hAnsi="Symbol" w:cs="Symbol"/>
      <w:sz w:val="24"/>
      <w:szCs w:val="24"/>
      <w:lang w:eastAsia="ru-RU"/>
    </w:rPr>
  </w:style>
  <w:style w:type="character" w:customStyle="1" w:styleId="28">
    <w:name w:val="Нижний колонтитул Знак2"/>
    <w:uiPriority w:val="99"/>
    <w:semiHidden/>
    <w:rsid w:val="00BD039B"/>
    <w:rPr>
      <w:rFonts w:ascii="Symbol" w:eastAsia="OWBBA+TimesNewRomanPSMT" w:hAnsi="Symbol" w:cs="Symbol"/>
      <w:sz w:val="24"/>
      <w:szCs w:val="24"/>
      <w:lang w:eastAsia="ru-RU"/>
    </w:rPr>
  </w:style>
  <w:style w:type="character" w:customStyle="1" w:styleId="1f8">
    <w:name w:val="Нижний колонтитул Знак1"/>
    <w:uiPriority w:val="99"/>
    <w:locked/>
    <w:rsid w:val="00BD039B"/>
    <w:rPr>
      <w:rFonts w:ascii="Symbol" w:eastAsia="OWBBA+TimesNewRomanPSMT" w:hAnsi="Symbol" w:cs="Symbol"/>
      <w:sz w:val="24"/>
      <w:szCs w:val="24"/>
      <w:lang w:eastAsia="ru-RU"/>
    </w:rPr>
  </w:style>
  <w:style w:type="character" w:customStyle="1" w:styleId="43">
    <w:name w:val="Нижний колонтитул Знак4"/>
    <w:uiPriority w:val="99"/>
    <w:semiHidden/>
    <w:rsid w:val="00BD039B"/>
    <w:rPr>
      <w:rFonts w:ascii="Symbol" w:eastAsia="OWBBA+TimesNewRomanPSMT" w:hAnsi="Symbol" w:cs="Symbol"/>
      <w:sz w:val="24"/>
      <w:szCs w:val="24"/>
      <w:lang w:eastAsia="ru-RU"/>
    </w:rPr>
  </w:style>
  <w:style w:type="character" w:customStyle="1" w:styleId="FooterChar1">
    <w:name w:val="Footer Char1"/>
    <w:uiPriority w:val="99"/>
    <w:semiHidden/>
    <w:rsid w:val="00BD039B"/>
    <w:rPr>
      <w:rFonts w:ascii="Symbol" w:eastAsia="OWBBA+TimesNewRomanPSMT" w:hAnsi="Symbol" w:cs="Symbol"/>
      <w:sz w:val="24"/>
      <w:szCs w:val="24"/>
      <w:lang w:val="ru-RU" w:eastAsia="ru-RU"/>
    </w:rPr>
  </w:style>
  <w:style w:type="character" w:customStyle="1" w:styleId="55">
    <w:name w:val="Нижний колонтитул Знак5"/>
    <w:uiPriority w:val="99"/>
    <w:semiHidden/>
    <w:rsid w:val="00BD039B"/>
    <w:rPr>
      <w:rFonts w:ascii="Symbol" w:eastAsia="OWBBA+TimesNewRomanPSMT" w:hAnsi="Symbol" w:cs="Symbol"/>
      <w:sz w:val="24"/>
      <w:szCs w:val="24"/>
      <w:lang w:eastAsia="ru-RU"/>
    </w:rPr>
  </w:style>
  <w:style w:type="paragraph" w:customStyle="1" w:styleId="44">
    <w:name w:val="样式4"/>
    <w:basedOn w:val="a0"/>
    <w:qFormat/>
    <w:rsid w:val="00BD039B"/>
    <w:pPr>
      <w:adjustRightInd w:val="0"/>
      <w:snapToGrid w:val="0"/>
      <w:spacing w:line="360" w:lineRule="auto"/>
      <w:ind w:firstLineChars="200" w:firstLine="480"/>
    </w:pPr>
    <w:rPr>
      <w:rFonts w:ascii="Trebuchet MS" w:eastAsia="Trebuchet MS" w:hAnsi="Trebuchet MS" w:cs="Symbol"/>
      <w:lang w:eastAsia="ru-RU"/>
    </w:rPr>
  </w:style>
  <w:style w:type="paragraph" w:customStyle="1" w:styleId="29">
    <w:name w:val="样式2"/>
    <w:basedOn w:val="2"/>
    <w:next w:val="44"/>
    <w:qFormat/>
    <w:rsid w:val="00BD039B"/>
    <w:pPr>
      <w:keepLines/>
      <w:spacing w:before="100" w:after="0" w:line="360" w:lineRule="auto"/>
    </w:pPr>
    <w:rPr>
      <w:rFonts w:ascii="OWBBA+TimesNewRomanPSMT" w:eastAsia="OWBBA+TimesNewRomanPSMT" w:hAnsi="OWBBA+TimesNewRomanPSMT" w:cs="Symbol"/>
      <w:i w:val="0"/>
      <w:iCs w:val="0"/>
      <w:sz w:val="28"/>
      <w:szCs w:val="28"/>
      <w:lang w:eastAsia="ru-RU"/>
    </w:rPr>
  </w:style>
  <w:style w:type="character" w:customStyle="1" w:styleId="afffa">
    <w:name w:val="Дата Знак"/>
    <w:link w:val="afffb"/>
    <w:uiPriority w:val="99"/>
    <w:rsid w:val="00BD039B"/>
    <w:rPr>
      <w:rFonts w:ascii="MS Gothic" w:eastAsia="Symbol" w:hAnsi="MS Gothic" w:cs="Symbol"/>
      <w:kern w:val="2"/>
      <w:sz w:val="21"/>
      <w:szCs w:val="22"/>
    </w:rPr>
  </w:style>
  <w:style w:type="paragraph" w:styleId="afffb">
    <w:name w:val="Date"/>
    <w:basedOn w:val="a0"/>
    <w:next w:val="a0"/>
    <w:link w:val="afffa"/>
    <w:uiPriority w:val="99"/>
    <w:unhideWhenUsed/>
    <w:rsid w:val="00BD039B"/>
    <w:pPr>
      <w:widowControl w:val="0"/>
      <w:ind w:leftChars="2500" w:left="100"/>
      <w:jc w:val="both"/>
    </w:pPr>
    <w:rPr>
      <w:rFonts w:ascii="MS Gothic" w:eastAsia="Symbol" w:hAnsi="MS Gothic" w:cs="Symbol"/>
      <w:kern w:val="2"/>
      <w:sz w:val="21"/>
      <w:szCs w:val="22"/>
      <w:lang w:eastAsia="ru-RU"/>
    </w:rPr>
  </w:style>
  <w:style w:type="character" w:customStyle="1" w:styleId="1f9">
    <w:name w:val="Дата Знак1"/>
    <w:basedOn w:val="a1"/>
    <w:rsid w:val="00BD039B"/>
    <w:rPr>
      <w:rFonts w:ascii="Cambria" w:hAnsi="Cambria"/>
      <w:sz w:val="24"/>
      <w:szCs w:val="24"/>
      <w:lang w:eastAsia="en-US"/>
    </w:rPr>
  </w:style>
  <w:style w:type="paragraph" w:customStyle="1" w:styleId="1fa">
    <w:name w:val="样式1"/>
    <w:basedOn w:val="10"/>
    <w:next w:val="29"/>
    <w:qFormat/>
    <w:rsid w:val="00BD039B"/>
    <w:pPr>
      <w:keepNext w:val="0"/>
      <w:widowControl w:val="0"/>
      <w:adjustRightInd w:val="0"/>
      <w:spacing w:before="200" w:afterLines="50" w:line="360" w:lineRule="auto"/>
      <w:ind w:left="1467" w:hanging="900"/>
    </w:pPr>
    <w:rPr>
      <w:rFonts w:ascii="OWBBA+TimesNewRomanPSMT" w:eastAsia="OWBBA+TimesNewRomanPSMT" w:hAnsi="OWBBA+TimesNewRomanPSMT" w:cs="Symbol"/>
      <w:kern w:val="44"/>
      <w:sz w:val="30"/>
      <w:szCs w:val="30"/>
      <w:lang w:val="en-US" w:eastAsia="zh-CN"/>
    </w:rPr>
  </w:style>
  <w:style w:type="paragraph" w:customStyle="1" w:styleId="3a">
    <w:name w:val="样式3"/>
    <w:basedOn w:val="1fa"/>
    <w:next w:val="29"/>
    <w:rsid w:val="00BD039B"/>
  </w:style>
  <w:style w:type="paragraph" w:customStyle="1" w:styleId="1fb">
    <w:name w:val="Заголовок оглавления1"/>
    <w:basedOn w:val="10"/>
    <w:next w:val="a0"/>
    <w:uiPriority w:val="39"/>
    <w:unhideWhenUsed/>
    <w:qFormat/>
    <w:rsid w:val="00BD039B"/>
    <w:pPr>
      <w:keepNext w:val="0"/>
      <w:adjustRightInd w:val="0"/>
      <w:spacing w:afterLines="50" w:line="259" w:lineRule="auto"/>
      <w:outlineLvl w:val="9"/>
    </w:pPr>
    <w:rPr>
      <w:rFonts w:ascii="Sylfaen" w:eastAsia="Symbol" w:hAnsi="Sylfaen" w:cs="Symbol"/>
      <w:b w:val="0"/>
      <w:bCs w:val="0"/>
      <w:color w:val="2E74B5"/>
      <w:kern w:val="0"/>
      <w:lang w:val="en-US" w:eastAsia="zh-CN"/>
    </w:rPr>
  </w:style>
  <w:style w:type="paragraph" w:customStyle="1" w:styleId="01-">
    <w:name w:val="01-标题"/>
    <w:basedOn w:val="a0"/>
    <w:qFormat/>
    <w:rsid w:val="00BD039B"/>
    <w:pPr>
      <w:widowControl w:val="0"/>
      <w:adjustRightInd w:val="0"/>
      <w:spacing w:afterLines="50"/>
      <w:jc w:val="center"/>
    </w:pPr>
    <w:rPr>
      <w:rFonts w:ascii="Symbol" w:eastAsia="Symbol" w:hAnsi="Symbol" w:cs="Symbol"/>
      <w:b/>
      <w:kern w:val="2"/>
      <w:sz w:val="21"/>
      <w:szCs w:val="21"/>
      <w:lang w:eastAsia="zh-CN"/>
    </w:rPr>
  </w:style>
  <w:style w:type="paragraph" w:styleId="afffc">
    <w:name w:val="Normal Indent"/>
    <w:basedOn w:val="a0"/>
    <w:link w:val="afffd"/>
    <w:rsid w:val="00BD039B"/>
    <w:pPr>
      <w:widowControl w:val="0"/>
      <w:ind w:firstLine="420"/>
      <w:jc w:val="both"/>
    </w:pPr>
    <w:rPr>
      <w:rFonts w:ascii="Symbol" w:eastAsia="OWBBA+TimesNewRomanPSMT" w:hAnsi="Symbol" w:cs="Symbol"/>
      <w:kern w:val="2"/>
      <w:sz w:val="21"/>
      <w:szCs w:val="20"/>
      <w:lang w:val="en-US" w:eastAsia="zh-CN"/>
    </w:rPr>
  </w:style>
  <w:style w:type="paragraph" w:customStyle="1" w:styleId="1fc">
    <w:name w:val="Знак Знак1 Знак Знак"/>
    <w:basedOn w:val="a0"/>
    <w:rsid w:val="00BD039B"/>
    <w:pPr>
      <w:widowControl w:val="0"/>
      <w:ind w:left="-48"/>
      <w:jc w:val="both"/>
    </w:pPr>
    <w:rPr>
      <w:rFonts w:ascii="Symbol" w:eastAsia="OWBBA+TimesNewRomanPSMT" w:hAnsi="Symbol" w:cs="Symbol"/>
      <w:kern w:val="2"/>
      <w:sz w:val="21"/>
      <w:lang w:val="en-US" w:eastAsia="zh-CN"/>
    </w:rPr>
  </w:style>
  <w:style w:type="paragraph" w:customStyle="1" w:styleId="2a">
    <w:name w:val="Обычный2"/>
    <w:rsid w:val="00BD039B"/>
    <w:pPr>
      <w:widowControl w:val="0"/>
      <w:ind w:firstLine="560"/>
      <w:jc w:val="both"/>
    </w:pPr>
    <w:rPr>
      <w:rFonts w:ascii="Symbol" w:eastAsia="OWBBA+TimesNewRomanPSMT" w:hAnsi="Symbol" w:cs="Symbol"/>
      <w:snapToGrid w:val="0"/>
      <w:sz w:val="24"/>
    </w:rPr>
  </w:style>
  <w:style w:type="paragraph" w:customStyle="1" w:styleId="CharCharCharCharCharCharCharCharChar">
    <w:name w:val="Знак Знак Char Char Знак Знак Знак Знак Знак Знак Char Char Знак Знак Char Char Знак Знак Char Char Знак Char"/>
    <w:aliases w:val=" Знак Знак Char Char Знак Знак Знак Знак Знак Знак Char Char Знак Знак Char Char Знак Знак1 Char Char"/>
    <w:basedOn w:val="a0"/>
    <w:rsid w:val="00BD039B"/>
    <w:pPr>
      <w:widowControl w:val="0"/>
      <w:ind w:left="-48"/>
      <w:jc w:val="both"/>
    </w:pPr>
    <w:rPr>
      <w:rFonts w:ascii="Symbol" w:eastAsia="OWBBA+TimesNewRomanPSMT" w:hAnsi="Symbol" w:cs="Symbol"/>
      <w:kern w:val="2"/>
      <w:sz w:val="21"/>
      <w:lang w:val="en-US" w:eastAsia="zh-CN"/>
    </w:rPr>
  </w:style>
  <w:style w:type="paragraph" w:customStyle="1" w:styleId="Heading21">
    <w:name w:val="Heading 21"/>
    <w:basedOn w:val="a0"/>
    <w:rsid w:val="00BD039B"/>
    <w:pPr>
      <w:keepNext/>
      <w:keepLines/>
      <w:overflowPunct w:val="0"/>
      <w:autoSpaceDE w:val="0"/>
      <w:autoSpaceDN w:val="0"/>
      <w:adjustRightInd w:val="0"/>
      <w:spacing w:before="360" w:after="72"/>
      <w:ind w:left="567" w:hanging="567"/>
      <w:textAlignment w:val="baseline"/>
    </w:pPr>
    <w:rPr>
      <w:rFonts w:ascii="Bookman Old Style" w:eastAsia="OWBBA+TimesNewRomanPSMT" w:hAnsi="Bookman Old Style" w:cs="Symbol"/>
      <w:b/>
      <w:szCs w:val="20"/>
      <w:lang w:val="en-GB" w:eastAsia="zh-CN"/>
    </w:rPr>
  </w:style>
  <w:style w:type="paragraph" w:customStyle="1" w:styleId="CharChar1CharChar1CharCharCharChar">
    <w:name w:val="Char Char1 Знак Знак Char Char1 Char Char Char Char"/>
    <w:basedOn w:val="a0"/>
    <w:rsid w:val="00BD039B"/>
    <w:pPr>
      <w:widowControl w:val="0"/>
      <w:ind w:left="-48"/>
      <w:jc w:val="both"/>
    </w:pPr>
    <w:rPr>
      <w:rFonts w:ascii="Symbol" w:eastAsia="OWBBA+TimesNewRomanPSMT" w:hAnsi="Symbol" w:cs="Symbol"/>
      <w:kern w:val="2"/>
      <w:sz w:val="21"/>
      <w:lang w:val="en-US" w:eastAsia="zh-CN"/>
    </w:rPr>
  </w:style>
  <w:style w:type="paragraph" w:customStyle="1" w:styleId="SectionTitl2">
    <w:name w:val="Section Titl2"/>
    <w:basedOn w:val="a0"/>
    <w:rsid w:val="00BD039B"/>
    <w:pPr>
      <w:pBdr>
        <w:bottom w:val="single" w:sz="6" w:space="0" w:color="auto"/>
      </w:pBdr>
      <w:overflowPunct w:val="0"/>
      <w:autoSpaceDE w:val="0"/>
      <w:autoSpaceDN w:val="0"/>
      <w:adjustRightInd w:val="0"/>
      <w:spacing w:before="28" w:after="28"/>
      <w:jc w:val="center"/>
    </w:pPr>
    <w:rPr>
      <w:rFonts w:ascii="KaiTi_GB2312" w:eastAsia="OWBBA+TimesNewRomanPSMT" w:hAnsi="KaiTi_GB2312" w:cs="Symbol"/>
      <w:b/>
      <w:bCs/>
      <w:sz w:val="20"/>
      <w:lang w:val="en-GB" w:eastAsia="zh-CN"/>
    </w:rPr>
  </w:style>
  <w:style w:type="paragraph" w:customStyle="1" w:styleId="BodyText0">
    <w:name w:val="Body Text 0"/>
    <w:basedOn w:val="a0"/>
    <w:rsid w:val="00BD039B"/>
    <w:pPr>
      <w:keepLines/>
      <w:overflowPunct w:val="0"/>
      <w:autoSpaceDE w:val="0"/>
      <w:autoSpaceDN w:val="0"/>
      <w:adjustRightInd w:val="0"/>
      <w:spacing w:before="72" w:after="72"/>
      <w:jc w:val="both"/>
    </w:pPr>
    <w:rPr>
      <w:rFonts w:ascii="Symbol" w:eastAsia="OWBBA+TimesNewRomanPSMT" w:hAnsi="Symbol" w:cs="Symbol"/>
      <w:sz w:val="20"/>
      <w:lang w:val="en-GB" w:eastAsia="zh-CN"/>
    </w:rPr>
  </w:style>
  <w:style w:type="character" w:customStyle="1" w:styleId="1fd">
    <w:name w:val="Текст сноски Знак1"/>
    <w:rsid w:val="00BD039B"/>
    <w:rPr>
      <w:rFonts w:ascii="Gill Sans" w:hAnsi="Gill Sans"/>
    </w:rPr>
  </w:style>
  <w:style w:type="paragraph" w:customStyle="1" w:styleId="1">
    <w:name w:val="м1"/>
    <w:basedOn w:val="38"/>
    <w:link w:val="1fe"/>
    <w:qFormat/>
    <w:rsid w:val="00BD039B"/>
    <w:pPr>
      <w:numPr>
        <w:numId w:val="9"/>
      </w:numPr>
      <w:spacing w:before="120" w:after="200"/>
      <w:contextualSpacing/>
      <w:jc w:val="both"/>
    </w:pPr>
    <w:rPr>
      <w:rFonts w:ascii="Symbol" w:eastAsia="OWBBA+TimesNewRomanPSMT" w:hAnsi="Symbol"/>
      <w:lang w:val="x-none" w:bidi="en-US"/>
    </w:rPr>
  </w:style>
  <w:style w:type="character" w:customStyle="1" w:styleId="1fe">
    <w:name w:val="м1 Знак"/>
    <w:link w:val="1"/>
    <w:rsid w:val="00BD039B"/>
    <w:rPr>
      <w:rFonts w:ascii="Symbol" w:eastAsia="OWBBA+TimesNewRomanPSMT" w:hAnsi="Symbol" w:cs="Symbol"/>
      <w:sz w:val="24"/>
      <w:szCs w:val="24"/>
      <w:lang w:val="x-none" w:eastAsia="en-US" w:bidi="en-US"/>
    </w:rPr>
  </w:style>
  <w:style w:type="paragraph" w:customStyle="1" w:styleId="CharChar1CharChar">
    <w:name w:val="Char Char1 Знак Знак Char Char"/>
    <w:basedOn w:val="a0"/>
    <w:rsid w:val="00BD039B"/>
    <w:pPr>
      <w:widowControl w:val="0"/>
      <w:ind w:left="-48"/>
      <w:jc w:val="both"/>
    </w:pPr>
    <w:rPr>
      <w:rFonts w:ascii="Symbol" w:eastAsia="OWBBA+TimesNewRomanPSMT" w:hAnsi="Symbol" w:cs="Symbol"/>
      <w:kern w:val="2"/>
      <w:sz w:val="21"/>
      <w:szCs w:val="21"/>
      <w:lang w:val="en-US" w:eastAsia="zh-CN"/>
    </w:rPr>
  </w:style>
  <w:style w:type="character" w:customStyle="1" w:styleId="1Char">
    <w:name w:val="标题 1 Char"/>
    <w:rsid w:val="00BD039B"/>
    <w:rPr>
      <w:b/>
      <w:bCs/>
      <w:kern w:val="44"/>
      <w:sz w:val="44"/>
      <w:szCs w:val="44"/>
      <w:lang w:val="ru-RU" w:eastAsia="en-US"/>
    </w:rPr>
  </w:style>
  <w:style w:type="paragraph" w:customStyle="1" w:styleId="KWheading1">
    <w:name w:val="K&amp;W heading 1"/>
    <w:basedOn w:val="a0"/>
    <w:next w:val="KWheading2"/>
    <w:uiPriority w:val="99"/>
    <w:rsid w:val="00BD039B"/>
    <w:pPr>
      <w:widowControl w:val="0"/>
      <w:numPr>
        <w:numId w:val="10"/>
      </w:numPr>
      <w:spacing w:after="360" w:line="320" w:lineRule="exact"/>
      <w:jc w:val="both"/>
      <w:outlineLvl w:val="0"/>
    </w:pPr>
    <w:rPr>
      <w:rFonts w:ascii="Roboto" w:eastAsia="DengXian" w:hAnsi="Roboto" w:cs="Roboto"/>
      <w:b/>
      <w:bCs/>
      <w:sz w:val="28"/>
      <w:szCs w:val="28"/>
      <w:lang w:val="en-US"/>
    </w:rPr>
  </w:style>
  <w:style w:type="paragraph" w:customStyle="1" w:styleId="KWheading2">
    <w:name w:val="K&amp;W heading 2"/>
    <w:basedOn w:val="a0"/>
    <w:link w:val="KWheading2Char"/>
    <w:uiPriority w:val="99"/>
    <w:rsid w:val="00BD039B"/>
    <w:pPr>
      <w:widowControl w:val="0"/>
      <w:numPr>
        <w:ilvl w:val="1"/>
        <w:numId w:val="10"/>
      </w:numPr>
      <w:spacing w:after="360" w:line="320" w:lineRule="exact"/>
      <w:jc w:val="both"/>
      <w:outlineLvl w:val="1"/>
    </w:pPr>
    <w:rPr>
      <w:rFonts w:ascii="Roboto" w:eastAsia="DengXian" w:hAnsi="Roboto" w:cs="Symbol"/>
      <w:lang w:val="en-US"/>
    </w:rPr>
  </w:style>
  <w:style w:type="paragraph" w:customStyle="1" w:styleId="KWheading3">
    <w:name w:val="K&amp;W heading 3"/>
    <w:basedOn w:val="a0"/>
    <w:uiPriority w:val="99"/>
    <w:rsid w:val="00BD039B"/>
    <w:pPr>
      <w:numPr>
        <w:ilvl w:val="2"/>
        <w:numId w:val="10"/>
      </w:numPr>
      <w:spacing w:after="360" w:line="320" w:lineRule="exact"/>
      <w:jc w:val="both"/>
      <w:outlineLvl w:val="2"/>
    </w:pPr>
    <w:rPr>
      <w:rFonts w:ascii="Roboto" w:eastAsia="DengXian" w:hAnsi="Roboto" w:cs="Roboto"/>
      <w:lang w:val="en-US"/>
    </w:rPr>
  </w:style>
  <w:style w:type="paragraph" w:customStyle="1" w:styleId="KWheading4">
    <w:name w:val="K&amp;W heading 4"/>
    <w:basedOn w:val="a0"/>
    <w:uiPriority w:val="99"/>
    <w:rsid w:val="00BD039B"/>
    <w:pPr>
      <w:numPr>
        <w:ilvl w:val="3"/>
        <w:numId w:val="10"/>
      </w:numPr>
      <w:spacing w:after="360" w:line="320" w:lineRule="exact"/>
      <w:jc w:val="both"/>
      <w:outlineLvl w:val="3"/>
    </w:pPr>
    <w:rPr>
      <w:rFonts w:ascii="Roboto" w:eastAsia="DengXian" w:hAnsi="Roboto" w:cs="Roboto"/>
      <w:lang w:val="en-US"/>
    </w:rPr>
  </w:style>
  <w:style w:type="paragraph" w:customStyle="1" w:styleId="KWheading5">
    <w:name w:val="K&amp;W heading 5"/>
    <w:basedOn w:val="a0"/>
    <w:uiPriority w:val="99"/>
    <w:rsid w:val="00BD039B"/>
    <w:pPr>
      <w:numPr>
        <w:ilvl w:val="4"/>
        <w:numId w:val="10"/>
      </w:numPr>
      <w:spacing w:after="360" w:line="320" w:lineRule="exact"/>
      <w:jc w:val="both"/>
      <w:outlineLvl w:val="4"/>
    </w:pPr>
    <w:rPr>
      <w:rFonts w:ascii="Roboto" w:eastAsia="DengXian" w:hAnsi="Roboto" w:cs="Roboto"/>
      <w:lang w:val="en-US"/>
    </w:rPr>
  </w:style>
  <w:style w:type="paragraph" w:customStyle="1" w:styleId="KWHeading6">
    <w:name w:val="K&amp;W Heading 6"/>
    <w:basedOn w:val="KWheading1"/>
    <w:next w:val="a0"/>
    <w:uiPriority w:val="99"/>
    <w:rsid w:val="00BD039B"/>
    <w:pPr>
      <w:widowControl/>
      <w:numPr>
        <w:ilvl w:val="5"/>
      </w:numPr>
      <w:spacing w:after="440" w:line="240" w:lineRule="auto"/>
      <w:outlineLvl w:val="5"/>
    </w:pPr>
    <w:rPr>
      <w:sz w:val="36"/>
      <w:szCs w:val="36"/>
      <w:lang w:eastAsia="zh-CN"/>
    </w:rPr>
  </w:style>
  <w:style w:type="paragraph" w:customStyle="1" w:styleId="KWheading7">
    <w:name w:val="K&amp;W heading 7"/>
    <w:basedOn w:val="KWheading1"/>
    <w:next w:val="a0"/>
    <w:uiPriority w:val="99"/>
    <w:rsid w:val="00BD039B"/>
    <w:pPr>
      <w:widowControl/>
      <w:numPr>
        <w:ilvl w:val="6"/>
      </w:numPr>
      <w:outlineLvl w:val="6"/>
    </w:pPr>
    <w:rPr>
      <w:lang w:eastAsia="zh-CN"/>
    </w:rPr>
  </w:style>
  <w:style w:type="paragraph" w:customStyle="1" w:styleId="KWHeading8">
    <w:name w:val="K&amp;W Heading 8"/>
    <w:basedOn w:val="KWheading1"/>
    <w:next w:val="a0"/>
    <w:uiPriority w:val="99"/>
    <w:rsid w:val="00BD039B"/>
    <w:pPr>
      <w:numPr>
        <w:ilvl w:val="7"/>
      </w:numPr>
      <w:spacing w:after="440" w:line="240" w:lineRule="auto"/>
      <w:ind w:left="0" w:firstLine="0"/>
      <w:outlineLvl w:val="7"/>
    </w:pPr>
    <w:rPr>
      <w:sz w:val="36"/>
      <w:szCs w:val="36"/>
    </w:rPr>
  </w:style>
  <w:style w:type="paragraph" w:customStyle="1" w:styleId="KWHeading9">
    <w:name w:val="K&amp;W Heading 9"/>
    <w:basedOn w:val="KWheading1"/>
    <w:next w:val="a0"/>
    <w:uiPriority w:val="99"/>
    <w:rsid w:val="00BD039B"/>
    <w:pPr>
      <w:numPr>
        <w:ilvl w:val="8"/>
      </w:numPr>
      <w:spacing w:after="440" w:line="240" w:lineRule="auto"/>
      <w:outlineLvl w:val="8"/>
    </w:pPr>
    <w:rPr>
      <w:sz w:val="36"/>
      <w:szCs w:val="36"/>
    </w:rPr>
  </w:style>
  <w:style w:type="character" w:customStyle="1" w:styleId="KWheading2Char">
    <w:name w:val="K&amp;W heading 2 Char"/>
    <w:link w:val="KWheading2"/>
    <w:uiPriority w:val="99"/>
    <w:locked/>
    <w:rsid w:val="00BD039B"/>
    <w:rPr>
      <w:rFonts w:ascii="Roboto" w:eastAsia="DengXian" w:hAnsi="Roboto" w:cs="Symbol"/>
      <w:sz w:val="24"/>
      <w:szCs w:val="24"/>
      <w:lang w:val="en-US" w:eastAsia="en-US"/>
    </w:rPr>
  </w:style>
  <w:style w:type="character" w:customStyle="1" w:styleId="KWNormalChar">
    <w:name w:val="K&amp;W Normal Char"/>
    <w:link w:val="KWNormal"/>
    <w:uiPriority w:val="99"/>
    <w:locked/>
    <w:rsid w:val="00BD039B"/>
    <w:rPr>
      <w:rFonts w:ascii="Roboto" w:eastAsia="DengXian" w:hAnsi="Roboto" w:cs="Roboto"/>
      <w:color w:val="000000"/>
      <w:sz w:val="24"/>
      <w:szCs w:val="24"/>
      <w:lang w:eastAsia="en-US"/>
    </w:rPr>
  </w:style>
  <w:style w:type="paragraph" w:customStyle="1" w:styleId="KWNormal">
    <w:name w:val="K&amp;W Normal"/>
    <w:link w:val="KWNormalChar"/>
    <w:uiPriority w:val="99"/>
    <w:rsid w:val="00BD039B"/>
    <w:pPr>
      <w:spacing w:after="360" w:line="320" w:lineRule="atLeast"/>
      <w:jc w:val="both"/>
    </w:pPr>
    <w:rPr>
      <w:rFonts w:ascii="Roboto" w:eastAsia="DengXian" w:hAnsi="Roboto" w:cs="Roboto"/>
      <w:color w:val="000000"/>
      <w:sz w:val="24"/>
      <w:szCs w:val="24"/>
      <w:lang w:eastAsia="en-US"/>
    </w:rPr>
  </w:style>
  <w:style w:type="character" w:customStyle="1" w:styleId="190">
    <w:name w:val="Основной текст (19)"/>
    <w:rsid w:val="00BD039B"/>
    <w:rPr>
      <w:rFonts w:ascii="Roboto" w:eastAsia="Symbol" w:hAnsi="Roboto"/>
      <w:i/>
      <w:color w:val="000000"/>
      <w:spacing w:val="0"/>
      <w:w w:val="100"/>
      <w:position w:val="0"/>
      <w:sz w:val="21"/>
      <w:u w:val="none"/>
      <w:lang w:val="ru-RU" w:eastAsia="ru-RU"/>
    </w:rPr>
  </w:style>
  <w:style w:type="character" w:customStyle="1" w:styleId="191">
    <w:name w:val="Основной текст (19) + Полужирный"/>
    <w:rsid w:val="00BD039B"/>
    <w:rPr>
      <w:rFonts w:ascii="Roboto" w:eastAsia="Symbol" w:hAnsi="Roboto"/>
      <w:b/>
      <w:i/>
      <w:color w:val="000000"/>
      <w:spacing w:val="0"/>
      <w:w w:val="100"/>
      <w:position w:val="0"/>
      <w:sz w:val="21"/>
      <w:u w:val="none"/>
      <w:lang w:val="ru-RU" w:eastAsia="ru-RU"/>
    </w:rPr>
  </w:style>
  <w:style w:type="paragraph" w:styleId="a">
    <w:name w:val="List Bullet"/>
    <w:basedOn w:val="a0"/>
    <w:rsid w:val="00BD039B"/>
    <w:pPr>
      <w:numPr>
        <w:numId w:val="11"/>
      </w:numPr>
    </w:pPr>
    <w:rPr>
      <w:rFonts w:ascii="Symbol" w:eastAsia="OWBBA+TimesNewRomanPSMT" w:hAnsi="Symbol" w:cs="Symbol"/>
      <w:lang w:eastAsia="ru-RU"/>
    </w:rPr>
  </w:style>
  <w:style w:type="character" w:customStyle="1" w:styleId="2b">
    <w:name w:val="Основной текст (2)_"/>
    <w:link w:val="2c"/>
    <w:rsid w:val="00BD039B"/>
    <w:rPr>
      <w:b/>
      <w:bCs/>
      <w:sz w:val="21"/>
      <w:szCs w:val="21"/>
      <w:shd w:val="clear" w:color="auto" w:fill="FFFFFF"/>
    </w:rPr>
  </w:style>
  <w:style w:type="character" w:customStyle="1" w:styleId="afffe">
    <w:name w:val="Подпись к таблице_"/>
    <w:link w:val="affff"/>
    <w:rsid w:val="00BD039B"/>
    <w:rPr>
      <w:sz w:val="21"/>
      <w:szCs w:val="21"/>
      <w:shd w:val="clear" w:color="auto" w:fill="FFFFFF"/>
    </w:rPr>
  </w:style>
  <w:style w:type="character" w:customStyle="1" w:styleId="2d">
    <w:name w:val="Подпись к таблице (2) + Не курсив"/>
    <w:rsid w:val="00BD039B"/>
    <w:rPr>
      <w:rFonts w:ascii="Symbol" w:eastAsia="Symbol" w:hAnsi="Symbol" w:cs="Symbol"/>
      <w:b w:val="0"/>
      <w:bCs w:val="0"/>
      <w:i w:val="0"/>
      <w:iCs w:val="0"/>
      <w:smallCaps w:val="0"/>
      <w:strike w:val="0"/>
      <w:color w:val="000000"/>
      <w:spacing w:val="0"/>
      <w:w w:val="100"/>
      <w:position w:val="0"/>
      <w:sz w:val="22"/>
      <w:szCs w:val="22"/>
      <w:u w:val="none"/>
    </w:rPr>
  </w:style>
  <w:style w:type="character" w:customStyle="1" w:styleId="2e">
    <w:name w:val="Подпись к таблице (2)"/>
    <w:rsid w:val="00BD039B"/>
    <w:rPr>
      <w:rFonts w:ascii="Symbol" w:eastAsia="Symbol" w:hAnsi="Symbol" w:cs="Symbol"/>
      <w:b w:val="0"/>
      <w:bCs w:val="0"/>
      <w:i w:val="0"/>
      <w:iCs w:val="0"/>
      <w:smallCaps w:val="0"/>
      <w:strike w:val="0"/>
      <w:color w:val="000000"/>
      <w:spacing w:val="0"/>
      <w:w w:val="100"/>
      <w:position w:val="0"/>
      <w:sz w:val="22"/>
      <w:szCs w:val="22"/>
      <w:u w:val="single"/>
      <w:lang w:val="ru-RU"/>
    </w:rPr>
  </w:style>
  <w:style w:type="paragraph" w:customStyle="1" w:styleId="2c">
    <w:name w:val="Основной текст (2)"/>
    <w:basedOn w:val="a0"/>
    <w:link w:val="2b"/>
    <w:rsid w:val="00BD039B"/>
    <w:pPr>
      <w:widowControl w:val="0"/>
      <w:shd w:val="clear" w:color="auto" w:fill="FFFFFF"/>
      <w:spacing w:line="235" w:lineRule="exact"/>
      <w:jc w:val="right"/>
    </w:pPr>
    <w:rPr>
      <w:rFonts w:ascii="Times New Roman" w:hAnsi="Times New Roman"/>
      <w:b/>
      <w:bCs/>
      <w:sz w:val="21"/>
      <w:szCs w:val="21"/>
      <w:lang w:eastAsia="ru-RU"/>
    </w:rPr>
  </w:style>
  <w:style w:type="paragraph" w:customStyle="1" w:styleId="affff">
    <w:name w:val="Подпись к таблице"/>
    <w:basedOn w:val="a0"/>
    <w:link w:val="afffe"/>
    <w:rsid w:val="00BD039B"/>
    <w:pPr>
      <w:widowControl w:val="0"/>
      <w:shd w:val="clear" w:color="auto" w:fill="FFFFFF"/>
      <w:spacing w:line="259" w:lineRule="exact"/>
      <w:jc w:val="both"/>
    </w:pPr>
    <w:rPr>
      <w:rFonts w:ascii="Times New Roman" w:hAnsi="Times New Roman"/>
      <w:sz w:val="21"/>
      <w:szCs w:val="21"/>
      <w:lang w:eastAsia="ru-RU"/>
    </w:rPr>
  </w:style>
  <w:style w:type="character" w:customStyle="1" w:styleId="affff0">
    <w:name w:val="Основной текст + Полужирный"/>
    <w:rsid w:val="00BD039B"/>
    <w:rPr>
      <w:rFonts w:ascii="Symbol" w:eastAsia="Symbol" w:hAnsi="Symbol" w:cs="Symbol"/>
      <w:b/>
      <w:bCs/>
      <w:i w:val="0"/>
      <w:iCs w:val="0"/>
      <w:smallCaps w:val="0"/>
      <w:strike w:val="0"/>
      <w:color w:val="000000"/>
      <w:spacing w:val="0"/>
      <w:w w:val="100"/>
      <w:position w:val="0"/>
      <w:sz w:val="21"/>
      <w:szCs w:val="21"/>
      <w:u w:val="none"/>
      <w:lang w:val="ru-RU"/>
    </w:rPr>
  </w:style>
  <w:style w:type="character" w:customStyle="1" w:styleId="1ff">
    <w:name w:val="Основной текст1"/>
    <w:rsid w:val="00BD039B"/>
    <w:rPr>
      <w:rFonts w:ascii="Symbol" w:eastAsia="Symbol" w:hAnsi="Symbol" w:cs="Symbol"/>
      <w:b w:val="0"/>
      <w:bCs w:val="0"/>
      <w:i w:val="0"/>
      <w:iCs w:val="0"/>
      <w:smallCaps w:val="0"/>
      <w:strike w:val="0"/>
      <w:color w:val="000000"/>
      <w:spacing w:val="0"/>
      <w:w w:val="100"/>
      <w:position w:val="0"/>
      <w:sz w:val="21"/>
      <w:szCs w:val="21"/>
      <w:u w:val="none"/>
      <w:lang w:val="ru-RU"/>
    </w:rPr>
  </w:style>
  <w:style w:type="paragraph" w:customStyle="1" w:styleId="72">
    <w:name w:val="Основной текст7"/>
    <w:basedOn w:val="a0"/>
    <w:link w:val="afff5"/>
    <w:rsid w:val="00BD039B"/>
    <w:pPr>
      <w:widowControl w:val="0"/>
      <w:shd w:val="clear" w:color="auto" w:fill="FFFFFF"/>
      <w:spacing w:line="254" w:lineRule="exact"/>
      <w:jc w:val="center"/>
    </w:pPr>
    <w:rPr>
      <w:rFonts w:ascii="Arial" w:hAnsi="Arial" w:cs="Arial"/>
      <w:spacing w:val="-4"/>
      <w:sz w:val="17"/>
      <w:szCs w:val="17"/>
      <w:lang w:eastAsia="ru-RU"/>
    </w:rPr>
  </w:style>
  <w:style w:type="character" w:customStyle="1" w:styleId="2f">
    <w:name w:val="Основной текст2"/>
    <w:rsid w:val="00BD039B"/>
    <w:rPr>
      <w:rFonts w:ascii="Symbol" w:eastAsia="Symbol" w:hAnsi="Symbol" w:cs="Symbol"/>
      <w:b w:val="0"/>
      <w:bCs w:val="0"/>
      <w:i w:val="0"/>
      <w:iCs w:val="0"/>
      <w:smallCaps w:val="0"/>
      <w:strike w:val="0"/>
      <w:color w:val="000000"/>
      <w:spacing w:val="0"/>
      <w:w w:val="100"/>
      <w:position w:val="0"/>
      <w:sz w:val="21"/>
      <w:szCs w:val="21"/>
      <w:u w:val="none"/>
      <w:lang w:val="ru-RU"/>
    </w:rPr>
  </w:style>
  <w:style w:type="character" w:customStyle="1" w:styleId="Tahoma">
    <w:name w:val="Основной текст + Tahoma"/>
    <w:rsid w:val="00BD039B"/>
    <w:rPr>
      <w:rFonts w:ascii="DejaVu Sans Mono" w:eastAsia="DejaVu Sans Mono" w:hAnsi="DejaVu Sans Mono" w:cs="DejaVu Sans Mono"/>
      <w:b w:val="0"/>
      <w:bCs w:val="0"/>
      <w:i w:val="0"/>
      <w:iCs w:val="0"/>
      <w:smallCaps w:val="0"/>
      <w:strike w:val="0"/>
      <w:color w:val="000000"/>
      <w:spacing w:val="0"/>
      <w:w w:val="100"/>
      <w:position w:val="0"/>
      <w:sz w:val="21"/>
      <w:szCs w:val="21"/>
      <w:u w:val="none"/>
    </w:rPr>
  </w:style>
  <w:style w:type="character" w:customStyle="1" w:styleId="2f0">
    <w:name w:val="Подпись к таблице (2)_"/>
    <w:rsid w:val="00BD039B"/>
    <w:rPr>
      <w:rFonts w:ascii="Symbol" w:eastAsia="Symbol" w:hAnsi="Symbol" w:cs="Symbol"/>
      <w:b w:val="0"/>
      <w:bCs w:val="0"/>
      <w:i/>
      <w:iCs/>
      <w:smallCaps w:val="0"/>
      <w:strike w:val="0"/>
      <w:sz w:val="22"/>
      <w:szCs w:val="22"/>
      <w:u w:val="none"/>
    </w:rPr>
  </w:style>
  <w:style w:type="character" w:customStyle="1" w:styleId="115pt">
    <w:name w:val="Основной текст + 11;5 pt;Курсив"/>
    <w:rsid w:val="00BD039B"/>
    <w:rPr>
      <w:rFonts w:ascii="Symbol" w:eastAsia="Symbol" w:hAnsi="Symbol" w:cs="Symbol"/>
      <w:b w:val="0"/>
      <w:bCs w:val="0"/>
      <w:i/>
      <w:iCs/>
      <w:smallCaps w:val="0"/>
      <w:strike w:val="0"/>
      <w:color w:val="000000"/>
      <w:spacing w:val="0"/>
      <w:w w:val="100"/>
      <w:position w:val="0"/>
      <w:sz w:val="23"/>
      <w:szCs w:val="23"/>
      <w:u w:val="none"/>
      <w:lang w:val="ru-RU"/>
    </w:rPr>
  </w:style>
  <w:style w:type="character" w:customStyle="1" w:styleId="TrebuchetMS">
    <w:name w:val="Основной текст + Trebuchet MS"/>
    <w:rsid w:val="00BD039B"/>
    <w:rPr>
      <w:rFonts w:ascii="Arial Black" w:eastAsia="Arial Black" w:hAnsi="Arial Black" w:cs="Arial Black"/>
      <w:b w:val="0"/>
      <w:bCs w:val="0"/>
      <w:i w:val="0"/>
      <w:iCs w:val="0"/>
      <w:smallCaps w:val="0"/>
      <w:strike w:val="0"/>
      <w:color w:val="000000"/>
      <w:spacing w:val="0"/>
      <w:w w:val="100"/>
      <w:position w:val="0"/>
      <w:sz w:val="21"/>
      <w:szCs w:val="21"/>
      <w:u w:val="none"/>
    </w:rPr>
  </w:style>
  <w:style w:type="character" w:customStyle="1" w:styleId="11pt0pt">
    <w:name w:val="Основной текст + 11 pt;Интервал 0 pt"/>
    <w:rsid w:val="00BD039B"/>
    <w:rPr>
      <w:rFonts w:ascii="Symbol" w:eastAsia="Symbol" w:hAnsi="Symbol" w:cs="Symbol"/>
      <w:b w:val="0"/>
      <w:bCs w:val="0"/>
      <w:i w:val="0"/>
      <w:iCs w:val="0"/>
      <w:smallCaps w:val="0"/>
      <w:strike w:val="0"/>
      <w:color w:val="000000"/>
      <w:spacing w:val="10"/>
      <w:w w:val="100"/>
      <w:position w:val="0"/>
      <w:sz w:val="22"/>
      <w:szCs w:val="22"/>
      <w:u w:val="none"/>
      <w:lang w:val="ru-RU"/>
    </w:rPr>
  </w:style>
  <w:style w:type="character" w:customStyle="1" w:styleId="11pt">
    <w:name w:val="Основной текст + 11 pt"/>
    <w:aliases w:val="Интервал 0 pt"/>
    <w:rsid w:val="00BD039B"/>
    <w:rPr>
      <w:rFonts w:ascii="Symbol" w:eastAsia="Symbol" w:hAnsi="Symbol" w:cs="Symbol"/>
      <w:b w:val="0"/>
      <w:bCs w:val="0"/>
      <w:i w:val="0"/>
      <w:iCs w:val="0"/>
      <w:smallCaps w:val="0"/>
      <w:strike w:val="0"/>
      <w:color w:val="000000"/>
      <w:spacing w:val="0"/>
      <w:w w:val="100"/>
      <w:position w:val="0"/>
      <w:sz w:val="22"/>
      <w:szCs w:val="22"/>
      <w:u w:val="none"/>
    </w:rPr>
  </w:style>
  <w:style w:type="character" w:customStyle="1" w:styleId="3b">
    <w:name w:val="Основной текст3"/>
    <w:rsid w:val="00BD039B"/>
    <w:rPr>
      <w:rFonts w:ascii="Symbol" w:eastAsia="Symbol" w:hAnsi="Symbol" w:cs="Symbol"/>
      <w:b w:val="0"/>
      <w:bCs w:val="0"/>
      <w:i w:val="0"/>
      <w:iCs w:val="0"/>
      <w:smallCaps w:val="0"/>
      <w:strike w:val="0"/>
      <w:color w:val="000000"/>
      <w:spacing w:val="0"/>
      <w:w w:val="100"/>
      <w:position w:val="0"/>
      <w:sz w:val="21"/>
      <w:szCs w:val="21"/>
      <w:u w:val="none"/>
    </w:rPr>
  </w:style>
  <w:style w:type="character" w:customStyle="1" w:styleId="Tahoma1pt">
    <w:name w:val="Основной текст + Tahoma;Интервал 1 pt"/>
    <w:rsid w:val="00BD039B"/>
    <w:rPr>
      <w:rFonts w:ascii="DejaVu Sans Mono" w:eastAsia="DejaVu Sans Mono" w:hAnsi="DejaVu Sans Mono" w:cs="DejaVu Sans Mono"/>
      <w:b w:val="0"/>
      <w:bCs w:val="0"/>
      <w:i w:val="0"/>
      <w:iCs w:val="0"/>
      <w:smallCaps w:val="0"/>
      <w:strike w:val="0"/>
      <w:color w:val="000000"/>
      <w:spacing w:val="20"/>
      <w:w w:val="100"/>
      <w:position w:val="0"/>
      <w:sz w:val="21"/>
      <w:szCs w:val="21"/>
      <w:u w:val="none"/>
      <w:lang w:val="ru-RU"/>
    </w:rPr>
  </w:style>
  <w:style w:type="character" w:customStyle="1" w:styleId="45">
    <w:name w:val="Основной текст4"/>
    <w:rsid w:val="00BD039B"/>
    <w:rPr>
      <w:rFonts w:ascii="Symbol" w:eastAsia="Symbol" w:hAnsi="Symbol" w:cs="Symbol"/>
      <w:b w:val="0"/>
      <w:bCs w:val="0"/>
      <w:i w:val="0"/>
      <w:iCs w:val="0"/>
      <w:smallCaps w:val="0"/>
      <w:strike w:val="0"/>
      <w:color w:val="000000"/>
      <w:spacing w:val="0"/>
      <w:w w:val="100"/>
      <w:position w:val="0"/>
      <w:sz w:val="21"/>
      <w:szCs w:val="21"/>
      <w:u w:val="none"/>
    </w:rPr>
  </w:style>
  <w:style w:type="character" w:customStyle="1" w:styleId="62">
    <w:name w:val="Основной текст6"/>
    <w:rsid w:val="00BD039B"/>
    <w:rPr>
      <w:rFonts w:ascii="Symbol" w:eastAsia="Symbol" w:hAnsi="Symbol" w:cs="Symbol"/>
      <w:b w:val="0"/>
      <w:bCs w:val="0"/>
      <w:i w:val="0"/>
      <w:iCs w:val="0"/>
      <w:smallCaps w:val="0"/>
      <w:strike w:val="0"/>
      <w:color w:val="000000"/>
      <w:spacing w:val="0"/>
      <w:w w:val="100"/>
      <w:position w:val="0"/>
      <w:sz w:val="21"/>
      <w:szCs w:val="21"/>
      <w:u w:val="none"/>
      <w:lang w:val="ru-RU"/>
    </w:rPr>
  </w:style>
  <w:style w:type="character" w:customStyle="1" w:styleId="Sylfaen11pt">
    <w:name w:val="Основной текст + Sylfaen;11 pt"/>
    <w:rsid w:val="00BD039B"/>
    <w:rPr>
      <w:rFonts w:ascii="Antiqua" w:eastAsia="Antiqua" w:hAnsi="Antiqua" w:cs="Antiqua"/>
      <w:b w:val="0"/>
      <w:bCs w:val="0"/>
      <w:i w:val="0"/>
      <w:iCs w:val="0"/>
      <w:smallCaps w:val="0"/>
      <w:strike w:val="0"/>
      <w:color w:val="000000"/>
      <w:spacing w:val="0"/>
      <w:w w:val="100"/>
      <w:position w:val="0"/>
      <w:sz w:val="22"/>
      <w:szCs w:val="22"/>
      <w:u w:val="none"/>
    </w:rPr>
  </w:style>
  <w:style w:type="character" w:customStyle="1" w:styleId="1pt">
    <w:name w:val="Основной текст + Интервал 1 pt"/>
    <w:rsid w:val="00BD039B"/>
    <w:rPr>
      <w:rFonts w:ascii="Symbol" w:eastAsia="Symbol" w:hAnsi="Symbol" w:cs="Symbol"/>
      <w:b w:val="0"/>
      <w:bCs w:val="0"/>
      <w:i w:val="0"/>
      <w:iCs w:val="0"/>
      <w:smallCaps w:val="0"/>
      <w:strike w:val="0"/>
      <w:color w:val="000000"/>
      <w:spacing w:val="30"/>
      <w:w w:val="100"/>
      <w:position w:val="0"/>
      <w:sz w:val="21"/>
      <w:szCs w:val="21"/>
      <w:u w:val="none"/>
      <w:lang w:val="en-US"/>
    </w:rPr>
  </w:style>
  <w:style w:type="character" w:customStyle="1" w:styleId="1ff0">
    <w:name w:val="Основной текст + Полужирный1"/>
    <w:rsid w:val="00BD039B"/>
    <w:rPr>
      <w:rFonts w:ascii="Symbol" w:eastAsia="Symbol" w:hAnsi="Symbol" w:cs="Symbol"/>
      <w:b/>
      <w:bCs/>
      <w:i w:val="0"/>
      <w:iCs w:val="0"/>
      <w:smallCaps w:val="0"/>
      <w:strike w:val="0"/>
      <w:color w:val="000000"/>
      <w:spacing w:val="0"/>
      <w:w w:val="100"/>
      <w:position w:val="0"/>
      <w:sz w:val="19"/>
      <w:szCs w:val="19"/>
      <w:u w:val="none"/>
      <w:shd w:val="clear" w:color="auto" w:fill="FFFFFF"/>
      <w:lang w:val="en-US"/>
    </w:rPr>
  </w:style>
  <w:style w:type="character" w:customStyle="1" w:styleId="affff1">
    <w:name w:val="Подпись к картинке_"/>
    <w:link w:val="affff2"/>
    <w:rsid w:val="00BD039B"/>
    <w:rPr>
      <w:b/>
      <w:bCs/>
      <w:sz w:val="19"/>
      <w:szCs w:val="19"/>
      <w:shd w:val="clear" w:color="auto" w:fill="FFFFFF"/>
    </w:rPr>
  </w:style>
  <w:style w:type="paragraph" w:customStyle="1" w:styleId="affff2">
    <w:name w:val="Подпись к картинке"/>
    <w:basedOn w:val="a0"/>
    <w:link w:val="affff1"/>
    <w:rsid w:val="00BD039B"/>
    <w:pPr>
      <w:widowControl w:val="0"/>
      <w:shd w:val="clear" w:color="auto" w:fill="FFFFFF"/>
      <w:spacing w:line="0" w:lineRule="atLeast"/>
    </w:pPr>
    <w:rPr>
      <w:rFonts w:ascii="Times New Roman" w:hAnsi="Times New Roman"/>
      <w:b/>
      <w:bCs/>
      <w:sz w:val="19"/>
      <w:szCs w:val="19"/>
      <w:lang w:eastAsia="ru-RU"/>
    </w:rPr>
  </w:style>
  <w:style w:type="character" w:customStyle="1" w:styleId="affff3">
    <w:name w:val="Колонтитул"/>
    <w:rsid w:val="00BD039B"/>
    <w:rPr>
      <w:rFonts w:ascii="Symbol" w:eastAsia="Symbol" w:hAnsi="Symbol" w:cs="Symbol"/>
      <w:b w:val="0"/>
      <w:bCs w:val="0"/>
      <w:i w:val="0"/>
      <w:iCs w:val="0"/>
      <w:smallCaps w:val="0"/>
      <w:strike w:val="0"/>
      <w:color w:val="000000"/>
      <w:spacing w:val="0"/>
      <w:w w:val="100"/>
      <w:position w:val="0"/>
      <w:sz w:val="15"/>
      <w:szCs w:val="15"/>
      <w:u w:val="none"/>
    </w:rPr>
  </w:style>
  <w:style w:type="character" w:customStyle="1" w:styleId="affff4">
    <w:name w:val="Основной текст + Полужирный;Курсив"/>
    <w:rsid w:val="00BD039B"/>
    <w:rPr>
      <w:rFonts w:ascii="Symbol" w:eastAsia="Symbol" w:hAnsi="Symbol" w:cs="Symbol"/>
      <w:b/>
      <w:bCs/>
      <w:i/>
      <w:iCs/>
      <w:smallCaps w:val="0"/>
      <w:strike w:val="0"/>
      <w:color w:val="000000"/>
      <w:spacing w:val="0"/>
      <w:w w:val="100"/>
      <w:position w:val="0"/>
      <w:sz w:val="19"/>
      <w:szCs w:val="19"/>
      <w:u w:val="none"/>
      <w:shd w:val="clear" w:color="auto" w:fill="FFFFFF"/>
      <w:lang w:val="en-US"/>
    </w:rPr>
  </w:style>
  <w:style w:type="character" w:customStyle="1" w:styleId="BookmanOldStyle55pt">
    <w:name w:val="Основной текст + Bookman Old Style;5;5 pt;Полужирный"/>
    <w:rsid w:val="00BD039B"/>
    <w:rPr>
      <w:rFonts w:ascii="Consolas" w:eastAsia="Consolas" w:hAnsi="Consolas" w:cs="Consolas"/>
      <w:b/>
      <w:bCs/>
      <w:i w:val="0"/>
      <w:iCs w:val="0"/>
      <w:smallCaps w:val="0"/>
      <w:strike w:val="0"/>
      <w:color w:val="000000"/>
      <w:spacing w:val="0"/>
      <w:w w:val="100"/>
      <w:position w:val="0"/>
      <w:sz w:val="11"/>
      <w:szCs w:val="11"/>
      <w:u w:val="none"/>
      <w:shd w:val="clear" w:color="auto" w:fill="FFFFFF"/>
    </w:rPr>
  </w:style>
  <w:style w:type="character" w:customStyle="1" w:styleId="NoSpacingChar">
    <w:name w:val="No Spacing Char"/>
    <w:link w:val="13"/>
    <w:locked/>
    <w:rsid w:val="00BD039B"/>
    <w:rPr>
      <w:rFonts w:ascii="Cambria" w:hAnsi="Cambria"/>
      <w:sz w:val="24"/>
      <w:szCs w:val="32"/>
      <w:lang w:eastAsia="en-US"/>
    </w:rPr>
  </w:style>
  <w:style w:type="paragraph" w:customStyle="1" w:styleId="E1">
    <w:name w:val="E1"/>
    <w:basedOn w:val="a0"/>
    <w:link w:val="E1Char1"/>
    <w:rsid w:val="00BD039B"/>
    <w:pPr>
      <w:tabs>
        <w:tab w:val="left" w:pos="1418"/>
      </w:tabs>
      <w:suppressAutoHyphens/>
      <w:spacing w:before="120" w:line="360" w:lineRule="auto"/>
      <w:ind w:left="851"/>
      <w:jc w:val="both"/>
    </w:pPr>
    <w:rPr>
      <w:rFonts w:ascii="Roboto" w:eastAsia="OWBBA+TimesNewRomanPSMT" w:hAnsi="Roboto" w:cs="Symbol"/>
      <w:sz w:val="20"/>
      <w:szCs w:val="20"/>
      <w:lang w:val="en-GB" w:eastAsia="de-DE"/>
    </w:rPr>
  </w:style>
  <w:style w:type="character" w:customStyle="1" w:styleId="E1Char1">
    <w:name w:val="E1 Char1"/>
    <w:link w:val="E1"/>
    <w:rsid w:val="00BD039B"/>
    <w:rPr>
      <w:rFonts w:ascii="Roboto" w:eastAsia="OWBBA+TimesNewRomanPSMT" w:hAnsi="Roboto" w:cs="Symbol"/>
      <w:lang w:val="en-GB" w:eastAsia="de-DE"/>
    </w:rPr>
  </w:style>
  <w:style w:type="paragraph" w:customStyle="1" w:styleId="1ff1">
    <w:name w:val="Рецензия1"/>
    <w:hidden/>
    <w:uiPriority w:val="99"/>
    <w:semiHidden/>
    <w:rsid w:val="00BD039B"/>
    <w:rPr>
      <w:rFonts w:ascii="Symbol" w:eastAsia="OWBBA+TimesNewRomanPSMT" w:hAnsi="Symbol" w:cs="Symbol"/>
      <w:sz w:val="24"/>
      <w:szCs w:val="24"/>
    </w:rPr>
  </w:style>
  <w:style w:type="character" w:customStyle="1" w:styleId="tlid-translation">
    <w:name w:val="tlid-translation"/>
    <w:rsid w:val="00BD039B"/>
  </w:style>
  <w:style w:type="character" w:customStyle="1" w:styleId="opdicttext2">
    <w:name w:val="op_dict_text2"/>
    <w:rsid w:val="00BD039B"/>
  </w:style>
  <w:style w:type="paragraph" w:customStyle="1" w:styleId="e10">
    <w:name w:val="e1"/>
    <w:basedOn w:val="a0"/>
    <w:uiPriority w:val="99"/>
    <w:rsid w:val="00BD039B"/>
    <w:pPr>
      <w:spacing w:before="100" w:beforeAutospacing="1" w:after="100" w:afterAutospacing="1"/>
      <w:jc w:val="both"/>
    </w:pPr>
    <w:rPr>
      <w:rFonts w:ascii="OWBBA+TimesNewRomanPSMT" w:eastAsia="OWBBA+TimesNewRomanPSMT" w:hAnsi="OWBBA+TimesNewRomanPSMT" w:cs="OWBBA+TimesNewRomanPSMT"/>
      <w:lang w:val="en-US" w:eastAsia="zh-CN"/>
    </w:rPr>
  </w:style>
  <w:style w:type="paragraph" w:customStyle="1" w:styleId="List21">
    <w:name w:val="List 21"/>
    <w:basedOn w:val="a0"/>
    <w:rsid w:val="00BD039B"/>
    <w:pPr>
      <w:keepLines/>
      <w:suppressAutoHyphens/>
      <w:spacing w:before="72" w:after="72"/>
      <w:jc w:val="both"/>
      <w:textAlignment w:val="baseline"/>
    </w:pPr>
    <w:rPr>
      <w:rFonts w:ascii="Symbol" w:eastAsia="OWBBA+TimesNewRomanPSMT" w:hAnsi="Symbol" w:cs="Symbol"/>
      <w:szCs w:val="20"/>
      <w:lang w:val="en-GB" w:eastAsia="zh-CN"/>
    </w:rPr>
  </w:style>
  <w:style w:type="numbering" w:customStyle="1" w:styleId="1ff2">
    <w:name w:val="Нет списка1"/>
    <w:next w:val="a3"/>
    <w:uiPriority w:val="99"/>
    <w:semiHidden/>
    <w:rsid w:val="00BD039B"/>
  </w:style>
  <w:style w:type="table" w:customStyle="1" w:styleId="1ff3">
    <w:name w:val="Сетка таблицы1"/>
    <w:basedOn w:val="a2"/>
    <w:next w:val="affd"/>
    <w:uiPriority w:val="59"/>
    <w:rsid w:val="00BD039B"/>
    <w:rPr>
      <w:rFonts w:ascii="Symbol" w:eastAsia="SimSun" w:hAnsi="Symbol" w:cs="Symbo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BD039B"/>
    <w:rPr>
      <w:rFonts w:ascii="MS Gothic" w:eastAsia="Symbol" w:hAnsi="MS Gothic" w:cs="Symbol"/>
      <w:sz w:val="22"/>
      <w:szCs w:val="22"/>
    </w:rPr>
    <w:tblPr>
      <w:tblCellMar>
        <w:top w:w="0" w:type="dxa"/>
        <w:left w:w="0" w:type="dxa"/>
        <w:bottom w:w="0" w:type="dxa"/>
        <w:right w:w="0" w:type="dxa"/>
      </w:tblCellMar>
    </w:tblPr>
  </w:style>
  <w:style w:type="numbering" w:customStyle="1" w:styleId="2f1">
    <w:name w:val="Нет списка2"/>
    <w:next w:val="a3"/>
    <w:uiPriority w:val="99"/>
    <w:semiHidden/>
    <w:unhideWhenUsed/>
    <w:rsid w:val="00BD039B"/>
  </w:style>
  <w:style w:type="table" w:customStyle="1" w:styleId="2f2">
    <w:name w:val="Сетка таблицы2"/>
    <w:basedOn w:val="a2"/>
    <w:next w:val="affd"/>
    <w:uiPriority w:val="59"/>
    <w:rsid w:val="00BD039B"/>
    <w:rPr>
      <w:rFonts w:ascii="MS Gothic" w:eastAsia="Segoe UI" w:hAnsi="MS Gothic" w:cs="Symbo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c">
    <w:name w:val="Нет списка3"/>
    <w:next w:val="a3"/>
    <w:uiPriority w:val="99"/>
    <w:semiHidden/>
    <w:rsid w:val="00BD039B"/>
  </w:style>
  <w:style w:type="paragraph" w:customStyle="1" w:styleId="CharChar2">
    <w:name w:val="Char Char2"/>
    <w:basedOn w:val="a0"/>
    <w:link w:val="CharChar20"/>
    <w:rsid w:val="00BD039B"/>
    <w:pPr>
      <w:widowControl w:val="0"/>
      <w:ind w:left="-48"/>
      <w:jc w:val="both"/>
    </w:pPr>
    <w:rPr>
      <w:rFonts w:ascii="Symbol" w:eastAsia="OWBBA+TimesNewRomanPSMT" w:hAnsi="Symbol" w:cs="Symbol"/>
      <w:kern w:val="2"/>
      <w:szCs w:val="20"/>
      <w:lang w:val="en-US" w:eastAsia="zh-CN"/>
    </w:rPr>
  </w:style>
  <w:style w:type="character" w:customStyle="1" w:styleId="CharChar20">
    <w:name w:val="Char Char2 Знак"/>
    <w:link w:val="CharChar2"/>
    <w:locked/>
    <w:rsid w:val="00BD039B"/>
    <w:rPr>
      <w:rFonts w:ascii="Symbol" w:eastAsia="OWBBA+TimesNewRomanPSMT" w:hAnsi="Symbol" w:cs="Symbol"/>
      <w:kern w:val="2"/>
      <w:sz w:val="24"/>
      <w:lang w:val="en-US" w:eastAsia="zh-CN"/>
    </w:rPr>
  </w:style>
  <w:style w:type="character" w:customStyle="1" w:styleId="def">
    <w:name w:val="def"/>
    <w:rsid w:val="00BD039B"/>
    <w:rPr>
      <w:rFonts w:cs="Symbol"/>
    </w:rPr>
  </w:style>
  <w:style w:type="paragraph" w:customStyle="1" w:styleId="ctb12pt">
    <w:name w:val="ctb12pt"/>
    <w:basedOn w:val="a0"/>
    <w:rsid w:val="00BD039B"/>
    <w:pPr>
      <w:jc w:val="center"/>
    </w:pPr>
    <w:rPr>
      <w:rFonts w:ascii="Roboto" w:eastAsia="OWBBA+TimesNewRomanPSMT" w:hAnsi="Roboto" w:cs="Symbol"/>
      <w:b/>
      <w:szCs w:val="20"/>
      <w:lang w:val="en-GB"/>
    </w:rPr>
  </w:style>
  <w:style w:type="paragraph" w:customStyle="1" w:styleId="Revision1">
    <w:name w:val="Revision1"/>
    <w:hidden/>
    <w:semiHidden/>
    <w:rsid w:val="00BD039B"/>
    <w:rPr>
      <w:rFonts w:ascii="Symbol" w:eastAsia="OWBBA+TimesNewRomanPSMT" w:hAnsi="Symbol" w:cs="Symbol"/>
      <w:sz w:val="24"/>
      <w:szCs w:val="24"/>
    </w:rPr>
  </w:style>
  <w:style w:type="paragraph" w:customStyle="1" w:styleId="ROSENTableStyle">
    <w:name w:val="ROSEN Table Style"/>
    <w:basedOn w:val="a0"/>
    <w:next w:val="a0"/>
    <w:rsid w:val="00BD039B"/>
    <w:rPr>
      <w:rFonts w:ascii="Roboto" w:eastAsia="OWBBA+TimesNewRomanPSMT" w:hAnsi="Roboto" w:cs="Symbol"/>
      <w:sz w:val="19"/>
      <w:lang w:val="en-US"/>
    </w:rPr>
  </w:style>
  <w:style w:type="character" w:customStyle="1" w:styleId="114">
    <w:name w:val="Основной текст + 11"/>
    <w:aliases w:val="5 pt,Курсив"/>
    <w:rsid w:val="00BD039B"/>
    <w:rPr>
      <w:rFonts w:ascii="Symbol" w:hAnsi="Symbol"/>
      <w:i/>
      <w:color w:val="000000"/>
      <w:spacing w:val="0"/>
      <w:w w:val="100"/>
      <w:position w:val="0"/>
      <w:sz w:val="23"/>
      <w:u w:val="none"/>
      <w:lang w:val="ru-RU" w:eastAsia="x-none"/>
    </w:rPr>
  </w:style>
  <w:style w:type="character" w:customStyle="1" w:styleId="11pt1">
    <w:name w:val="Основной текст + 11 pt1"/>
    <w:rsid w:val="00BD039B"/>
    <w:rPr>
      <w:rFonts w:ascii="Symbol" w:hAnsi="Symbol"/>
      <w:color w:val="000000"/>
      <w:spacing w:val="0"/>
      <w:w w:val="100"/>
      <w:position w:val="0"/>
      <w:sz w:val="22"/>
      <w:u w:val="none"/>
    </w:rPr>
  </w:style>
  <w:style w:type="character" w:customStyle="1" w:styleId="Tahoma1">
    <w:name w:val="Основной текст + Tahoma1"/>
    <w:aliases w:val="Интервал 1 pt"/>
    <w:rsid w:val="00BD039B"/>
    <w:rPr>
      <w:rFonts w:ascii="DejaVu Sans Mono" w:eastAsia="Symbol" w:hAnsi="DejaVu Sans Mono"/>
      <w:color w:val="000000"/>
      <w:spacing w:val="20"/>
      <w:w w:val="100"/>
      <w:position w:val="0"/>
      <w:sz w:val="21"/>
      <w:u w:val="none"/>
      <w:lang w:val="ru-RU" w:eastAsia="x-none"/>
    </w:rPr>
  </w:style>
  <w:style w:type="character" w:customStyle="1" w:styleId="Sylfaen">
    <w:name w:val="Основной текст + Sylfaen"/>
    <w:aliases w:val="11 pt"/>
    <w:rsid w:val="00BD039B"/>
    <w:rPr>
      <w:rFonts w:ascii="Antiqua" w:eastAsia="Symbol" w:hAnsi="Antiqua"/>
      <w:color w:val="000000"/>
      <w:spacing w:val="0"/>
      <w:w w:val="100"/>
      <w:position w:val="0"/>
      <w:sz w:val="22"/>
      <w:u w:val="none"/>
    </w:rPr>
  </w:style>
  <w:style w:type="character" w:customStyle="1" w:styleId="1ff4">
    <w:name w:val="Заголовок №1_"/>
    <w:link w:val="115"/>
    <w:locked/>
    <w:rsid w:val="00BD039B"/>
    <w:rPr>
      <w:rFonts w:ascii="Arial Narrow" w:hAnsi="Arial Narrow"/>
      <w:sz w:val="94"/>
      <w:shd w:val="clear" w:color="auto" w:fill="FFFFFF"/>
    </w:rPr>
  </w:style>
  <w:style w:type="character" w:customStyle="1" w:styleId="131pt">
    <w:name w:val="Заголовок №1 + 31 pt"/>
    <w:aliases w:val="Полужирный,Курсив2"/>
    <w:rsid w:val="00BD039B"/>
    <w:rPr>
      <w:rFonts w:ascii="Arial Narrow" w:eastAsia="Symbol" w:hAnsi="Arial Narrow"/>
      <w:b/>
      <w:i/>
      <w:color w:val="000000"/>
      <w:spacing w:val="0"/>
      <w:w w:val="100"/>
      <w:position w:val="0"/>
      <w:sz w:val="62"/>
      <w:u w:val="none"/>
    </w:rPr>
  </w:style>
  <w:style w:type="character" w:customStyle="1" w:styleId="1ff5">
    <w:name w:val="Заголовок №1"/>
    <w:rsid w:val="00BD039B"/>
    <w:rPr>
      <w:rFonts w:ascii="Arial Narrow" w:eastAsia="Symbol" w:hAnsi="Arial Narrow"/>
      <w:color w:val="000000"/>
      <w:spacing w:val="0"/>
      <w:w w:val="100"/>
      <w:position w:val="0"/>
      <w:sz w:val="94"/>
      <w:u w:val="none"/>
      <w:lang w:val="ru-RU" w:eastAsia="x-none"/>
    </w:rPr>
  </w:style>
  <w:style w:type="character" w:customStyle="1" w:styleId="63">
    <w:name w:val="Основной текст (6)_"/>
    <w:link w:val="64"/>
    <w:locked/>
    <w:rsid w:val="00BD039B"/>
    <w:rPr>
      <w:i/>
      <w:sz w:val="22"/>
      <w:shd w:val="clear" w:color="auto" w:fill="FFFFFF"/>
    </w:rPr>
  </w:style>
  <w:style w:type="paragraph" w:customStyle="1" w:styleId="64">
    <w:name w:val="Основной текст (6)"/>
    <w:basedOn w:val="a0"/>
    <w:link w:val="63"/>
    <w:rsid w:val="00BD039B"/>
    <w:pPr>
      <w:widowControl w:val="0"/>
      <w:shd w:val="clear" w:color="auto" w:fill="FFFFFF"/>
      <w:spacing w:line="240" w:lineRule="atLeast"/>
    </w:pPr>
    <w:rPr>
      <w:rFonts w:ascii="Times New Roman" w:hAnsi="Times New Roman"/>
      <w:i/>
      <w:sz w:val="22"/>
      <w:szCs w:val="20"/>
      <w:lang w:eastAsia="ru-RU"/>
    </w:rPr>
  </w:style>
  <w:style w:type="character" w:customStyle="1" w:styleId="3d">
    <w:name w:val="Подпись к таблице (3)_"/>
    <w:link w:val="3e"/>
    <w:locked/>
    <w:rsid w:val="00BD039B"/>
    <w:rPr>
      <w:rFonts w:ascii="Arial Black" w:hAnsi="Arial Black" w:cs="Arial Black"/>
      <w:sz w:val="15"/>
      <w:szCs w:val="15"/>
      <w:shd w:val="clear" w:color="auto" w:fill="FFFFFF"/>
    </w:rPr>
  </w:style>
  <w:style w:type="character" w:customStyle="1" w:styleId="affff5">
    <w:name w:val="Колонтитул_"/>
    <w:link w:val="1ff6"/>
    <w:locked/>
    <w:rsid w:val="00BD039B"/>
    <w:rPr>
      <w:sz w:val="15"/>
      <w:szCs w:val="15"/>
      <w:shd w:val="clear" w:color="auto" w:fill="FFFFFF"/>
    </w:rPr>
  </w:style>
  <w:style w:type="character" w:customStyle="1" w:styleId="2f3">
    <w:name w:val="Основной текст + Полужирный2"/>
    <w:aliases w:val="Курсив1"/>
    <w:rsid w:val="00BD039B"/>
    <w:rPr>
      <w:rFonts w:ascii="Symbol" w:eastAsia="Symbol" w:hAnsi="Symbol" w:cs="Symbol"/>
      <w:b/>
      <w:bCs/>
      <w:i/>
      <w:iCs/>
      <w:color w:val="000000"/>
      <w:spacing w:val="0"/>
      <w:w w:val="100"/>
      <w:position w:val="0"/>
      <w:sz w:val="19"/>
      <w:szCs w:val="19"/>
      <w:u w:val="none"/>
      <w:shd w:val="clear" w:color="auto" w:fill="FFFFFF"/>
      <w:lang w:val="en-US" w:eastAsia="x-none"/>
    </w:rPr>
  </w:style>
  <w:style w:type="character" w:customStyle="1" w:styleId="BookmanOldStyle">
    <w:name w:val="Основной текст + Bookman Old Style"/>
    <w:aliases w:val="5,5 pt1,Полужирный1"/>
    <w:rsid w:val="00BD039B"/>
    <w:rPr>
      <w:rFonts w:ascii="Consolas" w:eastAsia="Symbol" w:hAnsi="Consolas" w:cs="Consolas"/>
      <w:b/>
      <w:bCs/>
      <w:color w:val="000000"/>
      <w:spacing w:val="0"/>
      <w:w w:val="100"/>
      <w:position w:val="0"/>
      <w:sz w:val="11"/>
      <w:szCs w:val="11"/>
      <w:u w:val="none"/>
      <w:shd w:val="clear" w:color="auto" w:fill="FFFFFF"/>
    </w:rPr>
  </w:style>
  <w:style w:type="paragraph" w:customStyle="1" w:styleId="3e">
    <w:name w:val="Подпись к таблице (3)"/>
    <w:basedOn w:val="a0"/>
    <w:link w:val="3d"/>
    <w:rsid w:val="00BD039B"/>
    <w:pPr>
      <w:widowControl w:val="0"/>
      <w:shd w:val="clear" w:color="auto" w:fill="FFFFFF"/>
      <w:spacing w:line="240" w:lineRule="atLeast"/>
    </w:pPr>
    <w:rPr>
      <w:rFonts w:ascii="Arial Black" w:hAnsi="Arial Black" w:cs="Arial Black"/>
      <w:sz w:val="15"/>
      <w:szCs w:val="15"/>
      <w:lang w:eastAsia="ru-RU"/>
    </w:rPr>
  </w:style>
  <w:style w:type="paragraph" w:customStyle="1" w:styleId="1ff6">
    <w:name w:val="Колонтитул1"/>
    <w:basedOn w:val="a0"/>
    <w:link w:val="affff5"/>
    <w:rsid w:val="00BD039B"/>
    <w:pPr>
      <w:widowControl w:val="0"/>
      <w:shd w:val="clear" w:color="auto" w:fill="FFFFFF"/>
      <w:spacing w:line="240" w:lineRule="atLeast"/>
    </w:pPr>
    <w:rPr>
      <w:rFonts w:ascii="Times New Roman" w:hAnsi="Times New Roman"/>
      <w:sz w:val="15"/>
      <w:szCs w:val="15"/>
      <w:lang w:eastAsia="ru-RU"/>
    </w:rPr>
  </w:style>
  <w:style w:type="paragraph" w:customStyle="1" w:styleId="115">
    <w:name w:val="Заголовок №11"/>
    <w:basedOn w:val="a0"/>
    <w:link w:val="1ff4"/>
    <w:rsid w:val="00BD039B"/>
    <w:pPr>
      <w:widowControl w:val="0"/>
      <w:shd w:val="clear" w:color="auto" w:fill="FFFFFF"/>
      <w:spacing w:line="240" w:lineRule="atLeast"/>
      <w:jc w:val="right"/>
      <w:outlineLvl w:val="0"/>
    </w:pPr>
    <w:rPr>
      <w:rFonts w:ascii="Arial Narrow" w:hAnsi="Arial Narrow"/>
      <w:sz w:val="94"/>
      <w:szCs w:val="20"/>
      <w:lang w:eastAsia="ru-RU"/>
    </w:rPr>
  </w:style>
  <w:style w:type="paragraph" w:customStyle="1" w:styleId="1ff7">
    <w:name w:val="修订1"/>
    <w:hidden/>
    <w:uiPriority w:val="99"/>
    <w:semiHidden/>
    <w:rsid w:val="00BD039B"/>
    <w:rPr>
      <w:rFonts w:ascii="Symbol" w:eastAsia="OWBBA+TimesNewRomanPSMT" w:hAnsi="Symbol" w:cs="Symbol"/>
      <w:sz w:val="24"/>
      <w:szCs w:val="24"/>
    </w:rPr>
  </w:style>
  <w:style w:type="paragraph" w:customStyle="1" w:styleId="affff6">
    <w:name w:val="样式 四号 左"/>
    <w:basedOn w:val="a0"/>
    <w:rsid w:val="00BD039B"/>
    <w:pPr>
      <w:tabs>
        <w:tab w:val="left" w:pos="180"/>
      </w:tabs>
      <w:ind w:leftChars="-85" w:left="-178" w:firstLine="420"/>
      <w:jc w:val="both"/>
    </w:pPr>
    <w:rPr>
      <w:rFonts w:ascii="Symbol" w:eastAsia="OWBBA+TimesNewRomanPSMT" w:hAnsi="Symbol" w:cs="Symbol"/>
      <w:b/>
      <w:color w:val="000000"/>
      <w:sz w:val="28"/>
      <w:szCs w:val="20"/>
      <w:lang w:val="en-US" w:eastAsia="zh-CN"/>
    </w:rPr>
  </w:style>
  <w:style w:type="paragraph" w:customStyle="1" w:styleId="CharCharCharCharCharCharChar">
    <w:name w:val="Char Char Char Char Char Char Char"/>
    <w:basedOn w:val="a0"/>
    <w:rsid w:val="00BD039B"/>
    <w:pPr>
      <w:widowControl w:val="0"/>
      <w:ind w:left="-48"/>
      <w:jc w:val="both"/>
    </w:pPr>
    <w:rPr>
      <w:rFonts w:ascii="Symbol" w:eastAsia="OWBBA+TimesNewRomanPSMT" w:hAnsi="Symbol" w:cs="Symbol"/>
      <w:kern w:val="2"/>
      <w:sz w:val="21"/>
      <w:lang w:val="en-US" w:eastAsia="zh-CN"/>
    </w:rPr>
  </w:style>
  <w:style w:type="paragraph" w:customStyle="1" w:styleId="CharChar">
    <w:name w:val="Char Char"/>
    <w:basedOn w:val="a0"/>
    <w:rsid w:val="00BD039B"/>
    <w:pPr>
      <w:widowControl w:val="0"/>
      <w:ind w:left="-48"/>
      <w:jc w:val="both"/>
    </w:pPr>
    <w:rPr>
      <w:rFonts w:ascii="Symbol" w:eastAsia="OWBBA+TimesNewRomanPSMT" w:hAnsi="Symbol" w:cs="Symbol"/>
      <w:kern w:val="2"/>
      <w:sz w:val="21"/>
      <w:lang w:val="en-US" w:eastAsia="zh-CN"/>
    </w:rPr>
  </w:style>
  <w:style w:type="paragraph" w:customStyle="1" w:styleId="CharChar0">
    <w:name w:val="Char Char Знак Знак Знак Знак Знак Знак"/>
    <w:basedOn w:val="a0"/>
    <w:rsid w:val="00BD039B"/>
    <w:pPr>
      <w:widowControl w:val="0"/>
      <w:ind w:left="-48"/>
      <w:jc w:val="both"/>
    </w:pPr>
    <w:rPr>
      <w:rFonts w:ascii="Symbol" w:eastAsia="OWBBA+TimesNewRomanPSMT" w:hAnsi="Symbol" w:cs="Symbol"/>
      <w:kern w:val="2"/>
      <w:sz w:val="21"/>
      <w:lang w:val="en-US" w:eastAsia="zh-CN"/>
    </w:rPr>
  </w:style>
  <w:style w:type="paragraph" w:customStyle="1" w:styleId="1CharChar">
    <w:name w:val="Знак Знак1 Char Char Знак Знак"/>
    <w:basedOn w:val="a0"/>
    <w:rsid w:val="00BD039B"/>
    <w:pPr>
      <w:widowControl w:val="0"/>
      <w:ind w:left="-48"/>
      <w:jc w:val="both"/>
    </w:pPr>
    <w:rPr>
      <w:rFonts w:ascii="Symbol" w:eastAsia="OWBBA+TimesNewRomanPSMT" w:hAnsi="Symbol" w:cs="Symbol"/>
      <w:kern w:val="2"/>
      <w:sz w:val="21"/>
      <w:lang w:val="en-US" w:eastAsia="zh-CN"/>
    </w:rPr>
  </w:style>
  <w:style w:type="paragraph" w:customStyle="1" w:styleId="1CharCharCharChar">
    <w:name w:val="Знак Знак1 Char Char Знак Знак Char Char"/>
    <w:basedOn w:val="a0"/>
    <w:rsid w:val="00BD039B"/>
    <w:pPr>
      <w:widowControl w:val="0"/>
      <w:ind w:left="-48"/>
      <w:jc w:val="both"/>
    </w:pPr>
    <w:rPr>
      <w:rFonts w:ascii="Symbol" w:eastAsia="OWBBA+TimesNewRomanPSMT" w:hAnsi="Symbol" w:cs="Symbol"/>
      <w:kern w:val="2"/>
      <w:sz w:val="21"/>
      <w:lang w:val="en-US" w:eastAsia="zh-CN"/>
    </w:rPr>
  </w:style>
  <w:style w:type="character" w:customStyle="1" w:styleId="hpsatn">
    <w:name w:val="hps atn"/>
    <w:rsid w:val="00BD039B"/>
  </w:style>
  <w:style w:type="paragraph" w:customStyle="1" w:styleId="affff7">
    <w:name w:val="Знак Знак Знак Знак"/>
    <w:basedOn w:val="a0"/>
    <w:autoRedefine/>
    <w:rsid w:val="00BD039B"/>
    <w:pPr>
      <w:spacing w:after="160" w:line="240" w:lineRule="exact"/>
    </w:pPr>
    <w:rPr>
      <w:rFonts w:ascii="Symbol" w:eastAsia="OWBBA+TimesNewRomanPSMT" w:hAnsi="Symbol" w:cs="Symbol"/>
      <w:b/>
      <w:sz w:val="28"/>
      <w:lang w:val="en-US"/>
    </w:rPr>
  </w:style>
  <w:style w:type="character" w:customStyle="1" w:styleId="wmi-callto">
    <w:name w:val="wmi-callto"/>
    <w:rsid w:val="00BD039B"/>
  </w:style>
  <w:style w:type="paragraph" w:customStyle="1" w:styleId="CharChar3">
    <w:name w:val="Знак Знак Char Char"/>
    <w:basedOn w:val="a0"/>
    <w:rsid w:val="00BD039B"/>
    <w:pPr>
      <w:widowControl w:val="0"/>
      <w:ind w:left="-48"/>
      <w:jc w:val="both"/>
    </w:pPr>
    <w:rPr>
      <w:rFonts w:ascii="Symbol" w:eastAsia="OWBBA+TimesNewRomanPSMT" w:hAnsi="Symbol" w:cs="Symbol"/>
      <w:kern w:val="2"/>
      <w:sz w:val="21"/>
      <w:lang w:val="en-US" w:eastAsia="zh-CN"/>
    </w:rPr>
  </w:style>
  <w:style w:type="character" w:customStyle="1" w:styleId="FontStyle42">
    <w:name w:val="Font Style42"/>
    <w:rsid w:val="00BD039B"/>
    <w:rPr>
      <w:rFonts w:ascii="Symbol" w:hAnsi="Symbol" w:cs="Symbol"/>
      <w:sz w:val="20"/>
      <w:szCs w:val="20"/>
    </w:rPr>
  </w:style>
  <w:style w:type="paragraph" w:customStyle="1" w:styleId="1ff8">
    <w:name w:val="列出段落1"/>
    <w:basedOn w:val="a0"/>
    <w:uiPriority w:val="34"/>
    <w:qFormat/>
    <w:rsid w:val="00BD039B"/>
    <w:pPr>
      <w:spacing w:before="100" w:beforeAutospacing="1" w:after="100" w:afterAutospacing="1"/>
      <w:ind w:left="720" w:hanging="284"/>
      <w:contextualSpacing/>
      <w:jc w:val="both"/>
    </w:pPr>
    <w:rPr>
      <w:rFonts w:ascii="MS Gothic" w:eastAsia="OWBBA+TimesNewRomanPSMT" w:hAnsi="MS Gothic" w:cs="Symbol"/>
      <w:sz w:val="22"/>
      <w:szCs w:val="22"/>
    </w:rPr>
  </w:style>
  <w:style w:type="paragraph" w:customStyle="1" w:styleId="BodyHead3">
    <w:name w:val="Body Head 3"/>
    <w:basedOn w:val="a0"/>
    <w:rsid w:val="00BD039B"/>
    <w:pPr>
      <w:overflowPunct w:val="0"/>
      <w:autoSpaceDE w:val="0"/>
      <w:autoSpaceDN w:val="0"/>
      <w:adjustRightInd w:val="0"/>
      <w:spacing w:before="72" w:after="72"/>
      <w:jc w:val="both"/>
      <w:textAlignment w:val="baseline"/>
    </w:pPr>
    <w:rPr>
      <w:rFonts w:ascii="Symbol" w:eastAsia="OWBBA+TimesNewRomanPSMT" w:hAnsi="Symbol" w:cs="Symbol"/>
      <w:sz w:val="20"/>
      <w:lang w:val="en-GB" w:eastAsia="zh-CN"/>
    </w:rPr>
  </w:style>
  <w:style w:type="character" w:customStyle="1" w:styleId="p21">
    <w:name w:val="p21"/>
    <w:rsid w:val="00BD039B"/>
    <w:rPr>
      <w:rFonts w:ascii="OWBBA+TimesNewRomanPSMT" w:eastAsia="OWBBA+TimesNewRomanPSMT" w:hAnsi="OWBBA+TimesNewRomanPSMT" w:hint="eastAsia"/>
      <w:i w:val="0"/>
      <w:iCs w:val="0"/>
      <w:spacing w:val="520"/>
      <w:sz w:val="21"/>
      <w:szCs w:val="21"/>
    </w:rPr>
  </w:style>
  <w:style w:type="character" w:customStyle="1" w:styleId="Char">
    <w:name w:val="基准标题 Char"/>
    <w:rsid w:val="00BD039B"/>
    <w:rPr>
      <w:rFonts w:ascii="SimHei" w:eastAsia="OWBBA+TimesNewRomanPSMT" w:hAnsi="SimHei" w:cs="Symbol"/>
      <w:spacing w:val="-10"/>
      <w:kern w:val="28"/>
      <w:sz w:val="30"/>
      <w:lang w:val="en-US" w:eastAsia="zh-CN" w:bidi="ar-SA"/>
    </w:rPr>
  </w:style>
  <w:style w:type="character" w:customStyle="1" w:styleId="15Char">
    <w:name w:val="样式 行距: 1.5 倍行距 Char"/>
    <w:link w:val="151"/>
    <w:locked/>
    <w:rsid w:val="00BD039B"/>
    <w:rPr>
      <w:rFonts w:cs="OWBBA+TimesNewRomanPSMT"/>
      <w:sz w:val="24"/>
    </w:rPr>
  </w:style>
  <w:style w:type="character" w:customStyle="1" w:styleId="afffd">
    <w:name w:val="Обычный отступ Знак"/>
    <w:link w:val="afffc"/>
    <w:rsid w:val="00BD039B"/>
    <w:rPr>
      <w:rFonts w:ascii="Symbol" w:eastAsia="OWBBA+TimesNewRomanPSMT" w:hAnsi="Symbol" w:cs="Symbol"/>
      <w:kern w:val="2"/>
      <w:sz w:val="21"/>
      <w:lang w:val="en-US" w:eastAsia="zh-CN"/>
    </w:rPr>
  </w:style>
  <w:style w:type="character" w:customStyle="1" w:styleId="main1">
    <w:name w:val="main1"/>
    <w:rsid w:val="00BD039B"/>
    <w:rPr>
      <w:rFonts w:cs="Symbol"/>
    </w:rPr>
  </w:style>
  <w:style w:type="character" w:customStyle="1" w:styleId="shorttext">
    <w:name w:val="short_text"/>
    <w:rsid w:val="00BD039B"/>
  </w:style>
  <w:style w:type="character" w:customStyle="1" w:styleId="2f4">
    <w:name w:val="Красная строка 2 Знак"/>
    <w:link w:val="2f5"/>
    <w:rsid w:val="00BD039B"/>
  </w:style>
  <w:style w:type="character" w:customStyle="1" w:styleId="CharChar10">
    <w:name w:val="Char Char10"/>
    <w:rsid w:val="00BD039B"/>
    <w:rPr>
      <w:rFonts w:ascii="Symbol" w:eastAsia="OWBBA+TimesNewRomanPSMT" w:hAnsi="Symbol" w:cs="Symbol"/>
      <w:b/>
      <w:bCs/>
      <w:sz w:val="32"/>
      <w:szCs w:val="32"/>
    </w:rPr>
  </w:style>
  <w:style w:type="character" w:customStyle="1" w:styleId="highlight1">
    <w:name w:val="highlight1"/>
    <w:rsid w:val="00BD039B"/>
    <w:rPr>
      <w:rFonts w:cs="Symbol"/>
      <w:sz w:val="21"/>
      <w:szCs w:val="21"/>
    </w:rPr>
  </w:style>
  <w:style w:type="character" w:customStyle="1" w:styleId="affff8">
    <w:name w:val="Красная строка Знак"/>
    <w:link w:val="affff9"/>
    <w:rsid w:val="00BD039B"/>
    <w:rPr>
      <w:rFonts w:ascii="OpenSymbol" w:hAnsi="OpenSymbol"/>
      <w:sz w:val="24"/>
      <w:szCs w:val="24"/>
    </w:rPr>
  </w:style>
  <w:style w:type="character" w:customStyle="1" w:styleId="Char0">
    <w:name w:val="图标题 Char"/>
    <w:link w:val="affffa"/>
    <w:locked/>
    <w:rsid w:val="00BD039B"/>
    <w:rPr>
      <w:spacing w:val="-5"/>
    </w:rPr>
  </w:style>
  <w:style w:type="character" w:customStyle="1" w:styleId="affffb">
    <w:name w:val="上标"/>
    <w:rsid w:val="00BD039B"/>
    <w:rPr>
      <w:vertAlign w:val="superscript"/>
    </w:rPr>
  </w:style>
  <w:style w:type="character" w:customStyle="1" w:styleId="15Char0">
    <w:name w:val="图标题1.5行距 Char"/>
    <w:link w:val="152"/>
    <w:locked/>
    <w:rsid w:val="00BD039B"/>
  </w:style>
  <w:style w:type="character" w:customStyle="1" w:styleId="3Char">
    <w:name w:val="3级列表 Char"/>
    <w:link w:val="3f"/>
    <w:rsid w:val="00BD039B"/>
    <w:rPr>
      <w:rFonts w:ascii="OWBBA+TimesNewRomanPSMT" w:hAnsi="OWBBA+TimesNewRomanPSMT" w:cs="OWBBA+TimesNewRomanPSMT"/>
      <w:bCs/>
      <w:sz w:val="28"/>
      <w:szCs w:val="28"/>
    </w:rPr>
  </w:style>
  <w:style w:type="character" w:customStyle="1" w:styleId="affffc">
    <w:name w:val="Схема документа Знак"/>
    <w:link w:val="affffd"/>
    <w:rsid w:val="00BD039B"/>
    <w:rPr>
      <w:rFonts w:ascii="OWBBA+TimesNewRomanPSMT"/>
      <w:sz w:val="18"/>
      <w:szCs w:val="18"/>
    </w:rPr>
  </w:style>
  <w:style w:type="character" w:customStyle="1" w:styleId="bodycopyblacklargespaced1">
    <w:name w:val="bodycopyblacklargespaced1"/>
    <w:rsid w:val="00BD039B"/>
    <w:rPr>
      <w:rFonts w:ascii="Roboto" w:hAnsi="Roboto" w:cs="Roboto"/>
      <w:color w:val="000000"/>
      <w:sz w:val="17"/>
      <w:szCs w:val="17"/>
    </w:rPr>
  </w:style>
  <w:style w:type="character" w:customStyle="1" w:styleId="210">
    <w:name w:val="Основной текст с отступом 2 Знак1"/>
    <w:rsid w:val="00BD039B"/>
    <w:rPr>
      <w:sz w:val="24"/>
      <w:szCs w:val="24"/>
    </w:rPr>
  </w:style>
  <w:style w:type="character" w:customStyle="1" w:styleId="311">
    <w:name w:val="Основной текст с отступом 3 Знак1"/>
    <w:rsid w:val="00BD039B"/>
    <w:rPr>
      <w:sz w:val="16"/>
      <w:szCs w:val="16"/>
    </w:rPr>
  </w:style>
  <w:style w:type="paragraph" w:styleId="82">
    <w:name w:val="toc 8"/>
    <w:basedOn w:val="a0"/>
    <w:next w:val="a0"/>
    <w:rsid w:val="00BD039B"/>
    <w:pPr>
      <w:widowControl w:val="0"/>
      <w:ind w:left="1470"/>
    </w:pPr>
    <w:rPr>
      <w:rFonts w:ascii="Symbol" w:eastAsia="OWBBA+TimesNewRomanPSMT" w:hAnsi="Symbol" w:cs="Symbol"/>
      <w:kern w:val="2"/>
      <w:sz w:val="18"/>
      <w:szCs w:val="18"/>
      <w:lang w:val="en-US" w:eastAsia="zh-CN"/>
    </w:rPr>
  </w:style>
  <w:style w:type="character" w:customStyle="1" w:styleId="HTML1">
    <w:name w:val="Стандартный HTML Знак1"/>
    <w:rsid w:val="00BD039B"/>
    <w:rPr>
      <w:rFonts w:ascii="Wingdings" w:hAnsi="Wingdings"/>
      <w:lang w:val="en-US" w:eastAsia="en-US"/>
    </w:rPr>
  </w:style>
  <w:style w:type="character" w:customStyle="1" w:styleId="211">
    <w:name w:val="Основной текст 2 Знак1"/>
    <w:rsid w:val="00BD039B"/>
    <w:rPr>
      <w:sz w:val="24"/>
      <w:szCs w:val="24"/>
    </w:rPr>
  </w:style>
  <w:style w:type="paragraph" w:styleId="56">
    <w:name w:val="toc 5"/>
    <w:basedOn w:val="a0"/>
    <w:next w:val="a0"/>
    <w:rsid w:val="00BD039B"/>
    <w:pPr>
      <w:widowControl w:val="0"/>
      <w:ind w:left="840"/>
    </w:pPr>
    <w:rPr>
      <w:rFonts w:ascii="Symbol" w:eastAsia="OWBBA+TimesNewRomanPSMT" w:hAnsi="Symbol" w:cs="Symbol"/>
      <w:kern w:val="2"/>
      <w:sz w:val="18"/>
      <w:szCs w:val="18"/>
      <w:lang w:val="en-US" w:eastAsia="zh-CN"/>
    </w:rPr>
  </w:style>
  <w:style w:type="paragraph" w:styleId="2f5">
    <w:name w:val="Body Text First Indent 2"/>
    <w:basedOn w:val="af2"/>
    <w:link w:val="2f4"/>
    <w:rsid w:val="00BD039B"/>
    <w:pPr>
      <w:widowControl w:val="0"/>
      <w:spacing w:after="120"/>
      <w:ind w:leftChars="200" w:left="420" w:firstLineChars="200" w:firstLine="420"/>
      <w:jc w:val="both"/>
    </w:pPr>
    <w:rPr>
      <w:rFonts w:eastAsia="Times New Roman"/>
      <w:sz w:val="20"/>
      <w:lang w:val="ru-RU" w:eastAsia="ru-RU"/>
    </w:rPr>
  </w:style>
  <w:style w:type="character" w:customStyle="1" w:styleId="212">
    <w:name w:val="Красная строка 2 Знак1"/>
    <w:basedOn w:val="af3"/>
    <w:rsid w:val="00BD039B"/>
    <w:rPr>
      <w:rFonts w:ascii="Cambria" w:eastAsia="Calibri" w:hAnsi="Cambria"/>
      <w:sz w:val="24"/>
      <w:szCs w:val="24"/>
      <w:lang w:val="en-GB" w:eastAsia="en-US" w:bidi="ar-SA"/>
    </w:rPr>
  </w:style>
  <w:style w:type="paragraph" w:styleId="affffd">
    <w:name w:val="Document Map"/>
    <w:basedOn w:val="a0"/>
    <w:link w:val="affffc"/>
    <w:unhideWhenUsed/>
    <w:rsid w:val="00BD039B"/>
    <w:pPr>
      <w:widowControl w:val="0"/>
      <w:jc w:val="both"/>
    </w:pPr>
    <w:rPr>
      <w:rFonts w:ascii="OWBBA+TimesNewRomanPSMT" w:hAnsi="Times New Roman"/>
      <w:sz w:val="18"/>
      <w:szCs w:val="18"/>
      <w:lang w:eastAsia="ru-RU"/>
    </w:rPr>
  </w:style>
  <w:style w:type="character" w:customStyle="1" w:styleId="1ff9">
    <w:name w:val="Схема документа Знак1"/>
    <w:basedOn w:val="a1"/>
    <w:rsid w:val="00BD039B"/>
    <w:rPr>
      <w:rFonts w:ascii="Segoe UI" w:hAnsi="Segoe UI" w:cs="Segoe UI"/>
      <w:sz w:val="16"/>
      <w:szCs w:val="16"/>
      <w:lang w:eastAsia="en-US"/>
    </w:rPr>
  </w:style>
  <w:style w:type="character" w:customStyle="1" w:styleId="1ffa">
    <w:name w:val="Текст концевой сноски Знак1"/>
    <w:rsid w:val="00BD039B"/>
    <w:rPr>
      <w:rFonts w:ascii="Gill Sans" w:hAnsi="Gill Sans"/>
    </w:rPr>
  </w:style>
  <w:style w:type="paragraph" w:styleId="46">
    <w:name w:val="toc 4"/>
    <w:basedOn w:val="a0"/>
    <w:next w:val="a0"/>
    <w:rsid w:val="00BD039B"/>
    <w:pPr>
      <w:widowControl w:val="0"/>
      <w:ind w:left="630"/>
    </w:pPr>
    <w:rPr>
      <w:rFonts w:ascii="Symbol" w:eastAsia="OWBBA+TimesNewRomanPSMT" w:hAnsi="Symbol" w:cs="Symbol"/>
      <w:kern w:val="2"/>
      <w:sz w:val="18"/>
      <w:szCs w:val="18"/>
      <w:lang w:val="en-US" w:eastAsia="zh-CN"/>
    </w:rPr>
  </w:style>
  <w:style w:type="paragraph" w:styleId="affff9">
    <w:name w:val="Body Text First Indent"/>
    <w:basedOn w:val="af4"/>
    <w:link w:val="affff8"/>
    <w:rsid w:val="00BD039B"/>
    <w:pPr>
      <w:tabs>
        <w:tab w:val="clear" w:pos="5400"/>
      </w:tabs>
      <w:autoSpaceDE/>
      <w:autoSpaceDN/>
      <w:adjustRightInd/>
      <w:spacing w:after="120" w:line="240" w:lineRule="auto"/>
      <w:ind w:right="0" w:firstLineChars="100" w:firstLine="420"/>
      <w:jc w:val="both"/>
    </w:pPr>
    <w:rPr>
      <w:rFonts w:ascii="OpenSymbol" w:eastAsia="Times New Roman" w:hAnsi="OpenSymbol"/>
      <w:szCs w:val="24"/>
      <w:lang w:eastAsia="ru-RU"/>
    </w:rPr>
  </w:style>
  <w:style w:type="character" w:customStyle="1" w:styleId="1ffb">
    <w:name w:val="Красная строка Знак1"/>
    <w:basedOn w:val="af5"/>
    <w:rsid w:val="00BD039B"/>
    <w:rPr>
      <w:rFonts w:ascii="Cambria" w:eastAsia="Calibri" w:hAnsi="Cambria"/>
      <w:sz w:val="24"/>
      <w:szCs w:val="24"/>
      <w:lang w:val="en-US" w:eastAsia="en-US" w:bidi="ar-SA"/>
    </w:rPr>
  </w:style>
  <w:style w:type="paragraph" w:styleId="92">
    <w:name w:val="toc 9"/>
    <w:basedOn w:val="a0"/>
    <w:next w:val="a0"/>
    <w:rsid w:val="00BD039B"/>
    <w:pPr>
      <w:widowControl w:val="0"/>
      <w:ind w:left="1680"/>
    </w:pPr>
    <w:rPr>
      <w:rFonts w:ascii="Symbol" w:eastAsia="OWBBA+TimesNewRomanPSMT" w:hAnsi="Symbol" w:cs="Symbol"/>
      <w:kern w:val="2"/>
      <w:sz w:val="18"/>
      <w:szCs w:val="18"/>
      <w:lang w:val="en-US" w:eastAsia="zh-CN"/>
    </w:rPr>
  </w:style>
  <w:style w:type="paragraph" w:styleId="1ffc">
    <w:name w:val="index 1"/>
    <w:basedOn w:val="a0"/>
    <w:next w:val="a0"/>
    <w:rsid w:val="00BD039B"/>
    <w:pPr>
      <w:widowControl w:val="0"/>
      <w:jc w:val="both"/>
    </w:pPr>
    <w:rPr>
      <w:rFonts w:ascii="Symbol" w:eastAsia="OWBBA+TimesNewRomanPSMT" w:hAnsi="Symbol" w:cs="Symbol"/>
      <w:kern w:val="2"/>
      <w:sz w:val="21"/>
      <w:lang w:val="en-US" w:eastAsia="zh-CN"/>
    </w:rPr>
  </w:style>
  <w:style w:type="paragraph" w:styleId="65">
    <w:name w:val="toc 6"/>
    <w:basedOn w:val="a0"/>
    <w:next w:val="a0"/>
    <w:rsid w:val="00BD039B"/>
    <w:pPr>
      <w:widowControl w:val="0"/>
      <w:ind w:left="1050"/>
    </w:pPr>
    <w:rPr>
      <w:rFonts w:ascii="Symbol" w:eastAsia="OWBBA+TimesNewRomanPSMT" w:hAnsi="Symbol" w:cs="Symbol"/>
      <w:kern w:val="2"/>
      <w:sz w:val="18"/>
      <w:szCs w:val="18"/>
      <w:lang w:val="en-US" w:eastAsia="zh-CN"/>
    </w:rPr>
  </w:style>
  <w:style w:type="paragraph" w:styleId="73">
    <w:name w:val="toc 7"/>
    <w:basedOn w:val="a0"/>
    <w:next w:val="a0"/>
    <w:rsid w:val="00BD039B"/>
    <w:pPr>
      <w:widowControl w:val="0"/>
      <w:ind w:left="1260"/>
    </w:pPr>
    <w:rPr>
      <w:rFonts w:ascii="Symbol" w:eastAsia="OWBBA+TimesNewRomanPSMT" w:hAnsi="Symbol" w:cs="Symbol"/>
      <w:kern w:val="2"/>
      <w:sz w:val="18"/>
      <w:szCs w:val="18"/>
      <w:lang w:val="en-US" w:eastAsia="zh-CN"/>
    </w:rPr>
  </w:style>
  <w:style w:type="paragraph" w:customStyle="1" w:styleId="affffe">
    <w:name w:val="基准页脚样式"/>
    <w:basedOn w:val="af4"/>
    <w:rsid w:val="00BD039B"/>
    <w:pPr>
      <w:keepLines/>
      <w:widowControl/>
      <w:tabs>
        <w:tab w:val="clear" w:pos="5400"/>
      </w:tabs>
      <w:autoSpaceDE/>
      <w:autoSpaceDN/>
      <w:snapToGrid w:val="0"/>
      <w:spacing w:after="220" w:line="200" w:lineRule="atLeast"/>
      <w:ind w:right="0" w:firstLineChars="200" w:firstLine="476"/>
      <w:jc w:val="center"/>
    </w:pPr>
    <w:rPr>
      <w:rFonts w:ascii="Symbol" w:eastAsia="OWBBA+TimesNewRomanPSMT" w:hAnsi="Symbol" w:cs="Symbol"/>
      <w:spacing w:val="-5"/>
      <w:sz w:val="16"/>
      <w:lang w:val="x-none" w:eastAsia="x-none"/>
    </w:rPr>
  </w:style>
  <w:style w:type="paragraph" w:customStyle="1" w:styleId="afffff">
    <w:name w:val="基准标题"/>
    <w:basedOn w:val="af4"/>
    <w:next w:val="af4"/>
    <w:rsid w:val="00BD039B"/>
    <w:pPr>
      <w:keepNext/>
      <w:keepLines/>
      <w:widowControl/>
      <w:tabs>
        <w:tab w:val="clear" w:pos="5400"/>
      </w:tabs>
      <w:autoSpaceDE/>
      <w:autoSpaceDN/>
      <w:snapToGrid w:val="0"/>
      <w:spacing w:line="180" w:lineRule="atLeast"/>
      <w:ind w:right="0" w:firstLineChars="200" w:firstLine="476"/>
    </w:pPr>
    <w:rPr>
      <w:rFonts w:ascii="SimHei" w:eastAsia="OWBBA+TimesNewRomanPSMT" w:hAnsi="SimHei" w:cs="Symbol"/>
      <w:spacing w:val="-10"/>
      <w:kern w:val="28"/>
      <w:sz w:val="30"/>
      <w:lang w:val="x-none" w:eastAsia="x-none"/>
    </w:rPr>
  </w:style>
  <w:style w:type="paragraph" w:customStyle="1" w:styleId="Char2CharCharCharCharCharCharCharCharCharCharCharCharCharCharCharCharCharChar">
    <w:name w:val="Char2 Char Char Char Char Char Char Char Char Char Char Char Char Char Char Char Char Char Char"/>
    <w:basedOn w:val="a0"/>
    <w:rsid w:val="00BD039B"/>
    <w:pPr>
      <w:widowControl w:val="0"/>
      <w:ind w:left="-48"/>
      <w:jc w:val="both"/>
    </w:pPr>
    <w:rPr>
      <w:rFonts w:ascii="Symbol" w:eastAsia="OWBBA+TimesNewRomanPSMT" w:hAnsi="Symbol" w:cs="Symbol"/>
      <w:kern w:val="2"/>
      <w:sz w:val="21"/>
      <w:lang w:val="en-US" w:eastAsia="zh-CN"/>
    </w:rPr>
  </w:style>
  <w:style w:type="paragraph" w:customStyle="1" w:styleId="400">
    <w:name w:val="标题 4.0"/>
    <w:basedOn w:val="4"/>
    <w:next w:val="af4"/>
    <w:rsid w:val="00BD039B"/>
    <w:pPr>
      <w:keepLines/>
      <w:widowControl w:val="0"/>
      <w:spacing w:before="280" w:after="290" w:line="377" w:lineRule="auto"/>
      <w:jc w:val="both"/>
    </w:pPr>
    <w:rPr>
      <w:rFonts w:ascii="DejaVu Sans" w:eastAsia="OWBBA+TimesNewRomanPSMT" w:hAnsi="DejaVu Sans" w:cs="OWBBA+TimesNewRomanPSMT"/>
      <w:sz w:val="28"/>
      <w:szCs w:val="20"/>
      <w:lang w:val="x-none" w:eastAsia="x-none"/>
    </w:rPr>
  </w:style>
  <w:style w:type="paragraph" w:customStyle="1" w:styleId="afffff0">
    <w:name w:val="图片"/>
    <w:basedOn w:val="a0"/>
    <w:next w:val="aff8"/>
    <w:rsid w:val="00BD039B"/>
    <w:pPr>
      <w:keepNext/>
      <w:adjustRightInd w:val="0"/>
      <w:snapToGrid w:val="0"/>
      <w:spacing w:line="360" w:lineRule="auto"/>
      <w:ind w:firstLineChars="200" w:firstLine="476"/>
    </w:pPr>
    <w:rPr>
      <w:rFonts w:ascii="Symbol" w:eastAsia="OWBBA+TimesNewRomanPSMT" w:hAnsi="Symbol" w:cs="Symbol"/>
      <w:spacing w:val="-5"/>
      <w:szCs w:val="20"/>
      <w:lang w:val="en-US" w:eastAsia="zh-CN"/>
    </w:rPr>
  </w:style>
  <w:style w:type="paragraph" w:styleId="afffff1">
    <w:name w:val="table of figures"/>
    <w:basedOn w:val="a0"/>
    <w:next w:val="a0"/>
    <w:rsid w:val="00BD039B"/>
    <w:pPr>
      <w:widowControl w:val="0"/>
      <w:ind w:left="420" w:hanging="420"/>
    </w:pPr>
    <w:rPr>
      <w:rFonts w:ascii="Symbol" w:eastAsia="OWBBA+TimesNewRomanPSMT" w:hAnsi="Symbol" w:cs="Symbol"/>
      <w:smallCaps/>
      <w:kern w:val="2"/>
      <w:sz w:val="20"/>
      <w:szCs w:val="20"/>
      <w:lang w:val="en-US" w:eastAsia="zh-CN"/>
    </w:rPr>
  </w:style>
  <w:style w:type="paragraph" w:customStyle="1" w:styleId="CharCharChar1CharCharCharChar">
    <w:name w:val="Char Char Char1 Char Char Char Char"/>
    <w:basedOn w:val="3"/>
    <w:rsid w:val="00BD039B"/>
    <w:pPr>
      <w:keepLines/>
      <w:widowControl w:val="0"/>
      <w:tabs>
        <w:tab w:val="left" w:pos="851"/>
        <w:tab w:val="left" w:pos="900"/>
      </w:tabs>
      <w:snapToGrid w:val="0"/>
      <w:spacing w:before="120" w:after="120" w:line="360" w:lineRule="auto"/>
      <w:ind w:leftChars="-12" w:left="542" w:firstLineChars="200" w:firstLine="200"/>
    </w:pPr>
    <w:rPr>
      <w:rFonts w:ascii="Symbol" w:eastAsia="OpenSymbol" w:hAnsi="Symbol" w:cs="Symbol"/>
      <w:b w:val="0"/>
      <w:bCs w:val="0"/>
      <w:sz w:val="24"/>
      <w:szCs w:val="24"/>
      <w:lang w:val="x-none" w:eastAsia="x-none"/>
    </w:rPr>
  </w:style>
  <w:style w:type="paragraph" w:customStyle="1" w:styleId="Char1">
    <w:name w:val="Char"/>
    <w:basedOn w:val="a0"/>
    <w:rsid w:val="00BD039B"/>
    <w:pPr>
      <w:spacing w:after="160" w:line="240" w:lineRule="exact"/>
    </w:pPr>
    <w:rPr>
      <w:rFonts w:ascii="Symbol" w:eastAsia="OWBBA+TimesNewRomanPSMT" w:hAnsi="Symbol" w:cs="Symbol"/>
      <w:kern w:val="2"/>
      <w:sz w:val="21"/>
      <w:szCs w:val="20"/>
      <w:lang w:val="en-US" w:eastAsia="zh-CN"/>
    </w:rPr>
  </w:style>
  <w:style w:type="paragraph" w:customStyle="1" w:styleId="afffff2">
    <w:name w:val="连续正文文字"/>
    <w:basedOn w:val="af4"/>
    <w:rsid w:val="00BD039B"/>
    <w:pPr>
      <w:keepNext/>
      <w:widowControl/>
      <w:tabs>
        <w:tab w:val="clear" w:pos="5400"/>
      </w:tabs>
      <w:autoSpaceDE/>
      <w:autoSpaceDN/>
      <w:snapToGrid w:val="0"/>
      <w:spacing w:after="220" w:line="180" w:lineRule="atLeast"/>
      <w:ind w:right="0" w:firstLineChars="200" w:firstLine="476"/>
      <w:jc w:val="center"/>
    </w:pPr>
    <w:rPr>
      <w:rFonts w:ascii="Symbol" w:eastAsia="OWBBA+TimesNewRomanPSMT" w:hAnsi="Symbol" w:cs="Symbol"/>
      <w:spacing w:val="-5"/>
      <w:sz w:val="30"/>
      <w:lang w:val="x-none" w:eastAsia="x-none"/>
    </w:rPr>
  </w:style>
  <w:style w:type="paragraph" w:customStyle="1" w:styleId="CharCharCharCharCharCharCharChar0">
    <w:name w:val="Char Char Char Char Char Char Char Char"/>
    <w:basedOn w:val="a0"/>
    <w:rsid w:val="00BD039B"/>
    <w:pPr>
      <w:spacing w:after="160" w:line="240" w:lineRule="exact"/>
    </w:pPr>
    <w:rPr>
      <w:rFonts w:ascii="Gill Sans Condensed" w:eastAsia="OWBBA+TimesNewRomanPSMT" w:hAnsi="Gill Sans Condensed" w:cs="Symbol"/>
      <w:sz w:val="20"/>
      <w:szCs w:val="20"/>
      <w:lang w:val="en-US"/>
    </w:rPr>
  </w:style>
  <w:style w:type="paragraph" w:customStyle="1" w:styleId="1ffd">
    <w:name w:val="正文1"/>
    <w:basedOn w:val="a0"/>
    <w:next w:val="afffc"/>
    <w:rsid w:val="00BD039B"/>
    <w:pPr>
      <w:widowControl w:val="0"/>
      <w:adjustRightInd w:val="0"/>
      <w:spacing w:line="360" w:lineRule="auto"/>
      <w:jc w:val="center"/>
      <w:textAlignment w:val="baseline"/>
    </w:pPr>
    <w:rPr>
      <w:rFonts w:ascii="Symbol" w:eastAsia="OWBBA+TimesNewRomanPSMT" w:hAnsi="Symbol" w:cs="Symbol"/>
      <w:sz w:val="28"/>
      <w:szCs w:val="20"/>
      <w:lang w:val="en-US" w:eastAsia="zh-CN"/>
    </w:rPr>
  </w:style>
  <w:style w:type="paragraph" w:customStyle="1" w:styleId="1ffe">
    <w:name w:val="纯文本1"/>
    <w:basedOn w:val="a0"/>
    <w:rsid w:val="00BD039B"/>
    <w:pPr>
      <w:widowControl w:val="0"/>
      <w:adjustRightInd w:val="0"/>
      <w:jc w:val="both"/>
      <w:textAlignment w:val="baseline"/>
    </w:pPr>
    <w:rPr>
      <w:rFonts w:ascii="OWBBA+TimesNewRomanPSMT" w:eastAsia="OWBBA+TimesNewRomanPSMT" w:hAnsi="FangSong" w:cs="Symbol"/>
      <w:kern w:val="2"/>
      <w:sz w:val="21"/>
      <w:szCs w:val="20"/>
      <w:lang w:val="en-US" w:eastAsia="zh-CN"/>
    </w:rPr>
  </w:style>
  <w:style w:type="paragraph" w:customStyle="1" w:styleId="afffff3">
    <w:name w:val="段"/>
    <w:rsid w:val="00BD039B"/>
    <w:pPr>
      <w:autoSpaceDE w:val="0"/>
      <w:autoSpaceDN w:val="0"/>
      <w:ind w:firstLineChars="200" w:firstLine="200"/>
      <w:jc w:val="both"/>
    </w:pPr>
    <w:rPr>
      <w:rFonts w:ascii="OWBBA+TimesNewRomanPSMT" w:eastAsia="OWBBA+TimesNewRomanPSMT" w:hAnsi="Symbol" w:cs="Symbol"/>
      <w:sz w:val="21"/>
      <w:lang w:val="en-US" w:eastAsia="zh-CN"/>
    </w:rPr>
  </w:style>
  <w:style w:type="paragraph" w:customStyle="1" w:styleId="afffff4">
    <w:name w:val="内容"/>
    <w:basedOn w:val="a0"/>
    <w:rsid w:val="00BD039B"/>
    <w:pPr>
      <w:widowControl w:val="0"/>
      <w:adjustRightInd w:val="0"/>
      <w:snapToGrid w:val="0"/>
      <w:spacing w:line="360" w:lineRule="auto"/>
      <w:ind w:leftChars="100" w:left="280" w:rightChars="100" w:right="280" w:firstLineChars="200" w:firstLine="560"/>
    </w:pPr>
    <w:rPr>
      <w:rFonts w:ascii="Symbol" w:eastAsia="OWBBA+TimesNewRomanPSMT" w:hAnsi="Symbol" w:cs="Symbol"/>
      <w:kern w:val="2"/>
      <w:sz w:val="28"/>
      <w:szCs w:val="28"/>
      <w:lang w:val="en-US" w:eastAsia="zh-CN"/>
    </w:rPr>
  </w:style>
  <w:style w:type="paragraph" w:customStyle="1" w:styleId="3f">
    <w:name w:val="3级列表"/>
    <w:basedOn w:val="3"/>
    <w:link w:val="3Char"/>
    <w:qFormat/>
    <w:rsid w:val="00BD039B"/>
    <w:pPr>
      <w:keepNext w:val="0"/>
      <w:widowControl w:val="0"/>
      <w:autoSpaceDE w:val="0"/>
      <w:autoSpaceDN w:val="0"/>
      <w:adjustRightInd w:val="0"/>
      <w:spacing w:before="120" w:after="120" w:line="360" w:lineRule="auto"/>
    </w:pPr>
    <w:rPr>
      <w:rFonts w:ascii="OWBBA+TimesNewRomanPSMT" w:eastAsia="Times New Roman" w:hAnsi="OWBBA+TimesNewRomanPSMT" w:cs="OWBBA+TimesNewRomanPSMT"/>
      <w:b w:val="0"/>
      <w:sz w:val="28"/>
      <w:szCs w:val="28"/>
      <w:lang w:eastAsia="ru-RU"/>
    </w:rPr>
  </w:style>
  <w:style w:type="paragraph" w:customStyle="1" w:styleId="afffff5">
    <w:name w:val="Знак Знак"/>
    <w:basedOn w:val="a0"/>
    <w:rsid w:val="00BD039B"/>
    <w:pPr>
      <w:widowControl w:val="0"/>
      <w:ind w:left="-48"/>
      <w:jc w:val="both"/>
    </w:pPr>
    <w:rPr>
      <w:rFonts w:ascii="Symbol" w:eastAsia="OWBBA+TimesNewRomanPSMT" w:hAnsi="Symbol" w:cs="Symbol"/>
      <w:kern w:val="2"/>
      <w:sz w:val="21"/>
      <w:lang w:val="en-US" w:eastAsia="zh-CN"/>
    </w:rPr>
  </w:style>
  <w:style w:type="paragraph" w:customStyle="1" w:styleId="CharCharCharChar">
    <w:name w:val="Char Char Char Char"/>
    <w:basedOn w:val="a0"/>
    <w:rsid w:val="00BD039B"/>
    <w:pPr>
      <w:widowControl w:val="0"/>
      <w:jc w:val="both"/>
    </w:pPr>
    <w:rPr>
      <w:rFonts w:ascii="Symbol" w:eastAsia="OWBBA+TimesNewRomanPSMT" w:hAnsi="Symbol" w:cs="Symbol"/>
      <w:kern w:val="2"/>
      <w:sz w:val="21"/>
      <w:szCs w:val="21"/>
      <w:lang w:val="en-US" w:eastAsia="zh-CN"/>
    </w:rPr>
  </w:style>
  <w:style w:type="paragraph" w:customStyle="1" w:styleId="57">
    <w:name w:val="正文5"/>
    <w:basedOn w:val="a0"/>
    <w:rsid w:val="00BD039B"/>
    <w:pPr>
      <w:widowControl w:val="0"/>
      <w:jc w:val="both"/>
    </w:pPr>
    <w:rPr>
      <w:rFonts w:ascii="Symbol" w:eastAsia="OWBBA+TimesNewRomanPSMT" w:hAnsi="Symbol" w:cs="Symbol"/>
      <w:kern w:val="2"/>
      <w:sz w:val="21"/>
      <w:szCs w:val="20"/>
      <w:lang w:val="en-US" w:eastAsia="zh-CN"/>
    </w:rPr>
  </w:style>
  <w:style w:type="paragraph" w:customStyle="1" w:styleId="Char2">
    <w:name w:val="Char2"/>
    <w:basedOn w:val="a0"/>
    <w:rsid w:val="00BD039B"/>
    <w:pPr>
      <w:widowControl w:val="0"/>
      <w:jc w:val="both"/>
    </w:pPr>
    <w:rPr>
      <w:rFonts w:ascii="Symbol" w:eastAsia="OWBBA+TimesNewRomanPSMT" w:hAnsi="Symbol" w:cs="Symbol"/>
      <w:kern w:val="2"/>
      <w:sz w:val="21"/>
      <w:lang w:val="en-US" w:eastAsia="zh-CN"/>
    </w:rPr>
  </w:style>
  <w:style w:type="paragraph" w:customStyle="1" w:styleId="afffff6">
    <w:name w:val="表标题"/>
    <w:basedOn w:val="a0"/>
    <w:next w:val="a0"/>
    <w:rsid w:val="00BD039B"/>
    <w:pPr>
      <w:adjustRightInd w:val="0"/>
      <w:snapToGrid w:val="0"/>
      <w:spacing w:line="360" w:lineRule="auto"/>
      <w:ind w:firstLineChars="200" w:firstLine="476"/>
    </w:pPr>
    <w:rPr>
      <w:rFonts w:ascii="Symbol" w:eastAsia="OWBBA+TimesNewRomanPSMT" w:hAnsi="Symbol" w:cs="Symbol"/>
      <w:b/>
      <w:spacing w:val="-5"/>
      <w:szCs w:val="20"/>
      <w:lang w:val="en-US" w:eastAsia="zh-CN"/>
    </w:rPr>
  </w:style>
  <w:style w:type="paragraph" w:customStyle="1" w:styleId="afffff7">
    <w:name w:val="报告正文"/>
    <w:basedOn w:val="a0"/>
    <w:rsid w:val="00BD039B"/>
    <w:pPr>
      <w:widowControl w:val="0"/>
      <w:adjustRightInd w:val="0"/>
      <w:snapToGrid w:val="0"/>
      <w:spacing w:line="300" w:lineRule="auto"/>
      <w:jc w:val="both"/>
    </w:pPr>
    <w:rPr>
      <w:rFonts w:ascii="OWBBA+TimesNewRomanPSMT" w:eastAsia="OWBBA+TimesNewRomanPSMT" w:hAnsi="Symbol" w:cs="Symbol"/>
      <w:b/>
      <w:color w:val="000000"/>
      <w:kern w:val="2"/>
      <w:sz w:val="28"/>
      <w:szCs w:val="20"/>
      <w:lang w:val="en-US" w:eastAsia="zh-CN"/>
    </w:rPr>
  </w:style>
  <w:style w:type="paragraph" w:customStyle="1" w:styleId="xl49">
    <w:name w:val="xl49"/>
    <w:basedOn w:val="a0"/>
    <w:rsid w:val="00BD039B"/>
    <w:pPr>
      <w:pBdr>
        <w:left w:val="single" w:sz="4" w:space="0" w:color="auto"/>
        <w:bottom w:val="single" w:sz="4" w:space="0" w:color="auto"/>
      </w:pBdr>
      <w:adjustRightInd w:val="0"/>
      <w:spacing w:before="100" w:beforeAutospacing="1" w:after="100" w:afterAutospacing="1" w:line="360" w:lineRule="auto"/>
      <w:jc w:val="center"/>
      <w:textAlignment w:val="center"/>
    </w:pPr>
    <w:rPr>
      <w:rFonts w:ascii="OWBBA+TimesNewRomanPSMT" w:eastAsia="OWBBA+TimesNewRomanPSMT" w:hAnsi="OWBBA+TimesNewRomanPSMT" w:cs="Symbol"/>
      <w:szCs w:val="20"/>
      <w:lang w:val="en-US" w:eastAsia="zh-CN"/>
    </w:rPr>
  </w:style>
  <w:style w:type="paragraph" w:customStyle="1" w:styleId="afffff8">
    <w:name w:val="附录"/>
    <w:basedOn w:val="10"/>
    <w:next w:val="a0"/>
    <w:rsid w:val="00BD039B"/>
    <w:pPr>
      <w:keepLines/>
      <w:tabs>
        <w:tab w:val="left" w:pos="820"/>
      </w:tabs>
      <w:adjustRightInd w:val="0"/>
      <w:snapToGrid w:val="0"/>
      <w:spacing w:before="0" w:after="220" w:line="360" w:lineRule="auto"/>
      <w:ind w:left="820" w:hanging="420"/>
      <w:jc w:val="center"/>
    </w:pPr>
    <w:rPr>
      <w:rFonts w:ascii="Symbol" w:eastAsia="OpenSymbol" w:hAnsi="Symbol" w:cs="Symbol"/>
      <w:b w:val="0"/>
      <w:bCs w:val="0"/>
      <w:spacing w:val="-10"/>
      <w:kern w:val="28"/>
      <w:sz w:val="30"/>
      <w:szCs w:val="20"/>
      <w:lang w:val="x-none" w:eastAsia="x-none"/>
    </w:rPr>
  </w:style>
  <w:style w:type="paragraph" w:customStyle="1" w:styleId="affffa">
    <w:name w:val="图标题"/>
    <w:basedOn w:val="a0"/>
    <w:next w:val="a0"/>
    <w:link w:val="Char0"/>
    <w:rsid w:val="00BD039B"/>
    <w:pPr>
      <w:adjustRightInd w:val="0"/>
      <w:snapToGrid w:val="0"/>
      <w:jc w:val="center"/>
    </w:pPr>
    <w:rPr>
      <w:rFonts w:ascii="Times New Roman" w:hAnsi="Times New Roman"/>
      <w:spacing w:val="-5"/>
      <w:sz w:val="20"/>
      <w:szCs w:val="20"/>
      <w:lang w:eastAsia="ru-RU"/>
    </w:rPr>
  </w:style>
  <w:style w:type="paragraph" w:customStyle="1" w:styleId="afffff9">
    <w:name w:val="尾消息标题"/>
    <w:basedOn w:val="a0"/>
    <w:next w:val="af4"/>
    <w:rsid w:val="00BD039B"/>
    <w:pPr>
      <w:pBdr>
        <w:bottom w:val="single" w:sz="6" w:space="19" w:color="auto"/>
        <w:between w:val="single" w:sz="6" w:space="19" w:color="auto"/>
      </w:pBdr>
      <w:tabs>
        <w:tab w:val="left" w:pos="1260"/>
        <w:tab w:val="left" w:pos="2940"/>
      </w:tabs>
      <w:adjustRightInd w:val="0"/>
      <w:snapToGrid w:val="0"/>
      <w:spacing w:before="120" w:after="120" w:line="360" w:lineRule="auto"/>
      <w:ind w:firstLineChars="200" w:firstLine="200"/>
    </w:pPr>
    <w:rPr>
      <w:rFonts w:ascii="Symbol" w:eastAsia="OWBBA+TimesNewRomanPSMT" w:hAnsi="Symbol" w:cs="Symbol"/>
      <w:spacing w:val="-5"/>
      <w:szCs w:val="20"/>
      <w:lang w:val="en-US" w:eastAsia="zh-CN"/>
    </w:rPr>
  </w:style>
  <w:style w:type="paragraph" w:customStyle="1" w:styleId="151">
    <w:name w:val="样式 行距: 1.5 倍行距"/>
    <w:basedOn w:val="a0"/>
    <w:link w:val="15Char"/>
    <w:rsid w:val="00BD039B"/>
    <w:pPr>
      <w:tabs>
        <w:tab w:val="left" w:pos="377"/>
      </w:tabs>
      <w:spacing w:line="360" w:lineRule="auto"/>
      <w:ind w:firstLineChars="200" w:firstLine="480"/>
      <w:jc w:val="both"/>
    </w:pPr>
    <w:rPr>
      <w:rFonts w:ascii="Times New Roman" w:hAnsi="Times New Roman" w:cs="OWBBA+TimesNewRomanPSMT"/>
      <w:szCs w:val="20"/>
      <w:lang w:eastAsia="ru-RU"/>
    </w:rPr>
  </w:style>
  <w:style w:type="paragraph" w:customStyle="1" w:styleId="Style1">
    <w:name w:val="_Style 1"/>
    <w:basedOn w:val="a0"/>
    <w:uiPriority w:val="34"/>
    <w:qFormat/>
    <w:rsid w:val="00BD039B"/>
    <w:pPr>
      <w:widowControl w:val="0"/>
      <w:ind w:firstLineChars="200" w:firstLine="420"/>
      <w:jc w:val="both"/>
    </w:pPr>
    <w:rPr>
      <w:rFonts w:ascii="Symbol" w:eastAsia="OWBBA+TimesNewRomanPSMT" w:hAnsi="Symbol" w:cs="Symbol"/>
      <w:kern w:val="2"/>
      <w:sz w:val="21"/>
      <w:lang w:val="en-US" w:eastAsia="zh-CN"/>
    </w:rPr>
  </w:style>
  <w:style w:type="paragraph" w:customStyle="1" w:styleId="47">
    <w:name w:val="标题4"/>
    <w:basedOn w:val="a0"/>
    <w:next w:val="a0"/>
    <w:rsid w:val="00BD039B"/>
    <w:pPr>
      <w:keepNext/>
      <w:keepLines/>
      <w:widowControl w:val="0"/>
      <w:adjustRightInd w:val="0"/>
      <w:snapToGrid w:val="0"/>
      <w:spacing w:line="360" w:lineRule="auto"/>
      <w:outlineLvl w:val="3"/>
    </w:pPr>
    <w:rPr>
      <w:rFonts w:ascii="Symbol" w:eastAsia="OpenSymbol" w:hAnsi="Symbol" w:cs="Symbol"/>
      <w:szCs w:val="28"/>
      <w:lang w:val="en-US" w:eastAsia="zh-CN"/>
    </w:rPr>
  </w:style>
  <w:style w:type="paragraph" w:customStyle="1" w:styleId="afffffa">
    <w:name w:val="基准页眉样式"/>
    <w:basedOn w:val="af4"/>
    <w:rsid w:val="00BD039B"/>
    <w:pPr>
      <w:keepLines/>
      <w:widowControl/>
      <w:tabs>
        <w:tab w:val="clear" w:pos="5400"/>
        <w:tab w:val="center" w:pos="4320"/>
        <w:tab w:val="right" w:pos="8640"/>
      </w:tabs>
      <w:autoSpaceDE/>
      <w:autoSpaceDN/>
      <w:snapToGrid w:val="0"/>
      <w:spacing w:line="180" w:lineRule="atLeast"/>
      <w:ind w:right="0" w:firstLineChars="200" w:firstLine="476"/>
      <w:jc w:val="center"/>
    </w:pPr>
    <w:rPr>
      <w:rFonts w:ascii="Symbol" w:eastAsia="OWBBA+TimesNewRomanPSMT" w:hAnsi="Symbol" w:cs="Symbol"/>
      <w:spacing w:val="-5"/>
      <w:sz w:val="30"/>
      <w:lang w:val="x-none" w:eastAsia="x-none"/>
    </w:rPr>
  </w:style>
  <w:style w:type="paragraph" w:customStyle="1" w:styleId="1fff">
    <w:name w:val="Заголовок оглавления1"/>
    <w:basedOn w:val="10"/>
    <w:next w:val="a0"/>
    <w:qFormat/>
    <w:rsid w:val="00BD039B"/>
    <w:pPr>
      <w:keepNext w:val="0"/>
      <w:spacing w:before="480" w:after="240" w:line="276" w:lineRule="auto"/>
      <w:outlineLvl w:val="9"/>
    </w:pPr>
    <w:rPr>
      <w:rFonts w:ascii="DejaVu Sans" w:eastAsia="OWBBA+TimesNewRomanPSMT" w:hAnsi="DejaVu Sans" w:cs="Symbol"/>
      <w:b w:val="0"/>
      <w:color w:val="365F91"/>
      <w:kern w:val="0"/>
      <w:sz w:val="28"/>
      <w:szCs w:val="28"/>
      <w:lang w:val="x-none" w:eastAsia="x-none"/>
    </w:rPr>
  </w:style>
  <w:style w:type="paragraph" w:customStyle="1" w:styleId="152">
    <w:name w:val="图标题1.5行距"/>
    <w:basedOn w:val="affffa"/>
    <w:next w:val="a0"/>
    <w:link w:val="15Char0"/>
    <w:rsid w:val="00BD039B"/>
    <w:pPr>
      <w:spacing w:line="360" w:lineRule="auto"/>
    </w:pPr>
    <w:rPr>
      <w:spacing w:val="0"/>
    </w:rPr>
  </w:style>
  <w:style w:type="table" w:customStyle="1" w:styleId="Calendar3">
    <w:name w:val="Calendar 3"/>
    <w:basedOn w:val="a2"/>
    <w:uiPriority w:val="99"/>
    <w:qFormat/>
    <w:rsid w:val="00BD039B"/>
    <w:pPr>
      <w:jc w:val="right"/>
    </w:pPr>
    <w:rPr>
      <w:rFonts w:ascii="DejaVu Sans" w:eastAsia="OWBBA+TimesNewRomanPSMT" w:hAnsi="DejaVu Sans" w:cs="Symbol"/>
      <w:color w:val="7F7F7F"/>
      <w:sz w:val="22"/>
    </w:rPr>
    <w:tblPr>
      <w:tblInd w:w="0" w:type="nil"/>
    </w:tblPr>
    <w:tblStylePr w:type="firstRow">
      <w:pPr>
        <w:wordWrap/>
        <w:jc w:val="right"/>
      </w:pPr>
      <w:rPr>
        <w:color w:val="365F91"/>
        <w:sz w:val="44"/>
        <w:szCs w:val="44"/>
      </w:rPr>
    </w:tblStylePr>
    <w:tblStylePr w:type="firstCol">
      <w:rPr>
        <w:color w:val="365F91"/>
      </w:rPr>
    </w:tblStylePr>
    <w:tblStylePr w:type="lastCol">
      <w:rPr>
        <w:color w:val="365F91"/>
      </w:rPr>
    </w:tblStylePr>
  </w:style>
  <w:style w:type="paragraph" w:customStyle="1" w:styleId="Table">
    <w:name w:val="Table"/>
    <w:basedOn w:val="a0"/>
    <w:rsid w:val="00BD039B"/>
    <w:pPr>
      <w:spacing w:before="60" w:after="60"/>
      <w:jc w:val="both"/>
    </w:pPr>
    <w:rPr>
      <w:rFonts w:ascii="Roboto" w:eastAsia="OWBBA+TimesNewRomanPSMT" w:hAnsi="Roboto" w:cs="Symbol"/>
      <w:sz w:val="20"/>
      <w:szCs w:val="20"/>
      <w:lang w:val="en-GB" w:eastAsia="de-DE"/>
    </w:rPr>
  </w:style>
  <w:style w:type="paragraph" w:customStyle="1" w:styleId="2CharChar">
    <w:name w:val="Знак Знак2 Char Char"/>
    <w:basedOn w:val="a0"/>
    <w:rsid w:val="00BD039B"/>
    <w:pPr>
      <w:widowControl w:val="0"/>
      <w:ind w:left="-48"/>
      <w:jc w:val="both"/>
    </w:pPr>
    <w:rPr>
      <w:rFonts w:ascii="Symbol" w:eastAsia="OWBBA+TimesNewRomanPSMT" w:hAnsi="Symbol" w:cs="Symbol"/>
      <w:kern w:val="2"/>
      <w:sz w:val="21"/>
      <w:lang w:val="en-US" w:eastAsia="zh-CN"/>
    </w:rPr>
  </w:style>
  <w:style w:type="paragraph" w:customStyle="1" w:styleId="TOC1">
    <w:name w:val="TOC 标题1"/>
    <w:basedOn w:val="10"/>
    <w:next w:val="a0"/>
    <w:qFormat/>
    <w:rsid w:val="00BD039B"/>
    <w:pPr>
      <w:keepNext w:val="0"/>
      <w:spacing w:before="480" w:after="240" w:line="276" w:lineRule="auto"/>
      <w:outlineLvl w:val="9"/>
    </w:pPr>
    <w:rPr>
      <w:rFonts w:ascii="DejaVu Sans" w:eastAsia="OWBBA+TimesNewRomanPSMT" w:hAnsi="DejaVu Sans" w:cs="Symbol"/>
      <w:b w:val="0"/>
      <w:color w:val="365F91"/>
      <w:kern w:val="0"/>
      <w:sz w:val="28"/>
      <w:szCs w:val="28"/>
      <w:lang w:val="x-none" w:eastAsia="x-none"/>
    </w:rPr>
  </w:style>
  <w:style w:type="character" w:customStyle="1" w:styleId="192">
    <w:name w:val="Основной текст (19)_"/>
    <w:rsid w:val="00BD039B"/>
    <w:rPr>
      <w:rFonts w:ascii="Roboto" w:eastAsia="Roboto" w:hAnsi="Roboto" w:cs="Roboto"/>
      <w:b w:val="0"/>
      <w:bCs w:val="0"/>
      <w:i/>
      <w:iCs/>
      <w:smallCaps w:val="0"/>
      <w:strike w:val="0"/>
      <w:sz w:val="21"/>
      <w:szCs w:val="21"/>
      <w:u w:val="none"/>
      <w:lang w:val="ru-RU" w:eastAsia="ru-RU" w:bidi="ru-RU"/>
    </w:rPr>
  </w:style>
  <w:style w:type="character" w:customStyle="1" w:styleId="213">
    <w:name w:val="Заголовок 2 Знак1"/>
    <w:aliases w:val="texsop2 Знак1"/>
    <w:uiPriority w:val="9"/>
    <w:semiHidden/>
    <w:rsid w:val="00BD039B"/>
    <w:rPr>
      <w:rFonts w:ascii="Sylfaen" w:eastAsia="Symbol" w:hAnsi="Sylfaen" w:cs="Symbol"/>
      <w:color w:val="2E74B5"/>
      <w:sz w:val="26"/>
      <w:szCs w:val="26"/>
      <w:lang w:val="en-US" w:eastAsia="en-US"/>
    </w:rPr>
  </w:style>
  <w:style w:type="character" w:customStyle="1" w:styleId="410">
    <w:name w:val="Заголовок 4 Знак1"/>
    <w:aliases w:val="texsop4 Знак1"/>
    <w:semiHidden/>
    <w:rsid w:val="00BD039B"/>
    <w:rPr>
      <w:rFonts w:ascii="Sylfaen" w:eastAsia="Symbol" w:hAnsi="Sylfaen" w:cs="Symbol"/>
      <w:i/>
      <w:iCs/>
      <w:color w:val="2E74B5"/>
      <w:sz w:val="24"/>
      <w:szCs w:val="24"/>
      <w:lang w:val="en-US" w:eastAsia="en-US"/>
    </w:rPr>
  </w:style>
  <w:style w:type="character" w:customStyle="1" w:styleId="910">
    <w:name w:val="Заголовок 9 Знак1"/>
    <w:aliases w:val="Heading 10 Знак1"/>
    <w:semiHidden/>
    <w:rsid w:val="00BD039B"/>
    <w:rPr>
      <w:rFonts w:ascii="Sylfaen" w:eastAsia="Symbol" w:hAnsi="Sylfaen" w:cs="Symbol"/>
      <w:i/>
      <w:iCs/>
      <w:color w:val="272727"/>
      <w:sz w:val="21"/>
      <w:szCs w:val="21"/>
      <w:lang w:val="en-US" w:eastAsia="en-US"/>
    </w:rPr>
  </w:style>
  <w:style w:type="character" w:customStyle="1" w:styleId="1fff0">
    <w:name w:val="Текст Знак1"/>
    <w:aliases w:val="普通文字 Char Знак1,普通文字 Знак1"/>
    <w:semiHidden/>
    <w:rsid w:val="00BD039B"/>
    <w:rPr>
      <w:rFonts w:ascii="Wingdings" w:hAnsi="Wingdings"/>
      <w:sz w:val="21"/>
      <w:szCs w:val="21"/>
      <w:lang w:val="en-US" w:eastAsia="en-US"/>
    </w:rPr>
  </w:style>
  <w:style w:type="character" w:customStyle="1" w:styleId="q4iawc">
    <w:name w:val="q4iawc"/>
    <w:basedOn w:val="a1"/>
    <w:rsid w:val="00BD039B"/>
  </w:style>
  <w:style w:type="paragraph" w:styleId="afffffb">
    <w:name w:val="Revision"/>
    <w:hidden/>
    <w:uiPriority w:val="99"/>
    <w:semiHidden/>
    <w:rsid w:val="00BD039B"/>
    <w:rPr>
      <w:rFonts w:ascii="DejaVu Sans" w:eastAsia="Symbol" w:hAnsi="DejaVu Sans" w:cs="Symbol"/>
      <w:sz w:val="24"/>
      <w:szCs w:val="24"/>
      <w:lang w:val="en-US" w:eastAsia="en-US"/>
    </w:rPr>
  </w:style>
  <w:style w:type="paragraph" w:customStyle="1" w:styleId="Style2">
    <w:name w:val="Style2"/>
    <w:basedOn w:val="a0"/>
    <w:link w:val="Style2Char"/>
    <w:qFormat/>
    <w:rsid w:val="00BD039B"/>
    <w:pPr>
      <w:numPr>
        <w:numId w:val="12"/>
      </w:numPr>
      <w:tabs>
        <w:tab w:val="left" w:pos="993"/>
      </w:tabs>
      <w:spacing w:before="120" w:after="120" w:line="276" w:lineRule="auto"/>
      <w:jc w:val="both"/>
    </w:pPr>
    <w:rPr>
      <w:rFonts w:ascii="Times New Roman" w:eastAsia="Calibri" w:hAnsi="Times New Roman"/>
      <w:sz w:val="28"/>
      <w:szCs w:val="28"/>
    </w:rPr>
  </w:style>
  <w:style w:type="character" w:customStyle="1" w:styleId="Style2Char">
    <w:name w:val="Style2 Char"/>
    <w:link w:val="Style2"/>
    <w:rsid w:val="00BD039B"/>
    <w:rPr>
      <w:rFonts w:eastAsia="Calibri"/>
      <w:sz w:val="28"/>
      <w:szCs w:val="28"/>
      <w:lang w:eastAsia="en-US"/>
    </w:rPr>
  </w:style>
  <w:style w:type="character" w:customStyle="1" w:styleId="2f6">
    <w:name w:val="Неразрешенное упоминание2"/>
    <w:basedOn w:val="a1"/>
    <w:uiPriority w:val="99"/>
    <w:semiHidden/>
    <w:unhideWhenUsed/>
    <w:rsid w:val="00FD4E13"/>
    <w:rPr>
      <w:color w:val="605E5C"/>
      <w:shd w:val="clear" w:color="auto" w:fill="E1DFDD"/>
    </w:rPr>
  </w:style>
  <w:style w:type="character" w:customStyle="1" w:styleId="3f0">
    <w:name w:val="Неразрешенное упоминание3"/>
    <w:basedOn w:val="a1"/>
    <w:uiPriority w:val="99"/>
    <w:semiHidden/>
    <w:unhideWhenUsed/>
    <w:rsid w:val="0081511D"/>
    <w:rPr>
      <w:color w:val="605E5C"/>
      <w:shd w:val="clear" w:color="auto" w:fill="E1DFDD"/>
    </w:rPr>
  </w:style>
  <w:style w:type="paragraph" w:customStyle="1" w:styleId="NormalWeb1">
    <w:name w:val="Normal (Web)1"/>
    <w:basedOn w:val="a0"/>
    <w:rsid w:val="008869F5"/>
    <w:pPr>
      <w:spacing w:before="100" w:after="100"/>
    </w:pPr>
    <w:rPr>
      <w:rFonts w:ascii="Arial Unicode MS" w:eastAsia="Arial Unicode MS" w:hAnsi="Arial Unicode MS"/>
      <w:noProof/>
      <w:szCs w:val="20"/>
      <w:lang w:eastAsia="ru-RU"/>
    </w:rPr>
  </w:style>
  <w:style w:type="paragraph" w:customStyle="1" w:styleId="Web">
    <w:name w:val="Обычный (Web)"/>
    <w:basedOn w:val="a0"/>
    <w:rsid w:val="008869F5"/>
    <w:pPr>
      <w:spacing w:before="100" w:after="100"/>
    </w:pPr>
    <w:rPr>
      <w:rFonts w:ascii="Arial Unicode MS" w:eastAsia="Arial Unicode MS" w:hAnsi="Arial Unicode MS"/>
      <w:noProof/>
      <w:szCs w:val="20"/>
      <w:lang w:eastAsia="tr-TR"/>
    </w:rPr>
  </w:style>
  <w:style w:type="paragraph" w:customStyle="1" w:styleId="NormalWeb2">
    <w:name w:val="Normal (Web)2"/>
    <w:basedOn w:val="a0"/>
    <w:rsid w:val="008869F5"/>
    <w:pPr>
      <w:spacing w:before="100" w:after="100"/>
    </w:pPr>
    <w:rPr>
      <w:rFonts w:ascii="Arial Unicode MS" w:eastAsia="Arial Unicode MS" w:hAnsi="Arial Unicode MS"/>
      <w:noProof/>
      <w:szCs w:val="20"/>
      <w:lang w:eastAsia="tr-TR"/>
    </w:rPr>
  </w:style>
  <w:style w:type="paragraph" w:customStyle="1" w:styleId="NormalWeb3">
    <w:name w:val="Normal (Web)3"/>
    <w:basedOn w:val="a0"/>
    <w:rsid w:val="008869F5"/>
    <w:pPr>
      <w:spacing w:before="100" w:after="100"/>
    </w:pPr>
    <w:rPr>
      <w:rFonts w:ascii="Arial Unicode MS" w:eastAsia="Arial Unicode MS" w:hAnsi="Arial Unicode MS"/>
      <w:noProof/>
      <w:szCs w:val="20"/>
      <w:lang w:eastAsia="tr-TR"/>
    </w:rPr>
  </w:style>
  <w:style w:type="paragraph" w:customStyle="1" w:styleId="NormalWeb4">
    <w:name w:val="Normal (Web)4"/>
    <w:basedOn w:val="a0"/>
    <w:rsid w:val="008869F5"/>
    <w:pPr>
      <w:spacing w:before="100" w:after="100"/>
    </w:pPr>
    <w:rPr>
      <w:rFonts w:ascii="Arial Unicode MS" w:eastAsia="Arial Unicode MS" w:hAnsi="Arial Unicode MS"/>
      <w:noProof/>
      <w:szCs w:val="20"/>
      <w:lang w:eastAsia="tr-TR"/>
    </w:rPr>
  </w:style>
  <w:style w:type="paragraph" w:customStyle="1" w:styleId="1fff1">
    <w:name w:val="Обычный (веб)1"/>
    <w:basedOn w:val="a0"/>
    <w:rsid w:val="008869F5"/>
    <w:pPr>
      <w:spacing w:before="100" w:after="100"/>
    </w:pPr>
    <w:rPr>
      <w:rFonts w:ascii="Arial Unicode MS" w:eastAsia="Arial Unicode MS" w:hAnsi="Arial Unicode MS"/>
      <w:noProof/>
      <w:szCs w:val="20"/>
      <w:lang w:eastAsia="tr-TR"/>
    </w:rPr>
  </w:style>
  <w:style w:type="paragraph" w:customStyle="1" w:styleId="NormalWeb5">
    <w:name w:val="Normal (Web)5"/>
    <w:basedOn w:val="a0"/>
    <w:rsid w:val="008869F5"/>
    <w:pPr>
      <w:spacing w:before="100" w:after="100"/>
    </w:pPr>
    <w:rPr>
      <w:rFonts w:ascii="Arial Unicode MS" w:eastAsia="Arial Unicode MS" w:hAnsi="Arial Unicode MS"/>
      <w:noProof/>
      <w:szCs w:val="20"/>
      <w:lang w:eastAsia="tr-TR"/>
    </w:rPr>
  </w:style>
  <w:style w:type="paragraph" w:customStyle="1" w:styleId="NormalWeb6">
    <w:name w:val="Normal (Web)6"/>
    <w:basedOn w:val="a0"/>
    <w:link w:val="NormalWeb"/>
    <w:rsid w:val="008869F5"/>
    <w:pPr>
      <w:spacing w:before="100" w:after="100"/>
    </w:pPr>
    <w:rPr>
      <w:rFonts w:ascii="Arial Unicode MS" w:eastAsia="Arial Unicode MS" w:hAnsi="Arial Unicode MS"/>
      <w:noProof/>
      <w:szCs w:val="20"/>
      <w:lang w:val="x-none" w:eastAsia="tr-TR"/>
    </w:rPr>
  </w:style>
  <w:style w:type="character" w:customStyle="1" w:styleId="NormalWeb">
    <w:name w:val="Normal (Web) Знак"/>
    <w:link w:val="NormalWeb6"/>
    <w:rsid w:val="008869F5"/>
    <w:rPr>
      <w:rFonts w:ascii="Arial Unicode MS" w:eastAsia="Arial Unicode MS" w:hAnsi="Arial Unicode MS"/>
      <w:noProof/>
      <w:sz w:val="24"/>
      <w:lang w:val="x-none" w:eastAsia="tr-TR"/>
    </w:rPr>
  </w:style>
  <w:style w:type="paragraph" w:customStyle="1" w:styleId="2f7">
    <w:name w:val="Обычный (веб)2"/>
    <w:basedOn w:val="a0"/>
    <w:rsid w:val="008869F5"/>
    <w:pPr>
      <w:spacing w:before="100" w:after="100"/>
    </w:pPr>
    <w:rPr>
      <w:rFonts w:ascii="Arial Unicode MS" w:eastAsia="Arial Unicode MS" w:hAnsi="Arial Unicode MS"/>
      <w:noProof/>
      <w:szCs w:val="20"/>
      <w:lang w:eastAsia="ru-RU"/>
    </w:rPr>
  </w:style>
  <w:style w:type="paragraph" w:customStyle="1" w:styleId="NormalWeb7">
    <w:name w:val="Normal (Web)7"/>
    <w:basedOn w:val="a0"/>
    <w:rsid w:val="008869F5"/>
    <w:pPr>
      <w:spacing w:before="100" w:after="100"/>
    </w:pPr>
    <w:rPr>
      <w:rFonts w:ascii="Arial Unicode MS" w:eastAsia="Arial Unicode MS" w:hAnsi="Arial Unicode MS"/>
      <w:noProof/>
      <w:szCs w:val="20"/>
      <w:lang w:eastAsia="tr-TR"/>
    </w:rPr>
  </w:style>
  <w:style w:type="paragraph" w:customStyle="1" w:styleId="1fff2">
    <w:name w:val="일반 (웹)1"/>
    <w:basedOn w:val="a0"/>
    <w:rsid w:val="008869F5"/>
    <w:pPr>
      <w:spacing w:before="100" w:after="100"/>
    </w:pPr>
    <w:rPr>
      <w:rFonts w:ascii="Arial Unicode MS" w:eastAsia="Arial Unicode MS" w:hAnsi="Arial Unicode MS"/>
      <w:noProof/>
      <w:szCs w:val="20"/>
      <w:lang w:eastAsia="tr-TR"/>
    </w:rPr>
  </w:style>
  <w:style w:type="paragraph" w:customStyle="1" w:styleId="3f1">
    <w:name w:val="Обычный (веб)3"/>
    <w:basedOn w:val="a0"/>
    <w:rsid w:val="008869F5"/>
    <w:pPr>
      <w:spacing w:before="100" w:after="100"/>
    </w:pPr>
    <w:rPr>
      <w:rFonts w:ascii="Arial Unicode MS" w:eastAsia="Arial Unicode MS" w:hAnsi="Arial Unicode MS"/>
      <w:noProof/>
      <w:szCs w:val="20"/>
      <w:lang w:eastAsia="tr-TR"/>
    </w:rPr>
  </w:style>
  <w:style w:type="paragraph" w:customStyle="1" w:styleId="3f2">
    <w:name w:val="일반 (웹)3"/>
    <w:basedOn w:val="a0"/>
    <w:rsid w:val="008869F5"/>
    <w:pPr>
      <w:spacing w:before="100" w:after="100"/>
    </w:pPr>
    <w:rPr>
      <w:rFonts w:ascii="Arial Unicode MS" w:eastAsia="Arial Unicode MS" w:hAnsi="Arial Unicode MS"/>
      <w:noProof/>
      <w:szCs w:val="20"/>
      <w:lang w:eastAsia="tr-TR"/>
    </w:rPr>
  </w:style>
  <w:style w:type="paragraph" w:customStyle="1" w:styleId="58">
    <w:name w:val="Обычный (веб)5"/>
    <w:basedOn w:val="a0"/>
    <w:rsid w:val="008869F5"/>
    <w:pPr>
      <w:spacing w:before="100" w:after="100"/>
    </w:pPr>
    <w:rPr>
      <w:rFonts w:ascii="Arial Unicode MS" w:eastAsia="Arial Unicode MS" w:hAnsi="Arial Unicode MS"/>
      <w:noProof/>
      <w:szCs w:val="20"/>
      <w:lang w:eastAsia="tr-TR"/>
    </w:rPr>
  </w:style>
  <w:style w:type="paragraph" w:customStyle="1" w:styleId="2f8">
    <w:name w:val="일반 (웹)2"/>
    <w:basedOn w:val="a0"/>
    <w:rsid w:val="008869F5"/>
    <w:pPr>
      <w:spacing w:before="100" w:after="100"/>
    </w:pPr>
    <w:rPr>
      <w:rFonts w:ascii="Arial Unicode MS" w:eastAsia="Arial Unicode MS" w:hAnsi="Arial Unicode MS"/>
      <w:noProof/>
      <w:szCs w:val="20"/>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4079">
      <w:bodyDiv w:val="1"/>
      <w:marLeft w:val="0"/>
      <w:marRight w:val="0"/>
      <w:marTop w:val="0"/>
      <w:marBottom w:val="0"/>
      <w:divBdr>
        <w:top w:val="none" w:sz="0" w:space="0" w:color="auto"/>
        <w:left w:val="none" w:sz="0" w:space="0" w:color="auto"/>
        <w:bottom w:val="none" w:sz="0" w:space="0" w:color="auto"/>
        <w:right w:val="none" w:sz="0" w:space="0" w:color="auto"/>
      </w:divBdr>
    </w:div>
    <w:div w:id="83964839">
      <w:bodyDiv w:val="1"/>
      <w:marLeft w:val="0"/>
      <w:marRight w:val="0"/>
      <w:marTop w:val="0"/>
      <w:marBottom w:val="0"/>
      <w:divBdr>
        <w:top w:val="none" w:sz="0" w:space="0" w:color="auto"/>
        <w:left w:val="none" w:sz="0" w:space="0" w:color="auto"/>
        <w:bottom w:val="none" w:sz="0" w:space="0" w:color="auto"/>
        <w:right w:val="none" w:sz="0" w:space="0" w:color="auto"/>
      </w:divBdr>
    </w:div>
    <w:div w:id="155733754">
      <w:bodyDiv w:val="1"/>
      <w:marLeft w:val="0"/>
      <w:marRight w:val="0"/>
      <w:marTop w:val="0"/>
      <w:marBottom w:val="0"/>
      <w:divBdr>
        <w:top w:val="none" w:sz="0" w:space="0" w:color="auto"/>
        <w:left w:val="none" w:sz="0" w:space="0" w:color="auto"/>
        <w:bottom w:val="none" w:sz="0" w:space="0" w:color="auto"/>
        <w:right w:val="none" w:sz="0" w:space="0" w:color="auto"/>
      </w:divBdr>
    </w:div>
    <w:div w:id="210044357">
      <w:bodyDiv w:val="1"/>
      <w:marLeft w:val="0"/>
      <w:marRight w:val="0"/>
      <w:marTop w:val="0"/>
      <w:marBottom w:val="0"/>
      <w:divBdr>
        <w:top w:val="none" w:sz="0" w:space="0" w:color="auto"/>
        <w:left w:val="none" w:sz="0" w:space="0" w:color="auto"/>
        <w:bottom w:val="none" w:sz="0" w:space="0" w:color="auto"/>
        <w:right w:val="none" w:sz="0" w:space="0" w:color="auto"/>
      </w:divBdr>
    </w:div>
    <w:div w:id="216744852">
      <w:bodyDiv w:val="1"/>
      <w:marLeft w:val="0"/>
      <w:marRight w:val="0"/>
      <w:marTop w:val="0"/>
      <w:marBottom w:val="0"/>
      <w:divBdr>
        <w:top w:val="none" w:sz="0" w:space="0" w:color="auto"/>
        <w:left w:val="none" w:sz="0" w:space="0" w:color="auto"/>
        <w:bottom w:val="none" w:sz="0" w:space="0" w:color="auto"/>
        <w:right w:val="none" w:sz="0" w:space="0" w:color="auto"/>
      </w:divBdr>
    </w:div>
    <w:div w:id="233662793">
      <w:bodyDiv w:val="1"/>
      <w:marLeft w:val="0"/>
      <w:marRight w:val="0"/>
      <w:marTop w:val="0"/>
      <w:marBottom w:val="0"/>
      <w:divBdr>
        <w:top w:val="none" w:sz="0" w:space="0" w:color="auto"/>
        <w:left w:val="none" w:sz="0" w:space="0" w:color="auto"/>
        <w:bottom w:val="none" w:sz="0" w:space="0" w:color="auto"/>
        <w:right w:val="none" w:sz="0" w:space="0" w:color="auto"/>
      </w:divBdr>
    </w:div>
    <w:div w:id="270170213">
      <w:bodyDiv w:val="1"/>
      <w:marLeft w:val="0"/>
      <w:marRight w:val="0"/>
      <w:marTop w:val="0"/>
      <w:marBottom w:val="0"/>
      <w:divBdr>
        <w:top w:val="none" w:sz="0" w:space="0" w:color="auto"/>
        <w:left w:val="none" w:sz="0" w:space="0" w:color="auto"/>
        <w:bottom w:val="none" w:sz="0" w:space="0" w:color="auto"/>
        <w:right w:val="none" w:sz="0" w:space="0" w:color="auto"/>
      </w:divBdr>
    </w:div>
    <w:div w:id="310601760">
      <w:bodyDiv w:val="1"/>
      <w:marLeft w:val="0"/>
      <w:marRight w:val="0"/>
      <w:marTop w:val="0"/>
      <w:marBottom w:val="0"/>
      <w:divBdr>
        <w:top w:val="none" w:sz="0" w:space="0" w:color="auto"/>
        <w:left w:val="none" w:sz="0" w:space="0" w:color="auto"/>
        <w:bottom w:val="none" w:sz="0" w:space="0" w:color="auto"/>
        <w:right w:val="none" w:sz="0" w:space="0" w:color="auto"/>
      </w:divBdr>
    </w:div>
    <w:div w:id="313293123">
      <w:bodyDiv w:val="1"/>
      <w:marLeft w:val="0"/>
      <w:marRight w:val="0"/>
      <w:marTop w:val="0"/>
      <w:marBottom w:val="0"/>
      <w:divBdr>
        <w:top w:val="none" w:sz="0" w:space="0" w:color="auto"/>
        <w:left w:val="none" w:sz="0" w:space="0" w:color="auto"/>
        <w:bottom w:val="none" w:sz="0" w:space="0" w:color="auto"/>
        <w:right w:val="none" w:sz="0" w:space="0" w:color="auto"/>
      </w:divBdr>
    </w:div>
    <w:div w:id="402459777">
      <w:bodyDiv w:val="1"/>
      <w:marLeft w:val="0"/>
      <w:marRight w:val="0"/>
      <w:marTop w:val="0"/>
      <w:marBottom w:val="0"/>
      <w:divBdr>
        <w:top w:val="none" w:sz="0" w:space="0" w:color="auto"/>
        <w:left w:val="none" w:sz="0" w:space="0" w:color="auto"/>
        <w:bottom w:val="none" w:sz="0" w:space="0" w:color="auto"/>
        <w:right w:val="none" w:sz="0" w:space="0" w:color="auto"/>
      </w:divBdr>
    </w:div>
    <w:div w:id="411007497">
      <w:bodyDiv w:val="1"/>
      <w:marLeft w:val="0"/>
      <w:marRight w:val="0"/>
      <w:marTop w:val="0"/>
      <w:marBottom w:val="0"/>
      <w:divBdr>
        <w:top w:val="none" w:sz="0" w:space="0" w:color="auto"/>
        <w:left w:val="none" w:sz="0" w:space="0" w:color="auto"/>
        <w:bottom w:val="none" w:sz="0" w:space="0" w:color="auto"/>
        <w:right w:val="none" w:sz="0" w:space="0" w:color="auto"/>
      </w:divBdr>
    </w:div>
    <w:div w:id="465009980">
      <w:bodyDiv w:val="1"/>
      <w:marLeft w:val="0"/>
      <w:marRight w:val="0"/>
      <w:marTop w:val="0"/>
      <w:marBottom w:val="0"/>
      <w:divBdr>
        <w:top w:val="none" w:sz="0" w:space="0" w:color="auto"/>
        <w:left w:val="none" w:sz="0" w:space="0" w:color="auto"/>
        <w:bottom w:val="none" w:sz="0" w:space="0" w:color="auto"/>
        <w:right w:val="none" w:sz="0" w:space="0" w:color="auto"/>
      </w:divBdr>
    </w:div>
    <w:div w:id="559906292">
      <w:bodyDiv w:val="1"/>
      <w:marLeft w:val="0"/>
      <w:marRight w:val="0"/>
      <w:marTop w:val="0"/>
      <w:marBottom w:val="0"/>
      <w:divBdr>
        <w:top w:val="none" w:sz="0" w:space="0" w:color="auto"/>
        <w:left w:val="none" w:sz="0" w:space="0" w:color="auto"/>
        <w:bottom w:val="none" w:sz="0" w:space="0" w:color="auto"/>
        <w:right w:val="none" w:sz="0" w:space="0" w:color="auto"/>
      </w:divBdr>
    </w:div>
    <w:div w:id="564730089">
      <w:bodyDiv w:val="1"/>
      <w:marLeft w:val="0"/>
      <w:marRight w:val="0"/>
      <w:marTop w:val="0"/>
      <w:marBottom w:val="0"/>
      <w:divBdr>
        <w:top w:val="none" w:sz="0" w:space="0" w:color="auto"/>
        <w:left w:val="none" w:sz="0" w:space="0" w:color="auto"/>
        <w:bottom w:val="none" w:sz="0" w:space="0" w:color="auto"/>
        <w:right w:val="none" w:sz="0" w:space="0" w:color="auto"/>
      </w:divBdr>
    </w:div>
    <w:div w:id="621156720">
      <w:bodyDiv w:val="1"/>
      <w:marLeft w:val="0"/>
      <w:marRight w:val="0"/>
      <w:marTop w:val="0"/>
      <w:marBottom w:val="0"/>
      <w:divBdr>
        <w:top w:val="none" w:sz="0" w:space="0" w:color="auto"/>
        <w:left w:val="none" w:sz="0" w:space="0" w:color="auto"/>
        <w:bottom w:val="none" w:sz="0" w:space="0" w:color="auto"/>
        <w:right w:val="none" w:sz="0" w:space="0" w:color="auto"/>
      </w:divBdr>
    </w:div>
    <w:div w:id="704788735">
      <w:bodyDiv w:val="1"/>
      <w:marLeft w:val="0"/>
      <w:marRight w:val="0"/>
      <w:marTop w:val="0"/>
      <w:marBottom w:val="0"/>
      <w:divBdr>
        <w:top w:val="none" w:sz="0" w:space="0" w:color="auto"/>
        <w:left w:val="none" w:sz="0" w:space="0" w:color="auto"/>
        <w:bottom w:val="none" w:sz="0" w:space="0" w:color="auto"/>
        <w:right w:val="none" w:sz="0" w:space="0" w:color="auto"/>
      </w:divBdr>
    </w:div>
    <w:div w:id="788354854">
      <w:bodyDiv w:val="1"/>
      <w:marLeft w:val="0"/>
      <w:marRight w:val="0"/>
      <w:marTop w:val="0"/>
      <w:marBottom w:val="0"/>
      <w:divBdr>
        <w:top w:val="none" w:sz="0" w:space="0" w:color="auto"/>
        <w:left w:val="none" w:sz="0" w:space="0" w:color="auto"/>
        <w:bottom w:val="none" w:sz="0" w:space="0" w:color="auto"/>
        <w:right w:val="none" w:sz="0" w:space="0" w:color="auto"/>
      </w:divBdr>
    </w:div>
    <w:div w:id="919632091">
      <w:bodyDiv w:val="1"/>
      <w:marLeft w:val="0"/>
      <w:marRight w:val="0"/>
      <w:marTop w:val="0"/>
      <w:marBottom w:val="0"/>
      <w:divBdr>
        <w:top w:val="none" w:sz="0" w:space="0" w:color="auto"/>
        <w:left w:val="none" w:sz="0" w:space="0" w:color="auto"/>
        <w:bottom w:val="none" w:sz="0" w:space="0" w:color="auto"/>
        <w:right w:val="none" w:sz="0" w:space="0" w:color="auto"/>
      </w:divBdr>
    </w:div>
    <w:div w:id="951739322">
      <w:bodyDiv w:val="1"/>
      <w:marLeft w:val="0"/>
      <w:marRight w:val="0"/>
      <w:marTop w:val="0"/>
      <w:marBottom w:val="0"/>
      <w:divBdr>
        <w:top w:val="none" w:sz="0" w:space="0" w:color="auto"/>
        <w:left w:val="none" w:sz="0" w:space="0" w:color="auto"/>
        <w:bottom w:val="none" w:sz="0" w:space="0" w:color="auto"/>
        <w:right w:val="none" w:sz="0" w:space="0" w:color="auto"/>
      </w:divBdr>
    </w:div>
    <w:div w:id="983898789">
      <w:bodyDiv w:val="1"/>
      <w:marLeft w:val="0"/>
      <w:marRight w:val="0"/>
      <w:marTop w:val="0"/>
      <w:marBottom w:val="0"/>
      <w:divBdr>
        <w:top w:val="none" w:sz="0" w:space="0" w:color="auto"/>
        <w:left w:val="none" w:sz="0" w:space="0" w:color="auto"/>
        <w:bottom w:val="none" w:sz="0" w:space="0" w:color="auto"/>
        <w:right w:val="none" w:sz="0" w:space="0" w:color="auto"/>
      </w:divBdr>
    </w:div>
    <w:div w:id="1108310632">
      <w:bodyDiv w:val="1"/>
      <w:marLeft w:val="0"/>
      <w:marRight w:val="0"/>
      <w:marTop w:val="0"/>
      <w:marBottom w:val="0"/>
      <w:divBdr>
        <w:top w:val="none" w:sz="0" w:space="0" w:color="auto"/>
        <w:left w:val="none" w:sz="0" w:space="0" w:color="auto"/>
        <w:bottom w:val="none" w:sz="0" w:space="0" w:color="auto"/>
        <w:right w:val="none" w:sz="0" w:space="0" w:color="auto"/>
      </w:divBdr>
    </w:div>
    <w:div w:id="1130368869">
      <w:bodyDiv w:val="1"/>
      <w:marLeft w:val="0"/>
      <w:marRight w:val="0"/>
      <w:marTop w:val="0"/>
      <w:marBottom w:val="0"/>
      <w:divBdr>
        <w:top w:val="none" w:sz="0" w:space="0" w:color="auto"/>
        <w:left w:val="none" w:sz="0" w:space="0" w:color="auto"/>
        <w:bottom w:val="none" w:sz="0" w:space="0" w:color="auto"/>
        <w:right w:val="none" w:sz="0" w:space="0" w:color="auto"/>
      </w:divBdr>
    </w:div>
    <w:div w:id="1326589350">
      <w:bodyDiv w:val="1"/>
      <w:marLeft w:val="0"/>
      <w:marRight w:val="0"/>
      <w:marTop w:val="0"/>
      <w:marBottom w:val="0"/>
      <w:divBdr>
        <w:top w:val="none" w:sz="0" w:space="0" w:color="auto"/>
        <w:left w:val="none" w:sz="0" w:space="0" w:color="auto"/>
        <w:bottom w:val="none" w:sz="0" w:space="0" w:color="auto"/>
        <w:right w:val="none" w:sz="0" w:space="0" w:color="auto"/>
      </w:divBdr>
    </w:div>
    <w:div w:id="1343818410">
      <w:bodyDiv w:val="1"/>
      <w:marLeft w:val="0"/>
      <w:marRight w:val="0"/>
      <w:marTop w:val="0"/>
      <w:marBottom w:val="0"/>
      <w:divBdr>
        <w:top w:val="none" w:sz="0" w:space="0" w:color="auto"/>
        <w:left w:val="none" w:sz="0" w:space="0" w:color="auto"/>
        <w:bottom w:val="none" w:sz="0" w:space="0" w:color="auto"/>
        <w:right w:val="none" w:sz="0" w:space="0" w:color="auto"/>
      </w:divBdr>
    </w:div>
    <w:div w:id="1388727100">
      <w:bodyDiv w:val="1"/>
      <w:marLeft w:val="0"/>
      <w:marRight w:val="0"/>
      <w:marTop w:val="0"/>
      <w:marBottom w:val="0"/>
      <w:divBdr>
        <w:top w:val="none" w:sz="0" w:space="0" w:color="auto"/>
        <w:left w:val="none" w:sz="0" w:space="0" w:color="auto"/>
        <w:bottom w:val="none" w:sz="0" w:space="0" w:color="auto"/>
        <w:right w:val="none" w:sz="0" w:space="0" w:color="auto"/>
      </w:divBdr>
    </w:div>
    <w:div w:id="1404180041">
      <w:bodyDiv w:val="1"/>
      <w:marLeft w:val="0"/>
      <w:marRight w:val="0"/>
      <w:marTop w:val="0"/>
      <w:marBottom w:val="0"/>
      <w:divBdr>
        <w:top w:val="none" w:sz="0" w:space="0" w:color="auto"/>
        <w:left w:val="none" w:sz="0" w:space="0" w:color="auto"/>
        <w:bottom w:val="none" w:sz="0" w:space="0" w:color="auto"/>
        <w:right w:val="none" w:sz="0" w:space="0" w:color="auto"/>
      </w:divBdr>
    </w:div>
    <w:div w:id="1473862379">
      <w:bodyDiv w:val="1"/>
      <w:marLeft w:val="0"/>
      <w:marRight w:val="0"/>
      <w:marTop w:val="0"/>
      <w:marBottom w:val="0"/>
      <w:divBdr>
        <w:top w:val="none" w:sz="0" w:space="0" w:color="auto"/>
        <w:left w:val="none" w:sz="0" w:space="0" w:color="auto"/>
        <w:bottom w:val="none" w:sz="0" w:space="0" w:color="auto"/>
        <w:right w:val="none" w:sz="0" w:space="0" w:color="auto"/>
      </w:divBdr>
      <w:divsChild>
        <w:div w:id="287442899">
          <w:marLeft w:val="0"/>
          <w:marRight w:val="0"/>
          <w:marTop w:val="0"/>
          <w:marBottom w:val="150"/>
          <w:divBdr>
            <w:top w:val="none" w:sz="0" w:space="0" w:color="auto"/>
            <w:left w:val="none" w:sz="0" w:space="0" w:color="auto"/>
            <w:bottom w:val="none" w:sz="0" w:space="0" w:color="auto"/>
            <w:right w:val="none" w:sz="0" w:space="0" w:color="auto"/>
          </w:divBdr>
        </w:div>
        <w:div w:id="804852643">
          <w:marLeft w:val="0"/>
          <w:marRight w:val="0"/>
          <w:marTop w:val="0"/>
          <w:marBottom w:val="150"/>
          <w:divBdr>
            <w:top w:val="none" w:sz="0" w:space="0" w:color="auto"/>
            <w:left w:val="none" w:sz="0" w:space="0" w:color="auto"/>
            <w:bottom w:val="none" w:sz="0" w:space="0" w:color="auto"/>
            <w:right w:val="none" w:sz="0" w:space="0" w:color="auto"/>
          </w:divBdr>
        </w:div>
        <w:div w:id="1424299887">
          <w:marLeft w:val="0"/>
          <w:marRight w:val="0"/>
          <w:marTop w:val="0"/>
          <w:marBottom w:val="150"/>
          <w:divBdr>
            <w:top w:val="none" w:sz="0" w:space="0" w:color="auto"/>
            <w:left w:val="none" w:sz="0" w:space="0" w:color="auto"/>
            <w:bottom w:val="none" w:sz="0" w:space="0" w:color="auto"/>
            <w:right w:val="none" w:sz="0" w:space="0" w:color="auto"/>
          </w:divBdr>
        </w:div>
        <w:div w:id="1798719195">
          <w:marLeft w:val="0"/>
          <w:marRight w:val="0"/>
          <w:marTop w:val="0"/>
          <w:marBottom w:val="150"/>
          <w:divBdr>
            <w:top w:val="none" w:sz="0" w:space="0" w:color="auto"/>
            <w:left w:val="none" w:sz="0" w:space="0" w:color="auto"/>
            <w:bottom w:val="none" w:sz="0" w:space="0" w:color="auto"/>
            <w:right w:val="none" w:sz="0" w:space="0" w:color="auto"/>
          </w:divBdr>
        </w:div>
      </w:divsChild>
    </w:div>
    <w:div w:id="1597901002">
      <w:bodyDiv w:val="1"/>
      <w:marLeft w:val="0"/>
      <w:marRight w:val="0"/>
      <w:marTop w:val="0"/>
      <w:marBottom w:val="0"/>
      <w:divBdr>
        <w:top w:val="none" w:sz="0" w:space="0" w:color="auto"/>
        <w:left w:val="none" w:sz="0" w:space="0" w:color="auto"/>
        <w:bottom w:val="none" w:sz="0" w:space="0" w:color="auto"/>
        <w:right w:val="none" w:sz="0" w:space="0" w:color="auto"/>
      </w:divBdr>
    </w:div>
    <w:div w:id="1613249166">
      <w:bodyDiv w:val="1"/>
      <w:marLeft w:val="0"/>
      <w:marRight w:val="0"/>
      <w:marTop w:val="0"/>
      <w:marBottom w:val="0"/>
      <w:divBdr>
        <w:top w:val="none" w:sz="0" w:space="0" w:color="auto"/>
        <w:left w:val="none" w:sz="0" w:space="0" w:color="auto"/>
        <w:bottom w:val="none" w:sz="0" w:space="0" w:color="auto"/>
        <w:right w:val="none" w:sz="0" w:space="0" w:color="auto"/>
      </w:divBdr>
    </w:div>
    <w:div w:id="1632786925">
      <w:bodyDiv w:val="1"/>
      <w:marLeft w:val="0"/>
      <w:marRight w:val="0"/>
      <w:marTop w:val="0"/>
      <w:marBottom w:val="0"/>
      <w:divBdr>
        <w:top w:val="none" w:sz="0" w:space="0" w:color="auto"/>
        <w:left w:val="none" w:sz="0" w:space="0" w:color="auto"/>
        <w:bottom w:val="none" w:sz="0" w:space="0" w:color="auto"/>
        <w:right w:val="none" w:sz="0" w:space="0" w:color="auto"/>
      </w:divBdr>
    </w:div>
    <w:div w:id="1708219336">
      <w:bodyDiv w:val="1"/>
      <w:marLeft w:val="0"/>
      <w:marRight w:val="0"/>
      <w:marTop w:val="0"/>
      <w:marBottom w:val="0"/>
      <w:divBdr>
        <w:top w:val="none" w:sz="0" w:space="0" w:color="auto"/>
        <w:left w:val="none" w:sz="0" w:space="0" w:color="auto"/>
        <w:bottom w:val="none" w:sz="0" w:space="0" w:color="auto"/>
        <w:right w:val="none" w:sz="0" w:space="0" w:color="auto"/>
      </w:divBdr>
    </w:div>
    <w:div w:id="1785004302">
      <w:bodyDiv w:val="1"/>
      <w:marLeft w:val="0"/>
      <w:marRight w:val="0"/>
      <w:marTop w:val="0"/>
      <w:marBottom w:val="0"/>
      <w:divBdr>
        <w:top w:val="none" w:sz="0" w:space="0" w:color="auto"/>
        <w:left w:val="none" w:sz="0" w:space="0" w:color="auto"/>
        <w:bottom w:val="none" w:sz="0" w:space="0" w:color="auto"/>
        <w:right w:val="none" w:sz="0" w:space="0" w:color="auto"/>
      </w:divBdr>
    </w:div>
    <w:div w:id="1876308769">
      <w:bodyDiv w:val="1"/>
      <w:marLeft w:val="0"/>
      <w:marRight w:val="0"/>
      <w:marTop w:val="0"/>
      <w:marBottom w:val="0"/>
      <w:divBdr>
        <w:top w:val="none" w:sz="0" w:space="0" w:color="auto"/>
        <w:left w:val="none" w:sz="0" w:space="0" w:color="auto"/>
        <w:bottom w:val="none" w:sz="0" w:space="0" w:color="auto"/>
        <w:right w:val="none" w:sz="0" w:space="0" w:color="auto"/>
      </w:divBdr>
    </w:div>
    <w:div w:id="1877234758">
      <w:bodyDiv w:val="1"/>
      <w:marLeft w:val="0"/>
      <w:marRight w:val="0"/>
      <w:marTop w:val="0"/>
      <w:marBottom w:val="0"/>
      <w:divBdr>
        <w:top w:val="none" w:sz="0" w:space="0" w:color="auto"/>
        <w:left w:val="none" w:sz="0" w:space="0" w:color="auto"/>
        <w:bottom w:val="none" w:sz="0" w:space="0" w:color="auto"/>
        <w:right w:val="none" w:sz="0" w:space="0" w:color="auto"/>
      </w:divBdr>
    </w:div>
    <w:div w:id="1898055840">
      <w:bodyDiv w:val="1"/>
      <w:marLeft w:val="0"/>
      <w:marRight w:val="0"/>
      <w:marTop w:val="0"/>
      <w:marBottom w:val="0"/>
      <w:divBdr>
        <w:top w:val="none" w:sz="0" w:space="0" w:color="auto"/>
        <w:left w:val="none" w:sz="0" w:space="0" w:color="auto"/>
        <w:bottom w:val="none" w:sz="0" w:space="0" w:color="auto"/>
        <w:right w:val="none" w:sz="0" w:space="0" w:color="auto"/>
      </w:divBdr>
    </w:div>
    <w:div w:id="2047098047">
      <w:bodyDiv w:val="1"/>
      <w:marLeft w:val="0"/>
      <w:marRight w:val="0"/>
      <w:marTop w:val="0"/>
      <w:marBottom w:val="0"/>
      <w:divBdr>
        <w:top w:val="none" w:sz="0" w:space="0" w:color="auto"/>
        <w:left w:val="none" w:sz="0" w:space="0" w:color="auto"/>
        <w:bottom w:val="none" w:sz="0" w:space="0" w:color="auto"/>
        <w:right w:val="none" w:sz="0" w:space="0" w:color="auto"/>
      </w:divBdr>
    </w:div>
    <w:div w:id="2069104420">
      <w:bodyDiv w:val="1"/>
      <w:marLeft w:val="0"/>
      <w:marRight w:val="0"/>
      <w:marTop w:val="0"/>
      <w:marBottom w:val="0"/>
      <w:divBdr>
        <w:top w:val="none" w:sz="0" w:space="0" w:color="auto"/>
        <w:left w:val="none" w:sz="0" w:space="0" w:color="auto"/>
        <w:bottom w:val="none" w:sz="0" w:space="0" w:color="auto"/>
        <w:right w:val="none" w:sz="0" w:space="0" w:color="auto"/>
      </w:divBdr>
    </w:div>
    <w:div w:id="2089226135">
      <w:bodyDiv w:val="1"/>
      <w:marLeft w:val="0"/>
      <w:marRight w:val="0"/>
      <w:marTop w:val="0"/>
      <w:marBottom w:val="0"/>
      <w:divBdr>
        <w:top w:val="none" w:sz="0" w:space="0" w:color="auto"/>
        <w:left w:val="none" w:sz="0" w:space="0" w:color="auto"/>
        <w:bottom w:val="none" w:sz="0" w:space="0" w:color="auto"/>
        <w:right w:val="none" w:sz="0" w:space="0" w:color="auto"/>
      </w:divBdr>
    </w:div>
    <w:div w:id="2120224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0CE0A-7126-4BC9-8C34-2239245EA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19</Pages>
  <Words>7622</Words>
  <Characters>43446</Characters>
  <Application>Microsoft Office Word</Application>
  <DocSecurity>0</DocSecurity>
  <Lines>362</Lines>
  <Paragraphs>101</Paragraphs>
  <ScaleCrop>false</ScaleCrop>
  <HeadingPairs>
    <vt:vector size="2" baseType="variant">
      <vt:variant>
        <vt:lpstr>Название</vt:lpstr>
      </vt:variant>
      <vt:variant>
        <vt:i4>1</vt:i4>
      </vt:variant>
    </vt:vector>
  </HeadingPairs>
  <TitlesOfParts>
    <vt:vector size="1" baseType="lpstr">
      <vt:lpstr>Приложение № 2</vt:lpstr>
    </vt:vector>
  </TitlesOfParts>
  <Company>RePack by SPecialiST</Company>
  <LinksUpToDate>false</LinksUpToDate>
  <CharactersWithSpaces>50967</CharactersWithSpaces>
  <SharedDoc>false</SharedDoc>
  <HLinks>
    <vt:vector size="24" baseType="variant">
      <vt:variant>
        <vt:i4>74907659</vt:i4>
      </vt:variant>
      <vt:variant>
        <vt:i4>9</vt:i4>
      </vt:variant>
      <vt:variant>
        <vt:i4>0</vt:i4>
      </vt:variant>
      <vt:variant>
        <vt:i4>5</vt:i4>
      </vt:variant>
      <vt:variant>
        <vt:lpwstr/>
      </vt:variant>
      <vt:variant>
        <vt:lpwstr>разд_4_контр</vt:lpwstr>
      </vt:variant>
      <vt:variant>
        <vt:i4>4392015</vt:i4>
      </vt:variant>
      <vt:variant>
        <vt:i4>6</vt:i4>
      </vt:variant>
      <vt:variant>
        <vt:i4>0</vt:i4>
      </vt:variant>
      <vt:variant>
        <vt:i4>5</vt:i4>
      </vt:variant>
      <vt:variant>
        <vt:lpwstr/>
      </vt:variant>
      <vt:variant>
        <vt:lpwstr>разд_3_комчасть</vt:lpwstr>
      </vt:variant>
      <vt:variant>
        <vt:i4>4392004</vt:i4>
      </vt:variant>
      <vt:variant>
        <vt:i4>3</vt:i4>
      </vt:variant>
      <vt:variant>
        <vt:i4>0</vt:i4>
      </vt:variant>
      <vt:variant>
        <vt:i4>5</vt:i4>
      </vt:variant>
      <vt:variant>
        <vt:lpwstr/>
      </vt:variant>
      <vt:variant>
        <vt:lpwstr>разд_2_техчасть</vt:lpwstr>
      </vt:variant>
      <vt:variant>
        <vt:i4>71500856</vt:i4>
      </vt:variant>
      <vt:variant>
        <vt:i4>0</vt:i4>
      </vt:variant>
      <vt:variant>
        <vt:i4>0</vt:i4>
      </vt:variant>
      <vt:variant>
        <vt:i4>5</vt:i4>
      </vt:variant>
      <vt:variant>
        <vt:lpwstr/>
      </vt:variant>
      <vt:variant>
        <vt:lpwstr>ИУТ</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subject/>
  <dc:creator>USER</dc:creator>
  <cp:keywords/>
  <dc:description/>
  <cp:lastModifiedBy>7Я</cp:lastModifiedBy>
  <cp:revision>15</cp:revision>
  <cp:lastPrinted>2024-02-12T07:27:00Z</cp:lastPrinted>
  <dcterms:created xsi:type="dcterms:W3CDTF">2024-02-12T13:09:00Z</dcterms:created>
  <dcterms:modified xsi:type="dcterms:W3CDTF">2026-01-03T07:56:00Z</dcterms:modified>
</cp:coreProperties>
</file>