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3"/>
        <w:tblW w:w="10495" w:type="dxa"/>
        <w:tblInd w:w="-714" w:type="dxa"/>
        <w:tblLook w:val="04A0" w:firstRow="1" w:lastRow="0" w:firstColumn="1" w:lastColumn="0" w:noHBand="0" w:noVBand="1"/>
      </w:tblPr>
      <w:tblGrid>
        <w:gridCol w:w="5133"/>
        <w:gridCol w:w="5362"/>
      </w:tblGrid>
      <w:tr w:rsidR="00F40535" w14:paraId="112CE879" w14:textId="77777777" w:rsidTr="00314FFD">
        <w:tc>
          <w:tcPr>
            <w:tcW w:w="5133" w:type="dxa"/>
          </w:tcPr>
          <w:p w14:paraId="2F7D4B09" w14:textId="77777777" w:rsidR="00000000" w:rsidRPr="00484171" w:rsidRDefault="00000000" w:rsidP="00484171">
            <w:pPr>
              <w:rPr>
                <w:rFonts w:ascii="Arial" w:hAnsi="Arial" w:cs="Arial"/>
                <w:b/>
                <w:sz w:val="20"/>
              </w:rPr>
            </w:pPr>
            <w:r w:rsidRPr="00484171">
              <w:rPr>
                <w:rFonts w:ascii="Arial" w:hAnsi="Arial" w:cs="Arial"/>
                <w:b/>
                <w:sz w:val="20"/>
              </w:rPr>
              <w:t>(EQUIPMENT SUPPLY)</w:t>
            </w:r>
          </w:p>
          <w:p w14:paraId="74B46152" w14:textId="77777777" w:rsidR="00000000" w:rsidRPr="00EA25D6" w:rsidRDefault="00000000" w:rsidP="00484171">
            <w:pPr>
              <w:rPr>
                <w:rFonts w:ascii="Arial" w:hAnsi="Arial" w:cs="Arial"/>
                <w:sz w:val="20"/>
              </w:rPr>
            </w:pPr>
            <w:r w:rsidRPr="00484171">
              <w:rPr>
                <w:rFonts w:ascii="Arial" w:hAnsi="Arial" w:cs="Arial"/>
                <w:b/>
                <w:sz w:val="20"/>
              </w:rPr>
              <w:t>AGREEMENT No.  ________________</w:t>
            </w:r>
          </w:p>
        </w:tc>
        <w:tc>
          <w:tcPr>
            <w:tcW w:w="5362" w:type="dxa"/>
          </w:tcPr>
          <w:p w14:paraId="47068AD0" w14:textId="77777777" w:rsidR="00000000" w:rsidRPr="00484171" w:rsidRDefault="00000000" w:rsidP="00484171">
            <w:pPr>
              <w:rPr>
                <w:rFonts w:ascii="Arial" w:hAnsi="Arial" w:cs="Arial"/>
                <w:b/>
                <w:color w:val="000000"/>
                <w:sz w:val="20"/>
                <w:lang w:val="ru-RU"/>
              </w:rPr>
            </w:pPr>
            <w:r w:rsidRPr="00484171">
              <w:rPr>
                <w:rFonts w:ascii="Arial" w:hAnsi="Arial" w:cs="Arial"/>
                <w:b/>
                <w:color w:val="000000"/>
                <w:sz w:val="20"/>
                <w:lang w:val="ru-RU"/>
              </w:rPr>
              <w:t>КОНТРАКТ</w:t>
            </w:r>
          </w:p>
          <w:p w14:paraId="6108297F" w14:textId="77777777" w:rsidR="00000000" w:rsidRPr="00EA25D6" w:rsidRDefault="00000000" w:rsidP="00484171">
            <w:pPr>
              <w:rPr>
                <w:rFonts w:ascii="Arial" w:hAnsi="Arial" w:cs="Arial"/>
                <w:b/>
                <w:color w:val="000000"/>
                <w:sz w:val="20"/>
                <w:lang w:val="ru-RU"/>
              </w:rPr>
            </w:pPr>
            <w:r w:rsidRPr="00484171">
              <w:rPr>
                <w:rFonts w:ascii="Arial" w:hAnsi="Arial" w:cs="Arial"/>
                <w:b/>
                <w:color w:val="000000"/>
                <w:sz w:val="20"/>
                <w:lang w:val="ru-RU"/>
              </w:rPr>
              <w:t>(НА ПОСТАВКУ О</w:t>
            </w:r>
            <w:r>
              <w:rPr>
                <w:rFonts w:ascii="Arial" w:hAnsi="Arial" w:cs="Arial"/>
                <w:b/>
                <w:color w:val="000000"/>
                <w:sz w:val="20"/>
                <w:lang w:val="ru-RU"/>
              </w:rPr>
              <w:t>БОРУДОВАНИЯ) №  ____________</w:t>
            </w:r>
          </w:p>
        </w:tc>
      </w:tr>
      <w:tr w:rsidR="00F40535" w14:paraId="21CE7920" w14:textId="77777777" w:rsidTr="00314FFD">
        <w:tc>
          <w:tcPr>
            <w:tcW w:w="5133" w:type="dxa"/>
          </w:tcPr>
          <w:p w14:paraId="02DF1CB0" w14:textId="77777777" w:rsidR="00000000" w:rsidRPr="00527B74" w:rsidRDefault="00000000">
            <w:pPr>
              <w:rPr>
                <w:rFonts w:ascii="Arial" w:hAnsi="Arial" w:cs="Arial"/>
                <w:color w:val="000000"/>
                <w:sz w:val="16"/>
                <w:szCs w:val="16"/>
              </w:rPr>
            </w:pPr>
            <w:r>
              <w:rPr>
                <w:rFonts w:ascii="Arial" w:hAnsi="Arial" w:cs="Arial"/>
                <w:color w:val="000000"/>
                <w:sz w:val="16"/>
                <w:szCs w:val="16"/>
              </w:rPr>
              <w:t xml:space="preserve">г. __________ </w:t>
            </w:r>
            <w:r w:rsidRPr="00484171">
              <w:rPr>
                <w:rFonts w:ascii="Arial" w:hAnsi="Arial" w:cs="Arial"/>
                <w:color w:val="000000"/>
                <w:sz w:val="16"/>
                <w:szCs w:val="16"/>
              </w:rPr>
              <w:t xml:space="preserve">                </w:t>
            </w:r>
            <w:r>
              <w:rPr>
                <w:rFonts w:ascii="Arial" w:hAnsi="Arial" w:cs="Arial"/>
                <w:color w:val="000000"/>
                <w:sz w:val="16"/>
                <w:szCs w:val="16"/>
              </w:rPr>
              <w:t xml:space="preserve">                 </w:t>
            </w:r>
            <w:r w:rsidRPr="00484171">
              <w:rPr>
                <w:rFonts w:ascii="Arial" w:hAnsi="Arial" w:cs="Arial"/>
                <w:color w:val="000000"/>
                <w:sz w:val="16"/>
                <w:szCs w:val="16"/>
              </w:rPr>
              <w:t xml:space="preserve">      «___» ___________ 20__ г.</w:t>
            </w:r>
          </w:p>
        </w:tc>
        <w:tc>
          <w:tcPr>
            <w:tcW w:w="5362" w:type="dxa"/>
          </w:tcPr>
          <w:p w14:paraId="445C3E4A" w14:textId="77777777" w:rsidR="00000000" w:rsidRPr="00AB11EB" w:rsidRDefault="00000000">
            <w:pPr>
              <w:rPr>
                <w:rFonts w:ascii="Arial" w:hAnsi="Arial" w:cs="Arial"/>
                <w:color w:val="000000"/>
                <w:sz w:val="16"/>
                <w:szCs w:val="16"/>
                <w:lang w:val="ru-RU"/>
              </w:rPr>
            </w:pPr>
            <w:r w:rsidRPr="00484171">
              <w:rPr>
                <w:rFonts w:ascii="Arial" w:hAnsi="Arial" w:cs="Arial"/>
                <w:color w:val="000000"/>
                <w:sz w:val="16"/>
                <w:szCs w:val="16"/>
                <w:lang w:val="ru-RU"/>
              </w:rPr>
              <w:t>г. ____</w:t>
            </w:r>
            <w:r>
              <w:rPr>
                <w:rFonts w:ascii="Arial" w:hAnsi="Arial" w:cs="Arial"/>
                <w:color w:val="000000"/>
                <w:sz w:val="16"/>
                <w:szCs w:val="16"/>
                <w:lang w:val="ru-RU"/>
              </w:rPr>
              <w:t xml:space="preserve">______             </w:t>
            </w:r>
            <w:r w:rsidRPr="00484171">
              <w:rPr>
                <w:rFonts w:ascii="Arial" w:hAnsi="Arial" w:cs="Arial"/>
                <w:color w:val="000000"/>
                <w:sz w:val="16"/>
                <w:szCs w:val="16"/>
                <w:lang w:val="ru-RU"/>
              </w:rPr>
              <w:t xml:space="preserve">                                 «___» ___________ 20__ г.</w:t>
            </w:r>
          </w:p>
        </w:tc>
      </w:tr>
      <w:tr w:rsidR="00F40535" w:rsidRPr="00157104" w14:paraId="1FE6C4CB" w14:textId="77777777" w:rsidTr="00314FFD">
        <w:tc>
          <w:tcPr>
            <w:tcW w:w="5133" w:type="dxa"/>
          </w:tcPr>
          <w:p w14:paraId="09097BBF" w14:textId="77777777" w:rsidR="00000000" w:rsidRDefault="00000000" w:rsidP="00527B74">
            <w:pPr>
              <w:autoSpaceDE w:val="0"/>
              <w:autoSpaceDN w:val="0"/>
              <w:adjustRightInd w:val="0"/>
              <w:jc w:val="both"/>
              <w:rPr>
                <w:rFonts w:ascii="Arial" w:hAnsi="Arial" w:cs="Arial"/>
                <w:sz w:val="20"/>
              </w:rPr>
            </w:pPr>
          </w:p>
          <w:p w14:paraId="4BDD0DED" w14:textId="77777777" w:rsidR="00000000" w:rsidRPr="00527B74" w:rsidRDefault="00000000" w:rsidP="00527B74">
            <w:pPr>
              <w:autoSpaceDE w:val="0"/>
              <w:autoSpaceDN w:val="0"/>
              <w:adjustRightInd w:val="0"/>
              <w:jc w:val="both"/>
              <w:rPr>
                <w:rFonts w:ascii="Arial" w:hAnsi="Arial" w:cs="Arial"/>
                <w:sz w:val="20"/>
              </w:rPr>
            </w:pPr>
            <w:r w:rsidRPr="006A20D2">
              <w:rPr>
                <w:rFonts w:ascii="Arial" w:hAnsi="Arial" w:cs="Arial"/>
                <w:sz w:val="20"/>
              </w:rPr>
              <w:t>___________ ___________, represented by  _____________________________, acting under ___________, hereinafter referred to as the Buyer, on the one part, and ____________________________, represented by ____________________________________, acting under ____________, hereinafter referred to as the</w:t>
            </w:r>
            <w:r>
              <w:rPr>
                <w:rFonts w:ascii="Arial" w:hAnsi="Arial" w:cs="Arial"/>
                <w:sz w:val="20"/>
              </w:rPr>
              <w:t xml:space="preserve"> </w:t>
            </w:r>
            <w:r w:rsidRPr="006866C5">
              <w:rPr>
                <w:rFonts w:ascii="Arial" w:hAnsi="Arial" w:cs="Arial"/>
                <w:sz w:val="20"/>
              </w:rPr>
              <w:t>Seller</w:t>
            </w:r>
            <w:r w:rsidRPr="006A20D2">
              <w:rPr>
                <w:rFonts w:ascii="Arial" w:hAnsi="Arial" w:cs="Arial"/>
                <w:sz w:val="20"/>
              </w:rPr>
              <w:t>, on the other part, hereinafter jointly referred to as the Parties, and individually as the Party, have entered into this Contract as follows:</w:t>
            </w:r>
          </w:p>
        </w:tc>
        <w:tc>
          <w:tcPr>
            <w:tcW w:w="5362" w:type="dxa"/>
          </w:tcPr>
          <w:p w14:paraId="7A6C1822" w14:textId="77777777" w:rsidR="00000000" w:rsidRPr="00AB11EB" w:rsidRDefault="00000000" w:rsidP="006A20D2">
            <w:pPr>
              <w:autoSpaceDE w:val="0"/>
              <w:autoSpaceDN w:val="0"/>
              <w:adjustRightInd w:val="0"/>
              <w:jc w:val="both"/>
              <w:rPr>
                <w:rFonts w:ascii="Arial" w:hAnsi="Arial" w:cs="Arial"/>
                <w:sz w:val="20"/>
                <w:lang w:val="ru-RU"/>
              </w:rPr>
            </w:pPr>
            <w:del w:id="0" w:author="7Я" w:date="2026-01-03T11:33:00Z">
              <w:r w:rsidDel="00157104">
                <w:rPr>
                  <w:rFonts w:ascii="Arial" w:hAnsi="Arial" w:cs="Arial"/>
                  <w:sz w:val="20"/>
                  <w:lang w:val="ru-RU"/>
                </w:rPr>
                <w:delText>___</w:delText>
              </w:r>
            </w:del>
            <w:r>
              <w:rPr>
                <w:rFonts w:ascii="Arial" w:hAnsi="Arial" w:cs="Arial"/>
                <w:sz w:val="20"/>
                <w:lang w:val="ru-RU"/>
              </w:rPr>
              <w:t>компания Группы «Сегежа»__</w:t>
            </w:r>
            <w:r w:rsidRPr="006A20D2">
              <w:rPr>
                <w:rFonts w:ascii="Arial" w:hAnsi="Arial" w:cs="Arial"/>
                <w:sz w:val="20"/>
                <w:lang w:val="ru-RU"/>
              </w:rPr>
              <w:t>в лице  _____________________________, действующего на основании ___________, именуемое в дальнейшем «Покупатель», с одной стороны, и ____________________________, в лице ____________________________________, действующего на основании ____________, именуемое в дальнейшем «Продавец», с другой стороны, совместно именуемые «Стороны», а по отдельности «Сторона», заключили настоящий Контракт о нижеследующем:</w:t>
            </w:r>
          </w:p>
        </w:tc>
      </w:tr>
      <w:tr w:rsidR="00F40535" w14:paraId="2C67E279" w14:textId="77777777" w:rsidTr="00314FFD">
        <w:trPr>
          <w:trHeight w:val="301"/>
        </w:trPr>
        <w:tc>
          <w:tcPr>
            <w:tcW w:w="5133" w:type="dxa"/>
          </w:tcPr>
          <w:p w14:paraId="73185DB6" w14:textId="77777777" w:rsidR="00000000" w:rsidRPr="00FC4B61" w:rsidRDefault="00000000" w:rsidP="00FC4B61">
            <w:pPr>
              <w:numPr>
                <w:ilvl w:val="0"/>
                <w:numId w:val="2"/>
              </w:numPr>
              <w:snapToGrid w:val="0"/>
              <w:jc w:val="both"/>
              <w:rPr>
                <w:rFonts w:ascii="Arial" w:hAnsi="Arial" w:cs="Arial"/>
                <w:b/>
                <w:color w:val="000000"/>
                <w:sz w:val="20"/>
              </w:rPr>
            </w:pPr>
            <w:r w:rsidRPr="00FB39B9">
              <w:rPr>
                <w:rFonts w:ascii="Arial" w:hAnsi="Arial" w:cs="Arial"/>
                <w:b/>
                <w:color w:val="000000"/>
                <w:sz w:val="20"/>
              </w:rPr>
              <w:t>SUBJECT OF THE CONTRACT</w:t>
            </w:r>
          </w:p>
        </w:tc>
        <w:tc>
          <w:tcPr>
            <w:tcW w:w="5362" w:type="dxa"/>
          </w:tcPr>
          <w:p w14:paraId="08CFF147" w14:textId="77777777" w:rsidR="00000000" w:rsidRPr="00AB11EB" w:rsidRDefault="00000000" w:rsidP="003F0969">
            <w:pPr>
              <w:spacing w:line="360" w:lineRule="auto"/>
              <w:jc w:val="both"/>
              <w:rPr>
                <w:rFonts w:ascii="Arial" w:hAnsi="Arial" w:cs="Arial"/>
                <w:b/>
                <w:color w:val="000000"/>
                <w:sz w:val="20"/>
                <w:lang w:val="ru-RU"/>
              </w:rPr>
            </w:pPr>
            <w:r>
              <w:rPr>
                <w:rFonts w:ascii="Arial" w:hAnsi="Arial" w:cs="Arial"/>
                <w:b/>
                <w:color w:val="000000"/>
                <w:sz w:val="20"/>
                <w:lang w:val="en-US"/>
              </w:rPr>
              <w:t>1</w:t>
            </w:r>
            <w:r>
              <w:rPr>
                <w:rFonts w:ascii="Arial" w:hAnsi="Arial" w:cs="Arial"/>
                <w:b/>
                <w:color w:val="000000"/>
                <w:sz w:val="20"/>
                <w:lang w:val="ru-RU"/>
              </w:rPr>
              <w:t xml:space="preserve">. </w:t>
            </w:r>
            <w:r w:rsidRPr="00AB11EB">
              <w:rPr>
                <w:rFonts w:ascii="Arial" w:hAnsi="Arial" w:cs="Arial"/>
                <w:b/>
                <w:color w:val="000000"/>
                <w:sz w:val="20"/>
                <w:lang w:val="ru-RU"/>
              </w:rPr>
              <w:t>ПРЕДМЕТ КОНТРАКТА</w:t>
            </w:r>
          </w:p>
        </w:tc>
      </w:tr>
      <w:tr w:rsidR="00F40535" w:rsidRPr="00157104" w14:paraId="70421414" w14:textId="77777777" w:rsidTr="00314FFD">
        <w:tc>
          <w:tcPr>
            <w:tcW w:w="5133" w:type="dxa"/>
          </w:tcPr>
          <w:p w14:paraId="2867FFD8" w14:textId="77777777" w:rsidR="00000000" w:rsidRPr="00FC4B61" w:rsidRDefault="00000000" w:rsidP="006A20D2">
            <w:pPr>
              <w:ind w:left="30"/>
              <w:jc w:val="both"/>
              <w:rPr>
                <w:rFonts w:ascii="Arial" w:hAnsi="Arial" w:cs="Arial"/>
                <w:sz w:val="20"/>
              </w:rPr>
            </w:pPr>
            <w:r w:rsidRPr="006A20D2">
              <w:rPr>
                <w:rFonts w:ascii="Arial" w:hAnsi="Arial" w:cs="Arial"/>
                <w:sz w:val="20"/>
              </w:rPr>
              <w:t>1.1. The Seller hereby undertakes to transfer title to the Equipment set - ___________________________________________ (hereinafter referred to as - the Equipment) to the Buyer, in the quantity and composition under Appendix No. 1 (Price Specification) hereto, including also all parts within the agreed delivery limits of the Seller that were not stipulated in Appendix No. 1 hereto, but are definitely necessary for the Equipment to ensure the achievement of the performance guarant</w:t>
            </w:r>
            <w:r>
              <w:rPr>
                <w:rFonts w:ascii="Arial" w:hAnsi="Arial" w:cs="Arial"/>
                <w:sz w:val="20"/>
              </w:rPr>
              <w:t>ees specified in Appendix No. _</w:t>
            </w:r>
            <w:r w:rsidRPr="00652EE3">
              <w:rPr>
                <w:rFonts w:ascii="Arial" w:hAnsi="Arial" w:cs="Arial"/>
                <w:sz w:val="20"/>
                <w:lang w:val="en-US"/>
              </w:rPr>
              <w:t>6</w:t>
            </w:r>
            <w:r w:rsidRPr="006A20D2">
              <w:rPr>
                <w:rFonts w:ascii="Arial" w:hAnsi="Arial" w:cs="Arial"/>
                <w:sz w:val="20"/>
              </w:rPr>
              <w:t xml:space="preserve">, or if they are necessary for the complete set, trouble-free and safe operation of the Equipment and are not expressly excluded from the delivery pursuant to the section ‘Delivery Limits </w:t>
            </w:r>
            <w:r>
              <w:rPr>
                <w:rFonts w:ascii="Arial" w:hAnsi="Arial" w:cs="Arial"/>
                <w:sz w:val="20"/>
              </w:rPr>
              <w:t>and Exclusion’ of Appendix No.</w:t>
            </w:r>
            <w:r w:rsidRPr="00E4027C">
              <w:rPr>
                <w:rFonts w:ascii="Arial" w:hAnsi="Arial" w:cs="Arial"/>
                <w:sz w:val="20"/>
                <w:lang w:val="en-US"/>
              </w:rPr>
              <w:t xml:space="preserve"> </w:t>
            </w:r>
            <w:r>
              <w:rPr>
                <w:rFonts w:ascii="Arial" w:hAnsi="Arial" w:cs="Arial"/>
                <w:sz w:val="20"/>
              </w:rPr>
              <w:t>4</w:t>
            </w:r>
            <w:r w:rsidRPr="006A20D2">
              <w:rPr>
                <w:rFonts w:ascii="Arial" w:hAnsi="Arial" w:cs="Arial"/>
                <w:sz w:val="20"/>
              </w:rPr>
              <w:t>. The Buyer hereby undertakes to accept the Equipment and to make timely payment, provided for by the terms and conditions of this Contract. For the avoidance of doubt, the Equipment shall be supplied with all the supporting documentation and accessories, including embedded software, if any.</w:t>
            </w:r>
          </w:p>
        </w:tc>
        <w:tc>
          <w:tcPr>
            <w:tcW w:w="5362" w:type="dxa"/>
          </w:tcPr>
          <w:p w14:paraId="38CECAAD" w14:textId="77777777" w:rsidR="00000000" w:rsidRPr="00EA25D6" w:rsidRDefault="00000000" w:rsidP="00AB11EB">
            <w:pPr>
              <w:ind w:left="30"/>
              <w:jc w:val="both"/>
              <w:rPr>
                <w:rFonts w:ascii="Arial" w:hAnsi="Arial" w:cs="Arial"/>
                <w:sz w:val="20"/>
                <w:lang w:val="ru-RU"/>
              </w:rPr>
            </w:pPr>
            <w:r w:rsidRPr="006A20D2">
              <w:rPr>
                <w:rFonts w:ascii="Arial" w:hAnsi="Arial" w:cs="Arial"/>
                <w:sz w:val="20"/>
                <w:lang w:val="ru-RU"/>
              </w:rPr>
              <w:t>1.1. Продавец обязуется передать Покупателю в собственность комплект Оборудования – ___________________________________________ (далее – Оборудование), в количестве и составе согласно приложения № 1 (Спецификация цен) к настоящему Контракту, включая также все части в оговоренных пределах поставки Продавца, которые не были однозначно указаны в Приложении № 1 к Контракту, но являются определенно необходимыми для Оборудования, чтобы обеспечить достижение эксплуатационных гар</w:t>
            </w:r>
            <w:r>
              <w:rPr>
                <w:rFonts w:ascii="Arial" w:hAnsi="Arial" w:cs="Arial"/>
                <w:sz w:val="20"/>
                <w:lang w:val="ru-RU"/>
              </w:rPr>
              <w:t>антий, указанных в Приложении № 6</w:t>
            </w:r>
            <w:r w:rsidRPr="006A20D2">
              <w:rPr>
                <w:rFonts w:ascii="Arial" w:hAnsi="Arial" w:cs="Arial"/>
                <w:sz w:val="20"/>
                <w:lang w:val="ru-RU"/>
              </w:rPr>
              <w:t>, или если они необходимы для комплектации, безаварийной и безопасной работы Оборудования и прямо не исключены из поставки согласно разделу «Границы поста</w:t>
            </w:r>
            <w:r>
              <w:rPr>
                <w:rFonts w:ascii="Arial" w:hAnsi="Arial" w:cs="Arial"/>
                <w:sz w:val="20"/>
                <w:lang w:val="ru-RU"/>
              </w:rPr>
              <w:t>вки и исключения» Приложения № 4</w:t>
            </w:r>
            <w:r w:rsidRPr="006A20D2">
              <w:rPr>
                <w:rFonts w:ascii="Arial" w:hAnsi="Arial" w:cs="Arial"/>
                <w:sz w:val="20"/>
                <w:lang w:val="ru-RU"/>
              </w:rPr>
              <w:t>.  Покупатель обязуется принять Оборудование и своевременно произвести оплату на условиях настоящего Контракта. Во избежание сомнений Оборудование должно поставляться со всей сопроводительной документацией и принадлежностями, включая встроенное программное обеспечение, если таковое имеется.</w:t>
            </w:r>
          </w:p>
        </w:tc>
      </w:tr>
      <w:tr w:rsidR="00F40535" w:rsidRPr="00157104" w14:paraId="755A3F25" w14:textId="77777777" w:rsidTr="00314FFD">
        <w:tc>
          <w:tcPr>
            <w:tcW w:w="5133" w:type="dxa"/>
          </w:tcPr>
          <w:p w14:paraId="32093D2D" w14:textId="77777777" w:rsidR="00000000" w:rsidRPr="00FC4B61" w:rsidRDefault="00000000" w:rsidP="00FC4B61">
            <w:pPr>
              <w:jc w:val="both"/>
              <w:rPr>
                <w:rFonts w:ascii="Arial" w:hAnsi="Arial" w:cs="Arial"/>
                <w:color w:val="000000"/>
                <w:sz w:val="20"/>
              </w:rPr>
            </w:pPr>
            <w:r w:rsidRPr="006A20D2">
              <w:rPr>
                <w:rFonts w:ascii="Arial" w:hAnsi="Arial" w:cs="Arial"/>
                <w:color w:val="000000"/>
                <w:sz w:val="20"/>
              </w:rPr>
              <w:t>1.2. The Seller also undertakes to provide the Buyer with services for the Equipment commissioning, including installation supervision, chief commissioning, testing and commissioning of the supplied Equipment, as well as instructing the Buyer’s staff under the terms and conditions of this Contract, and the Buyer undertakes to accept and to pay for such works and services. The full list of the works and services and the cost thereof are given in Appendix No. 1 hereto.</w:t>
            </w:r>
          </w:p>
        </w:tc>
        <w:tc>
          <w:tcPr>
            <w:tcW w:w="5362" w:type="dxa"/>
          </w:tcPr>
          <w:p w14:paraId="277CAF35" w14:textId="77777777" w:rsidR="00000000" w:rsidRPr="00AB11EB" w:rsidRDefault="00000000" w:rsidP="00AB11EB">
            <w:pPr>
              <w:jc w:val="both"/>
              <w:rPr>
                <w:rFonts w:ascii="Arial" w:hAnsi="Arial" w:cs="Arial"/>
                <w:color w:val="000000"/>
                <w:sz w:val="20"/>
                <w:lang w:val="ru-RU"/>
              </w:rPr>
            </w:pPr>
            <w:r w:rsidRPr="006A20D2">
              <w:rPr>
                <w:rFonts w:ascii="Arial" w:hAnsi="Arial" w:cs="Arial"/>
                <w:color w:val="000000"/>
                <w:sz w:val="20"/>
                <w:lang w:val="ru-RU"/>
              </w:rPr>
              <w:t>1.2. Продавец также обязуется оказать Покупателю услуги по вво</w:t>
            </w:r>
            <w:r>
              <w:rPr>
                <w:rFonts w:ascii="Arial" w:hAnsi="Arial" w:cs="Arial"/>
                <w:color w:val="000000"/>
                <w:sz w:val="20"/>
                <w:lang w:val="ru-RU"/>
              </w:rPr>
              <w:t>ду Оборудования в эксплуатацию, в</w:t>
            </w:r>
            <w:r w:rsidRPr="006A20D2">
              <w:rPr>
                <w:rFonts w:ascii="Arial" w:hAnsi="Arial" w:cs="Arial"/>
                <w:color w:val="000000"/>
                <w:sz w:val="20"/>
                <w:lang w:val="ru-RU"/>
              </w:rPr>
              <w:t xml:space="preserve"> том числе услуги по </w:t>
            </w:r>
            <w:r w:rsidRPr="00246A85">
              <w:rPr>
                <w:rFonts w:ascii="Arial" w:hAnsi="Arial" w:cs="Arial"/>
                <w:color w:val="000000"/>
                <w:sz w:val="20"/>
                <w:highlight w:val="yellow"/>
                <w:lang w:val="ru-RU"/>
              </w:rPr>
              <w:t>шеф-монтажу, шеф-наладке,</w:t>
            </w:r>
            <w:r w:rsidRPr="006A20D2">
              <w:rPr>
                <w:rFonts w:ascii="Arial" w:hAnsi="Arial" w:cs="Arial"/>
                <w:color w:val="000000"/>
                <w:sz w:val="20"/>
                <w:lang w:val="ru-RU"/>
              </w:rPr>
              <w:t xml:space="preserve"> испытаниям и пуску в эксплуатацию поставленного Оборудования</w:t>
            </w:r>
            <w:r>
              <w:rPr>
                <w:rFonts w:ascii="Arial" w:hAnsi="Arial" w:cs="Arial"/>
                <w:color w:val="000000"/>
                <w:sz w:val="20"/>
                <w:lang w:val="ru-RU"/>
              </w:rPr>
              <w:t xml:space="preserve">, а также проведению обучения </w:t>
            </w:r>
            <w:r w:rsidRPr="006A20D2">
              <w:rPr>
                <w:rFonts w:ascii="Arial" w:hAnsi="Arial" w:cs="Arial"/>
                <w:color w:val="000000"/>
                <w:sz w:val="20"/>
                <w:lang w:val="ru-RU"/>
              </w:rPr>
              <w:t xml:space="preserve"> персонала Покупателя в соответствии с условиями настоящего Контракта, а Покупатель обязуется принять и оплатить такие работы и услуги. Полный перечень работ и услуг и их стоимость приведены в Приложении № 1 к настоящему Контракту.</w:t>
            </w:r>
          </w:p>
        </w:tc>
      </w:tr>
      <w:tr w:rsidR="00F40535" w14:paraId="16214E33" w14:textId="77777777" w:rsidTr="00314FFD">
        <w:tc>
          <w:tcPr>
            <w:tcW w:w="5133" w:type="dxa"/>
          </w:tcPr>
          <w:p w14:paraId="223565CE" w14:textId="77777777" w:rsidR="00000000" w:rsidRPr="006A20D2" w:rsidRDefault="00000000">
            <w:pPr>
              <w:rPr>
                <w:rFonts w:ascii="Arial" w:hAnsi="Arial" w:cs="Arial"/>
                <w:b/>
                <w:sz w:val="20"/>
                <w:lang w:val="en-US"/>
              </w:rPr>
            </w:pPr>
            <w:r w:rsidRPr="006A20D2">
              <w:rPr>
                <w:rFonts w:ascii="Arial" w:hAnsi="Arial" w:cs="Arial"/>
                <w:b/>
                <w:sz w:val="20"/>
                <w:lang w:val="en-US"/>
              </w:rPr>
              <w:t>2. PRICE</w:t>
            </w:r>
          </w:p>
        </w:tc>
        <w:tc>
          <w:tcPr>
            <w:tcW w:w="5362" w:type="dxa"/>
          </w:tcPr>
          <w:p w14:paraId="758F50F2" w14:textId="77777777" w:rsidR="00000000" w:rsidRPr="006A20D2" w:rsidRDefault="00000000">
            <w:pPr>
              <w:rPr>
                <w:rFonts w:ascii="Arial" w:hAnsi="Arial" w:cs="Arial"/>
                <w:b/>
                <w:sz w:val="20"/>
                <w:lang w:val="ru-RU"/>
              </w:rPr>
            </w:pPr>
            <w:r w:rsidRPr="006A20D2">
              <w:rPr>
                <w:rFonts w:ascii="Arial" w:hAnsi="Arial" w:cs="Arial"/>
                <w:b/>
                <w:sz w:val="20"/>
                <w:lang w:val="ru-RU"/>
              </w:rPr>
              <w:t>2. ЦЕНА</w:t>
            </w:r>
          </w:p>
        </w:tc>
      </w:tr>
      <w:tr w:rsidR="00F40535" w:rsidRPr="00157104" w14:paraId="06B8902C" w14:textId="77777777" w:rsidTr="00314FFD">
        <w:tc>
          <w:tcPr>
            <w:tcW w:w="5133" w:type="dxa"/>
          </w:tcPr>
          <w:p w14:paraId="16C1BECA" w14:textId="77777777" w:rsidR="00000000" w:rsidRPr="006A20D2" w:rsidRDefault="00000000" w:rsidP="006A20D2">
            <w:pPr>
              <w:jc w:val="both"/>
              <w:rPr>
                <w:rFonts w:ascii="Arial" w:hAnsi="Arial" w:cs="Arial"/>
                <w:sz w:val="20"/>
                <w:lang w:val="en-US"/>
              </w:rPr>
            </w:pPr>
            <w:r w:rsidRPr="006A20D2">
              <w:rPr>
                <w:rFonts w:ascii="Arial" w:hAnsi="Arial" w:cs="Arial"/>
                <w:sz w:val="20"/>
                <w:lang w:val="en-US"/>
              </w:rPr>
              <w:t>2.1. The total price of this Contract is EUR ___________ (___________ and 00/100). The price shall be fixed, set and shall not be changed during the entire validity period of the Contract</w:t>
            </w:r>
          </w:p>
        </w:tc>
        <w:tc>
          <w:tcPr>
            <w:tcW w:w="5362" w:type="dxa"/>
          </w:tcPr>
          <w:p w14:paraId="21C11111" w14:textId="77777777" w:rsidR="00000000" w:rsidRPr="006A20D2" w:rsidRDefault="00000000" w:rsidP="006A20D2">
            <w:pPr>
              <w:jc w:val="both"/>
              <w:rPr>
                <w:rFonts w:ascii="Arial" w:hAnsi="Arial" w:cs="Arial"/>
                <w:sz w:val="20"/>
                <w:lang w:val="ru-RU"/>
              </w:rPr>
            </w:pPr>
            <w:r w:rsidRPr="006A20D2">
              <w:rPr>
                <w:rFonts w:ascii="Arial" w:hAnsi="Arial" w:cs="Arial"/>
                <w:sz w:val="20"/>
                <w:lang w:val="ru-RU"/>
              </w:rPr>
              <w:t>2.1. Общая Цена настоящего Контракта составляет ___________ (___________ и 00/100) Евро. Цена является фиксированной, твердой и не подлежит изменению в течении всего срока действия Контракта.</w:t>
            </w:r>
          </w:p>
        </w:tc>
      </w:tr>
      <w:tr w:rsidR="00F40535" w:rsidRPr="00157104" w14:paraId="42037B27" w14:textId="77777777" w:rsidTr="00314FFD">
        <w:tc>
          <w:tcPr>
            <w:tcW w:w="5133" w:type="dxa"/>
          </w:tcPr>
          <w:p w14:paraId="717F9709" w14:textId="77777777" w:rsidR="00000000" w:rsidRPr="006A20D2" w:rsidRDefault="00000000" w:rsidP="006A20D2">
            <w:pPr>
              <w:jc w:val="both"/>
              <w:rPr>
                <w:rFonts w:ascii="Arial" w:hAnsi="Arial" w:cs="Arial"/>
                <w:sz w:val="20"/>
                <w:lang w:val="en-US"/>
              </w:rPr>
            </w:pPr>
            <w:r w:rsidRPr="006A20D2">
              <w:rPr>
                <w:rFonts w:ascii="Arial" w:hAnsi="Arial" w:cs="Arial"/>
                <w:sz w:val="20"/>
                <w:lang w:val="en-US"/>
              </w:rPr>
              <w:t>2.1.1. The price for the Equipment is EUR _________________ (_____ ___________ 00/100).</w:t>
            </w:r>
          </w:p>
          <w:p w14:paraId="46D2372B" w14:textId="77777777" w:rsidR="00000000" w:rsidRPr="006A20D2" w:rsidRDefault="00000000" w:rsidP="006A20D2">
            <w:pPr>
              <w:jc w:val="both"/>
              <w:rPr>
                <w:rFonts w:ascii="Arial" w:hAnsi="Arial" w:cs="Arial"/>
                <w:sz w:val="20"/>
                <w:lang w:val="en-US"/>
              </w:rPr>
            </w:pPr>
            <w:r w:rsidRPr="006A20D2">
              <w:rPr>
                <w:rFonts w:ascii="Arial" w:hAnsi="Arial" w:cs="Arial"/>
                <w:sz w:val="20"/>
                <w:lang w:val="en-US"/>
              </w:rPr>
              <w:t>The price for the Equipment includes the cost of the Equipment itself, the cost of non-returnable packaging materials, packing and labeling, the necessary documentation for the Equipment, delivery, transport insurance, the provision of a software package, including its updating, consulting on the operation of the software product, and warranty maintenance.</w:t>
            </w:r>
          </w:p>
        </w:tc>
        <w:tc>
          <w:tcPr>
            <w:tcW w:w="5362" w:type="dxa"/>
          </w:tcPr>
          <w:p w14:paraId="099B530D" w14:textId="77777777" w:rsidR="00000000" w:rsidRPr="006A20D2" w:rsidRDefault="00000000" w:rsidP="006A20D2">
            <w:pPr>
              <w:jc w:val="both"/>
              <w:rPr>
                <w:rFonts w:ascii="Arial" w:hAnsi="Arial" w:cs="Arial"/>
                <w:sz w:val="20"/>
                <w:lang w:val="ru-RU"/>
              </w:rPr>
            </w:pPr>
            <w:r w:rsidRPr="006A20D2">
              <w:rPr>
                <w:rFonts w:ascii="Arial" w:hAnsi="Arial" w:cs="Arial"/>
                <w:sz w:val="20"/>
                <w:lang w:val="ru-RU"/>
              </w:rPr>
              <w:t>2.1.1. Цена Оборудования составляет _________________ (_____ ___________ 00/100) Евро.</w:t>
            </w:r>
          </w:p>
          <w:p w14:paraId="26CDD8D0" w14:textId="77777777" w:rsidR="00000000" w:rsidRPr="006A20D2" w:rsidRDefault="00000000" w:rsidP="006A20D2">
            <w:pPr>
              <w:jc w:val="both"/>
              <w:rPr>
                <w:rFonts w:ascii="Arial" w:hAnsi="Arial" w:cs="Arial"/>
                <w:sz w:val="20"/>
                <w:lang w:val="ru-RU"/>
              </w:rPr>
            </w:pPr>
            <w:r w:rsidRPr="006A20D2">
              <w:rPr>
                <w:rFonts w:ascii="Arial" w:hAnsi="Arial" w:cs="Arial"/>
                <w:sz w:val="20"/>
                <w:lang w:val="ru-RU"/>
              </w:rPr>
              <w:t>Цена Оборудования включает в себя стоимость самого Оборудования, стоимость невозвратной тары, упаковки и маркировки, необходимой документации к Оборудованию, доставки, транспортного страхования, предоставление пакета программного обеспечения, включая его обновление, консультации по эксплуатации программного продукта, гарантийного обслуживания.</w:t>
            </w:r>
          </w:p>
        </w:tc>
      </w:tr>
      <w:tr w:rsidR="00F40535" w:rsidRPr="00157104" w14:paraId="272AC088" w14:textId="77777777" w:rsidTr="00314FFD">
        <w:tc>
          <w:tcPr>
            <w:tcW w:w="5133" w:type="dxa"/>
          </w:tcPr>
          <w:p w14:paraId="1A986DF9" w14:textId="77777777" w:rsidR="00000000" w:rsidRPr="006A20D2" w:rsidRDefault="00000000" w:rsidP="006A20D2">
            <w:pPr>
              <w:jc w:val="both"/>
              <w:rPr>
                <w:rFonts w:ascii="Arial" w:hAnsi="Arial" w:cs="Arial"/>
                <w:sz w:val="20"/>
                <w:lang w:val="en-US"/>
              </w:rPr>
            </w:pPr>
            <w:r w:rsidRPr="006A20D2">
              <w:rPr>
                <w:rFonts w:ascii="Arial" w:hAnsi="Arial" w:cs="Arial"/>
                <w:sz w:val="20"/>
                <w:lang w:val="en-US"/>
              </w:rPr>
              <w:t>2.1.2. The price for the services for the Equipment commissioning and training of the Buyer’s staff amounts to EUR ___________________ (_________________ and 00/100).</w:t>
            </w:r>
          </w:p>
        </w:tc>
        <w:tc>
          <w:tcPr>
            <w:tcW w:w="5362" w:type="dxa"/>
          </w:tcPr>
          <w:p w14:paraId="64BFA506" w14:textId="77777777" w:rsidR="00000000" w:rsidRPr="006A20D2" w:rsidRDefault="00000000" w:rsidP="006A20D2">
            <w:pPr>
              <w:jc w:val="both"/>
              <w:rPr>
                <w:rFonts w:ascii="Arial" w:hAnsi="Arial" w:cs="Arial"/>
                <w:sz w:val="20"/>
                <w:lang w:val="ru-RU"/>
              </w:rPr>
            </w:pPr>
            <w:r w:rsidRPr="006A20D2">
              <w:rPr>
                <w:rFonts w:ascii="Arial" w:hAnsi="Arial" w:cs="Arial"/>
                <w:sz w:val="20"/>
                <w:lang w:val="ru-RU"/>
              </w:rPr>
              <w:t>2.1.2. Цена услуг по вводу Оборудования в эксплуатацию, обучению персонала Покупателя составляет ___________________ (_________________ и 00/100) Евро.</w:t>
            </w:r>
          </w:p>
        </w:tc>
      </w:tr>
      <w:tr w:rsidR="00F40535" w:rsidRPr="00157104" w14:paraId="422272AC" w14:textId="77777777" w:rsidTr="00314FFD">
        <w:tc>
          <w:tcPr>
            <w:tcW w:w="5133" w:type="dxa"/>
          </w:tcPr>
          <w:p w14:paraId="2E28E3B8" w14:textId="77777777" w:rsidR="00000000" w:rsidRPr="006A20D2" w:rsidRDefault="00000000" w:rsidP="006A20D2">
            <w:pPr>
              <w:jc w:val="both"/>
              <w:rPr>
                <w:rFonts w:ascii="Arial" w:hAnsi="Arial" w:cs="Arial"/>
                <w:sz w:val="20"/>
                <w:lang w:val="en-US"/>
              </w:rPr>
            </w:pPr>
            <w:r w:rsidRPr="006A20D2">
              <w:rPr>
                <w:rFonts w:ascii="Arial" w:hAnsi="Arial" w:cs="Arial"/>
                <w:sz w:val="20"/>
                <w:lang w:val="en-US"/>
              </w:rPr>
              <w:lastRenderedPageBreak/>
              <w:t>2.2. VAT (at the rate provided for by Article 164(3) of the Tax Code of the Russian Federation) from the cost of the services is not included in the cost of the services and shall be paid by the Buyer directly to the budget of the Russian Federation under the Russian laws.</w:t>
            </w:r>
          </w:p>
        </w:tc>
        <w:tc>
          <w:tcPr>
            <w:tcW w:w="5362" w:type="dxa"/>
          </w:tcPr>
          <w:p w14:paraId="71B4DA2A" w14:textId="77777777" w:rsidR="00000000" w:rsidRPr="006A20D2" w:rsidRDefault="00000000" w:rsidP="006A20D2">
            <w:pPr>
              <w:jc w:val="both"/>
              <w:rPr>
                <w:rFonts w:ascii="Arial" w:hAnsi="Arial" w:cs="Arial"/>
                <w:sz w:val="20"/>
                <w:lang w:val="ru-RU"/>
              </w:rPr>
            </w:pPr>
            <w:r w:rsidRPr="006A20D2">
              <w:rPr>
                <w:rFonts w:ascii="Arial" w:hAnsi="Arial" w:cs="Arial"/>
                <w:sz w:val="20"/>
                <w:lang w:val="ru-RU"/>
              </w:rPr>
              <w:t>2.2. НДС (по ставке, установленной п. 3 ст. 164 НК РФ) от стоимости услуг не включен в стоимость услуг и оплачивается Покупателем напрямую в бюджет РФ в соответствии с российским законодательством.</w:t>
            </w:r>
          </w:p>
        </w:tc>
      </w:tr>
      <w:tr w:rsidR="00F40535" w:rsidRPr="00157104" w14:paraId="16792B9A" w14:textId="77777777" w:rsidTr="00314FFD">
        <w:tc>
          <w:tcPr>
            <w:tcW w:w="5133" w:type="dxa"/>
          </w:tcPr>
          <w:p w14:paraId="3E95FC3D" w14:textId="77777777" w:rsidR="00000000" w:rsidRPr="00C62580" w:rsidRDefault="00000000" w:rsidP="00C62580">
            <w:pPr>
              <w:jc w:val="both"/>
              <w:rPr>
                <w:rFonts w:ascii="Arial" w:hAnsi="Arial" w:cs="Arial"/>
                <w:sz w:val="20"/>
                <w:lang w:val="en-US"/>
              </w:rPr>
            </w:pPr>
            <w:r w:rsidRPr="00C62580">
              <w:rPr>
                <w:rFonts w:ascii="Arial" w:hAnsi="Arial" w:cs="Arial"/>
                <w:sz w:val="20"/>
                <w:lang w:val="en-US"/>
              </w:rPr>
              <w:t>2.3. The Seller shall pay all taxes, fees and duties in the Seller’s country related to entering into and execution of this Contract.</w:t>
            </w:r>
          </w:p>
        </w:tc>
        <w:tc>
          <w:tcPr>
            <w:tcW w:w="5362" w:type="dxa"/>
          </w:tcPr>
          <w:p w14:paraId="1AFA7C24" w14:textId="77777777" w:rsidR="00000000" w:rsidRPr="006A20D2" w:rsidRDefault="00000000" w:rsidP="00C62580">
            <w:pPr>
              <w:jc w:val="both"/>
              <w:rPr>
                <w:rFonts w:ascii="Arial" w:hAnsi="Arial" w:cs="Arial"/>
                <w:sz w:val="20"/>
                <w:lang w:val="ru-RU"/>
              </w:rPr>
            </w:pPr>
            <w:r w:rsidRPr="00C62580">
              <w:rPr>
                <w:rFonts w:ascii="Arial" w:hAnsi="Arial" w:cs="Arial"/>
                <w:sz w:val="20"/>
                <w:lang w:val="ru-RU"/>
              </w:rPr>
              <w:t>2.3. Продавец оплачивает все взимаемые в стране Продавца налоги, сборы и пошлины, связанные с заключением и выполнением настоящего Контракта.</w:t>
            </w:r>
          </w:p>
        </w:tc>
      </w:tr>
      <w:tr w:rsidR="00F40535" w:rsidRPr="00157104" w14:paraId="6A29556E" w14:textId="77777777" w:rsidTr="00314FFD">
        <w:tc>
          <w:tcPr>
            <w:tcW w:w="5133" w:type="dxa"/>
          </w:tcPr>
          <w:p w14:paraId="418A611A" w14:textId="77777777" w:rsidR="00000000" w:rsidRPr="006A20D2" w:rsidRDefault="00000000" w:rsidP="006A20D2">
            <w:pPr>
              <w:jc w:val="both"/>
              <w:rPr>
                <w:rFonts w:ascii="Arial" w:hAnsi="Arial" w:cs="Arial"/>
                <w:sz w:val="20"/>
                <w:lang w:val="ru-RU"/>
              </w:rPr>
            </w:pPr>
            <w:r w:rsidRPr="00C62580">
              <w:rPr>
                <w:rFonts w:ascii="Arial" w:hAnsi="Arial" w:cs="Arial"/>
                <w:sz w:val="20"/>
                <w:lang w:val="en-US"/>
              </w:rPr>
              <w:t xml:space="preserve">2.4. Pursuant to the applicable tax and customs laws of the Russian Federation, the Buyer shall pay the established fees, duties and taxes related to the execution of this Contract. In addition, the Buyer shall perform the functions of a tax agent for the VAT payment for the Services performed by the Seller in the territory of the Russian Federation under para. </w:t>
            </w:r>
            <w:r w:rsidRPr="00C62580">
              <w:rPr>
                <w:rFonts w:ascii="Arial" w:hAnsi="Arial" w:cs="Arial"/>
                <w:sz w:val="20"/>
                <w:lang w:val="ru-RU"/>
              </w:rPr>
              <w:t>2.1.2 hereof.</w:t>
            </w:r>
          </w:p>
        </w:tc>
        <w:tc>
          <w:tcPr>
            <w:tcW w:w="5362" w:type="dxa"/>
          </w:tcPr>
          <w:p w14:paraId="74BBF816" w14:textId="77777777" w:rsidR="00000000" w:rsidRPr="006A20D2" w:rsidRDefault="00000000" w:rsidP="006A20D2">
            <w:pPr>
              <w:jc w:val="both"/>
              <w:rPr>
                <w:rFonts w:ascii="Arial" w:hAnsi="Arial" w:cs="Arial"/>
                <w:sz w:val="20"/>
                <w:lang w:val="ru-RU"/>
              </w:rPr>
            </w:pPr>
            <w:r w:rsidRPr="00C62580">
              <w:rPr>
                <w:rFonts w:ascii="Arial" w:hAnsi="Arial" w:cs="Arial"/>
                <w:sz w:val="20"/>
                <w:lang w:val="ru-RU"/>
              </w:rPr>
              <w:t>2.4. Покупатель в соответствии с действующим на территории РФ налоговым и таможенным законодательствами оплачивает установленные сборы, пошлины и налоги, связанные с исполнением настоящего Контракта. Кроме того, Покупатель выполняет функции налогового агента по уплате НДС за Услуги, выполняемые Продавцом на территории РФ согласно п.2.1.2.</w:t>
            </w:r>
          </w:p>
        </w:tc>
      </w:tr>
      <w:tr w:rsidR="00F40535" w14:paraId="7F4C5C69" w14:textId="77777777" w:rsidTr="00314FFD">
        <w:tc>
          <w:tcPr>
            <w:tcW w:w="5133" w:type="dxa"/>
          </w:tcPr>
          <w:p w14:paraId="4EBF5D76" w14:textId="77777777" w:rsidR="00000000" w:rsidRPr="00C62580" w:rsidRDefault="00000000" w:rsidP="006A20D2">
            <w:pPr>
              <w:jc w:val="both"/>
              <w:rPr>
                <w:rFonts w:ascii="Arial" w:hAnsi="Arial" w:cs="Arial"/>
                <w:b/>
                <w:sz w:val="20"/>
                <w:lang w:val="ru-RU"/>
              </w:rPr>
            </w:pPr>
            <w:r w:rsidRPr="00C62580">
              <w:rPr>
                <w:rFonts w:ascii="Arial" w:hAnsi="Arial" w:cs="Arial"/>
                <w:b/>
                <w:sz w:val="20"/>
                <w:lang w:val="ru-RU"/>
              </w:rPr>
              <w:t>3. PAYMENT TERMS</w:t>
            </w:r>
          </w:p>
        </w:tc>
        <w:tc>
          <w:tcPr>
            <w:tcW w:w="5362" w:type="dxa"/>
          </w:tcPr>
          <w:p w14:paraId="1E71656A" w14:textId="77777777" w:rsidR="00000000" w:rsidRPr="00C62580" w:rsidRDefault="00000000" w:rsidP="006A20D2">
            <w:pPr>
              <w:jc w:val="both"/>
              <w:rPr>
                <w:rFonts w:ascii="Arial" w:hAnsi="Arial" w:cs="Arial"/>
                <w:b/>
                <w:sz w:val="20"/>
                <w:lang w:val="ru-RU"/>
              </w:rPr>
            </w:pPr>
            <w:r w:rsidRPr="00C62580">
              <w:rPr>
                <w:rFonts w:ascii="Arial" w:hAnsi="Arial" w:cs="Arial"/>
                <w:b/>
                <w:sz w:val="20"/>
                <w:lang w:val="ru-RU"/>
              </w:rPr>
              <w:t>3. УСЛОВИЯ ПЛАТЕЖА</w:t>
            </w:r>
          </w:p>
        </w:tc>
      </w:tr>
      <w:tr w:rsidR="00F40535" w:rsidRPr="00157104" w14:paraId="6B151883" w14:textId="77777777" w:rsidTr="00314FFD">
        <w:tc>
          <w:tcPr>
            <w:tcW w:w="5133" w:type="dxa"/>
          </w:tcPr>
          <w:p w14:paraId="2F821E3C" w14:textId="77777777" w:rsidR="00000000" w:rsidRPr="00C62580" w:rsidRDefault="00000000" w:rsidP="006A20D2">
            <w:pPr>
              <w:jc w:val="both"/>
              <w:rPr>
                <w:rFonts w:ascii="Arial" w:hAnsi="Arial" w:cs="Arial"/>
                <w:sz w:val="20"/>
                <w:lang w:val="en-US"/>
              </w:rPr>
            </w:pPr>
            <w:r w:rsidRPr="00C62580">
              <w:rPr>
                <w:rFonts w:ascii="Arial" w:hAnsi="Arial" w:cs="Arial"/>
                <w:sz w:val="20"/>
                <w:lang w:val="en-US"/>
              </w:rPr>
              <w:t>3.1.  Payments hereunder shall be made as follows:</w:t>
            </w:r>
          </w:p>
        </w:tc>
        <w:tc>
          <w:tcPr>
            <w:tcW w:w="5362" w:type="dxa"/>
          </w:tcPr>
          <w:p w14:paraId="2DCEA177" w14:textId="77777777" w:rsidR="00000000" w:rsidRPr="00C62580" w:rsidRDefault="00000000" w:rsidP="006A20D2">
            <w:pPr>
              <w:jc w:val="both"/>
              <w:rPr>
                <w:rFonts w:ascii="Arial" w:hAnsi="Arial" w:cs="Arial"/>
                <w:sz w:val="20"/>
                <w:lang w:val="ru-RU"/>
              </w:rPr>
            </w:pPr>
            <w:r w:rsidRPr="00C62580">
              <w:rPr>
                <w:rFonts w:ascii="Arial" w:hAnsi="Arial" w:cs="Arial"/>
                <w:sz w:val="20"/>
                <w:lang w:val="ru-RU"/>
              </w:rPr>
              <w:t>3.1.  Платежи по настоящему Контракту  осуществляются в следующем порядке:</w:t>
            </w:r>
          </w:p>
        </w:tc>
      </w:tr>
      <w:tr w:rsidR="00F40535" w:rsidRPr="00157104" w14:paraId="461042E6" w14:textId="77777777" w:rsidTr="00314FFD">
        <w:tc>
          <w:tcPr>
            <w:tcW w:w="5133" w:type="dxa"/>
          </w:tcPr>
          <w:p w14:paraId="235A41F8" w14:textId="77777777" w:rsidR="00000000" w:rsidRPr="00C62580" w:rsidRDefault="00000000" w:rsidP="006A20D2">
            <w:pPr>
              <w:jc w:val="both"/>
              <w:rPr>
                <w:rFonts w:ascii="Arial" w:hAnsi="Arial" w:cs="Arial"/>
                <w:sz w:val="20"/>
                <w:lang w:val="en-US"/>
              </w:rPr>
            </w:pPr>
            <w:r w:rsidRPr="00C62580">
              <w:rPr>
                <w:rFonts w:ascii="Arial" w:hAnsi="Arial" w:cs="Arial"/>
                <w:sz w:val="20"/>
                <w:lang w:val="en-US"/>
              </w:rPr>
              <w:t>3.1.1. The Buyer shall make the first advance payment in the amount of EUR _________ (_______) within __ (___________) business days upon entering into the Contract under the invoice provided that the Seller provides an irrevocable bank guarantee of a first-class Bank for the repayment of the advance payment in case of the Seller’s failure to fulfill the obligations to deliver the Equipment. The guarantor bank, the form and content of the bank guarantee shall be agreed upon with the Buyer. Prior to the payment date, the Bank shall advise the guarantee by means of a SWIFT message in a key format through the Buyer’s bank set forth in Section 17 hereof. Further, this payment shall be offset as the payment of the cost of the Equipment in full.</w:t>
            </w:r>
          </w:p>
        </w:tc>
        <w:tc>
          <w:tcPr>
            <w:tcW w:w="5362" w:type="dxa"/>
          </w:tcPr>
          <w:p w14:paraId="58A17B9E" w14:textId="77777777" w:rsidR="00000000" w:rsidRPr="002F0D49" w:rsidRDefault="00000000" w:rsidP="006A20D2">
            <w:pPr>
              <w:jc w:val="both"/>
              <w:rPr>
                <w:rFonts w:ascii="Arial" w:hAnsi="Arial" w:cs="Arial"/>
                <w:sz w:val="20"/>
                <w:lang w:val="ru-RU"/>
              </w:rPr>
            </w:pPr>
            <w:r w:rsidRPr="002F0D49">
              <w:rPr>
                <w:rFonts w:ascii="Arial" w:hAnsi="Arial" w:cs="Arial"/>
                <w:sz w:val="20"/>
                <w:lang w:val="ru-RU"/>
              </w:rPr>
              <w:t xml:space="preserve">3.1.1. Покупатель производит первый авансовый платёж в размере _________ (_______) Евро, в течение __ (___________) рабочих дней с даты заключения Контракта на основании выставленного счета при условии предоставления Продавцом безотзывной банковской гарантии первоклассного Банка на возврат авансового платежа в случае неисполнения Продавцом своих обязательств по поставке Оборудования. Банк-гарант, форма и содержание банковской гарантии подлежат согласованию с Покупателем. До даты платежа Банк гарант должен авизовать гарантию посредством </w:t>
            </w:r>
            <w:r w:rsidRPr="002F0D49">
              <w:rPr>
                <w:rFonts w:ascii="Arial" w:hAnsi="Arial" w:cs="Arial"/>
                <w:sz w:val="20"/>
                <w:lang w:val="en-US"/>
              </w:rPr>
              <w:t>SWIFT</w:t>
            </w:r>
            <w:r w:rsidRPr="002F0D49">
              <w:rPr>
                <w:rFonts w:ascii="Arial" w:hAnsi="Arial" w:cs="Arial"/>
                <w:sz w:val="20"/>
                <w:lang w:val="ru-RU"/>
              </w:rPr>
              <w:t xml:space="preserve"> сообщения, в ключеванном формате, через банк Покупателя, указанный в разделе 17 настоящего Контракта. Данный платеж в последующем полностью засчитывается в счет оплаты стоимости Оборудования.</w:t>
            </w:r>
          </w:p>
        </w:tc>
      </w:tr>
      <w:tr w:rsidR="00F40535" w14:paraId="1C85E536" w14:textId="77777777" w:rsidTr="00314FFD">
        <w:tc>
          <w:tcPr>
            <w:tcW w:w="5133" w:type="dxa"/>
          </w:tcPr>
          <w:p w14:paraId="78E35DF9" w14:textId="77777777" w:rsidR="00000000" w:rsidRPr="002F0D49" w:rsidRDefault="00000000" w:rsidP="002F0D49">
            <w:pPr>
              <w:jc w:val="both"/>
              <w:rPr>
                <w:rFonts w:ascii="Arial" w:hAnsi="Arial" w:cs="Arial"/>
                <w:sz w:val="20"/>
                <w:lang w:val="en-US"/>
              </w:rPr>
            </w:pPr>
            <w:r w:rsidRPr="002F0D49">
              <w:rPr>
                <w:rFonts w:ascii="Arial" w:hAnsi="Arial" w:cs="Arial"/>
                <w:sz w:val="20"/>
                <w:lang w:val="en-US"/>
              </w:rPr>
              <w:t xml:space="preserve">3.1.2. The Buyer shall make the second payment in the amount of EUR _________ (________________) within __ (_____) business days upon shipment of the Equipment and Documentation, signing the Equipment Delivery and Acceptance Certificate by the Parties (under </w:t>
            </w:r>
            <w:r>
              <w:rPr>
                <w:rFonts w:ascii="Arial" w:hAnsi="Arial" w:cs="Arial"/>
                <w:sz w:val="20"/>
                <w:lang w:val="en-US"/>
              </w:rPr>
              <w:t>the Form given in Appendix No. 6</w:t>
            </w:r>
            <w:r w:rsidRPr="002F0D49">
              <w:rPr>
                <w:rFonts w:ascii="Arial" w:hAnsi="Arial" w:cs="Arial"/>
                <w:sz w:val="20"/>
                <w:lang w:val="en-US"/>
              </w:rPr>
              <w:t xml:space="preserve"> hereto), as well as </w:t>
            </w:r>
            <w:r>
              <w:rPr>
                <w:rFonts w:ascii="Arial" w:hAnsi="Arial" w:cs="Arial"/>
                <w:sz w:val="20"/>
                <w:lang w:val="en-US"/>
              </w:rPr>
              <w:t>issuing the commercial invoice.</w:t>
            </w:r>
          </w:p>
        </w:tc>
        <w:tc>
          <w:tcPr>
            <w:tcW w:w="5362" w:type="dxa"/>
          </w:tcPr>
          <w:p w14:paraId="4599134A" w14:textId="77777777" w:rsidR="00000000" w:rsidRPr="002F0D49" w:rsidRDefault="00000000" w:rsidP="002F0D49">
            <w:pPr>
              <w:jc w:val="both"/>
              <w:rPr>
                <w:rFonts w:ascii="Arial" w:hAnsi="Arial" w:cs="Arial"/>
                <w:sz w:val="20"/>
                <w:lang w:val="ru-RU"/>
              </w:rPr>
            </w:pPr>
            <w:r w:rsidRPr="002F0D49">
              <w:rPr>
                <w:rFonts w:ascii="Arial" w:hAnsi="Arial" w:cs="Arial"/>
                <w:sz w:val="20"/>
                <w:lang w:val="ru-RU"/>
              </w:rPr>
              <w:t>3.1.2. Покупатель производит второй платёж в размере _________ (________________) Евро, в течении __ (_____) рабочих дней по факту отгрузки Оборудования и Документации, подписания Сторонами Акта приема-передачи Оборудования (</w:t>
            </w:r>
            <w:r>
              <w:rPr>
                <w:rFonts w:ascii="Arial" w:hAnsi="Arial" w:cs="Arial"/>
                <w:sz w:val="20"/>
                <w:lang w:val="ru-RU"/>
              </w:rPr>
              <w:t>по форме согласно Приложению № 6</w:t>
            </w:r>
            <w:r w:rsidRPr="002F0D49">
              <w:rPr>
                <w:rFonts w:ascii="Arial" w:hAnsi="Arial" w:cs="Arial"/>
                <w:sz w:val="20"/>
                <w:lang w:val="ru-RU"/>
              </w:rPr>
              <w:t xml:space="preserve"> к настоящему Контракту), а также в</w:t>
            </w:r>
            <w:r>
              <w:rPr>
                <w:rFonts w:ascii="Arial" w:hAnsi="Arial" w:cs="Arial"/>
                <w:sz w:val="20"/>
                <w:lang w:val="ru-RU"/>
              </w:rPr>
              <w:t>ыставления коммерческого счета.</w:t>
            </w:r>
          </w:p>
        </w:tc>
      </w:tr>
      <w:tr w:rsidR="00F40535" w14:paraId="40765EB6" w14:textId="77777777" w:rsidTr="00314FFD">
        <w:tc>
          <w:tcPr>
            <w:tcW w:w="5133" w:type="dxa"/>
          </w:tcPr>
          <w:p w14:paraId="57B70E99" w14:textId="77777777" w:rsidR="00000000" w:rsidRPr="002F0D49" w:rsidRDefault="00000000" w:rsidP="006A20D2">
            <w:pPr>
              <w:jc w:val="both"/>
              <w:rPr>
                <w:rFonts w:ascii="Arial" w:hAnsi="Arial" w:cs="Arial"/>
                <w:sz w:val="20"/>
                <w:lang w:val="en-US"/>
              </w:rPr>
            </w:pPr>
            <w:r w:rsidRPr="002F0D49">
              <w:rPr>
                <w:rFonts w:ascii="Arial" w:hAnsi="Arial" w:cs="Arial"/>
                <w:sz w:val="20"/>
                <w:lang w:val="en-US"/>
              </w:rPr>
              <w:t>3.1.3. The Buyer shall make the third payment in the amount of EUR _________ (___________________) after the Parties have signed the Equipment Commissioning Certificate</w:t>
            </w:r>
            <w:r w:rsidRPr="00652EE3">
              <w:rPr>
                <w:rFonts w:ascii="Arial" w:hAnsi="Arial" w:cs="Arial"/>
                <w:sz w:val="20"/>
                <w:lang w:val="en-US"/>
              </w:rPr>
              <w:t xml:space="preserve"> (under </w:t>
            </w:r>
            <w:r>
              <w:rPr>
                <w:rFonts w:ascii="Arial" w:hAnsi="Arial" w:cs="Arial"/>
                <w:sz w:val="20"/>
                <w:lang w:val="en-US"/>
              </w:rPr>
              <w:t>the Form given in Appendix No. 6</w:t>
            </w:r>
            <w:r w:rsidRPr="00652EE3">
              <w:rPr>
                <w:rFonts w:ascii="Arial" w:hAnsi="Arial" w:cs="Arial"/>
                <w:sz w:val="20"/>
                <w:lang w:val="en-US"/>
              </w:rPr>
              <w:t xml:space="preserve"> hereto)</w:t>
            </w:r>
            <w:r w:rsidRPr="002F0D49">
              <w:rPr>
                <w:rFonts w:ascii="Arial" w:hAnsi="Arial" w:cs="Arial"/>
                <w:sz w:val="20"/>
                <w:lang w:val="en-US"/>
              </w:rPr>
              <w:t>.</w:t>
            </w:r>
          </w:p>
        </w:tc>
        <w:tc>
          <w:tcPr>
            <w:tcW w:w="5362" w:type="dxa"/>
          </w:tcPr>
          <w:p w14:paraId="24B7F673" w14:textId="77777777" w:rsidR="00000000" w:rsidRPr="002F0D49" w:rsidRDefault="00000000" w:rsidP="006A20D2">
            <w:pPr>
              <w:jc w:val="both"/>
              <w:rPr>
                <w:rFonts w:ascii="Arial" w:hAnsi="Arial" w:cs="Arial"/>
                <w:sz w:val="20"/>
                <w:lang w:val="ru-RU"/>
              </w:rPr>
            </w:pPr>
            <w:r w:rsidRPr="002F0D49">
              <w:rPr>
                <w:rFonts w:ascii="Arial" w:hAnsi="Arial" w:cs="Arial"/>
                <w:sz w:val="20"/>
                <w:lang w:val="ru-RU"/>
              </w:rPr>
              <w:t>3.1.3.  Покупатель производит третий платёж в размере _________ (___________________) Евро, после подписания Сторонами Акта ввода Оборудования в эксплуатацию</w:t>
            </w:r>
            <w:r>
              <w:rPr>
                <w:rFonts w:ascii="Arial" w:hAnsi="Arial" w:cs="Arial"/>
                <w:sz w:val="20"/>
                <w:lang w:val="ru-RU"/>
              </w:rPr>
              <w:t xml:space="preserve"> </w:t>
            </w:r>
            <w:r w:rsidRPr="00652EE3">
              <w:rPr>
                <w:rFonts w:ascii="Arial" w:hAnsi="Arial" w:cs="Arial"/>
                <w:sz w:val="20"/>
                <w:lang w:val="ru-RU"/>
              </w:rPr>
              <w:t>(</w:t>
            </w:r>
            <w:r>
              <w:rPr>
                <w:rFonts w:ascii="Arial" w:hAnsi="Arial" w:cs="Arial"/>
                <w:sz w:val="20"/>
                <w:lang w:val="ru-RU"/>
              </w:rPr>
              <w:t>по форме согласно Приложению № 7</w:t>
            </w:r>
            <w:r w:rsidRPr="00652EE3">
              <w:rPr>
                <w:rFonts w:ascii="Arial" w:hAnsi="Arial" w:cs="Arial"/>
                <w:sz w:val="20"/>
                <w:lang w:val="ru-RU"/>
              </w:rPr>
              <w:t xml:space="preserve"> к настоящему Контракту)</w:t>
            </w:r>
            <w:r w:rsidRPr="002F0D49">
              <w:rPr>
                <w:rFonts w:ascii="Arial" w:hAnsi="Arial" w:cs="Arial"/>
                <w:sz w:val="20"/>
                <w:lang w:val="ru-RU"/>
              </w:rPr>
              <w:t>.</w:t>
            </w:r>
          </w:p>
        </w:tc>
      </w:tr>
      <w:tr w:rsidR="00F40535" w:rsidRPr="00157104" w14:paraId="3DDF851D" w14:textId="77777777" w:rsidTr="00314FFD">
        <w:tc>
          <w:tcPr>
            <w:tcW w:w="5133" w:type="dxa"/>
          </w:tcPr>
          <w:p w14:paraId="181C4A28" w14:textId="77777777" w:rsidR="00000000" w:rsidRPr="002F0D49" w:rsidRDefault="00000000" w:rsidP="006A20D2">
            <w:pPr>
              <w:jc w:val="both"/>
              <w:rPr>
                <w:rFonts w:ascii="Arial" w:hAnsi="Arial" w:cs="Arial"/>
                <w:sz w:val="20"/>
                <w:lang w:val="en-US"/>
              </w:rPr>
            </w:pPr>
            <w:r w:rsidRPr="002F0D49">
              <w:rPr>
                <w:rFonts w:ascii="Arial" w:hAnsi="Arial" w:cs="Arial"/>
                <w:sz w:val="20"/>
                <w:lang w:val="en-US"/>
              </w:rPr>
              <w:t>3.1.4. The Buyer shall make the fourth paymen</w:t>
            </w:r>
            <w:r>
              <w:rPr>
                <w:rFonts w:ascii="Arial" w:hAnsi="Arial" w:cs="Arial"/>
                <w:sz w:val="20"/>
                <w:lang w:val="en-US"/>
              </w:rPr>
              <w:t>t in the amount of EUR _______</w:t>
            </w:r>
            <w:r w:rsidRPr="002F0D49">
              <w:rPr>
                <w:rFonts w:ascii="Arial" w:hAnsi="Arial" w:cs="Arial"/>
                <w:sz w:val="20"/>
                <w:lang w:val="en-US"/>
              </w:rPr>
              <w:t xml:space="preserve"> (__________) after fulfilling the production warranty tests of the Equipment upon the Seller’s issue of the commercial invoice and the Report on the Production Warranty Tests of the Equipment, signed by both Parties to the Contract.</w:t>
            </w:r>
          </w:p>
        </w:tc>
        <w:tc>
          <w:tcPr>
            <w:tcW w:w="5362" w:type="dxa"/>
          </w:tcPr>
          <w:p w14:paraId="10559270" w14:textId="77777777" w:rsidR="00000000" w:rsidRPr="002F0D49" w:rsidRDefault="00000000" w:rsidP="006A20D2">
            <w:pPr>
              <w:jc w:val="both"/>
              <w:rPr>
                <w:rFonts w:ascii="Arial" w:hAnsi="Arial" w:cs="Arial"/>
                <w:sz w:val="20"/>
                <w:lang w:val="ru-RU"/>
              </w:rPr>
            </w:pPr>
            <w:r w:rsidRPr="002F0D49">
              <w:rPr>
                <w:rFonts w:ascii="Arial" w:hAnsi="Arial" w:cs="Arial"/>
                <w:sz w:val="20"/>
                <w:lang w:val="ru-RU"/>
              </w:rPr>
              <w:t>3.1.4. Покупатель производит четв</w:t>
            </w:r>
            <w:r>
              <w:rPr>
                <w:rFonts w:ascii="Arial" w:hAnsi="Arial" w:cs="Arial"/>
                <w:sz w:val="20"/>
                <w:lang w:val="ru-RU"/>
              </w:rPr>
              <w:t>ертый платёж в размере _______</w:t>
            </w:r>
            <w:r w:rsidRPr="002F0D49">
              <w:rPr>
                <w:rFonts w:ascii="Arial" w:hAnsi="Arial" w:cs="Arial"/>
                <w:sz w:val="20"/>
                <w:lang w:val="ru-RU"/>
              </w:rPr>
              <w:t xml:space="preserve"> (__________) Евро после выполнения производственных гарантийных испытаний Оборудования по представлению Продавцом коммерческого счёта и Протокола о производственных гарантийных испытаниях Оборудования, подписанный обеими Сторонами Контракта.</w:t>
            </w:r>
          </w:p>
        </w:tc>
      </w:tr>
      <w:tr w:rsidR="00F40535" w14:paraId="0ACD4796" w14:textId="77777777" w:rsidTr="00314FFD">
        <w:tc>
          <w:tcPr>
            <w:tcW w:w="5133" w:type="dxa"/>
          </w:tcPr>
          <w:p w14:paraId="43028CBE" w14:textId="77777777" w:rsidR="00000000" w:rsidRPr="002F0D49" w:rsidRDefault="00000000" w:rsidP="006A20D2">
            <w:pPr>
              <w:jc w:val="both"/>
              <w:rPr>
                <w:rFonts w:ascii="Arial" w:hAnsi="Arial" w:cs="Arial"/>
                <w:sz w:val="20"/>
                <w:lang w:val="en-US"/>
              </w:rPr>
            </w:pPr>
            <w:r w:rsidRPr="002F0D49">
              <w:rPr>
                <w:rFonts w:ascii="Arial" w:hAnsi="Arial" w:cs="Arial"/>
                <w:sz w:val="20"/>
                <w:lang w:val="en-US"/>
              </w:rPr>
              <w:t>3.2. The Buyer’s payment obligations shall be deemed to be fulfilled upon the funds are debited from the settlement account of the Buyer’s bank or the issuing bank. The parties may be informed about the payment by means of a SWIFT message.</w:t>
            </w:r>
          </w:p>
        </w:tc>
        <w:tc>
          <w:tcPr>
            <w:tcW w:w="5362" w:type="dxa"/>
          </w:tcPr>
          <w:p w14:paraId="53DE1B61" w14:textId="77777777" w:rsidR="00000000" w:rsidRPr="002F0D49" w:rsidRDefault="00000000" w:rsidP="006A20D2">
            <w:pPr>
              <w:jc w:val="both"/>
              <w:rPr>
                <w:rFonts w:ascii="Arial" w:hAnsi="Arial" w:cs="Arial"/>
                <w:sz w:val="20"/>
                <w:lang w:val="ru-RU"/>
              </w:rPr>
            </w:pPr>
            <w:r w:rsidRPr="002F0D49">
              <w:rPr>
                <w:rFonts w:ascii="Arial" w:hAnsi="Arial" w:cs="Arial"/>
                <w:sz w:val="20"/>
                <w:lang w:val="ru-RU"/>
              </w:rPr>
              <w:t>3.2. Обязательства Покупателя по оплате считаются исполненными с момента списания денежных средств с расчетного счета банка Покупателя или банка-эмитента. Информирование сторон об произведённом платеже возможно посредством SWIFT сообщения.</w:t>
            </w:r>
          </w:p>
        </w:tc>
      </w:tr>
      <w:tr w:rsidR="00F40535" w:rsidRPr="00157104" w14:paraId="4458C030" w14:textId="77777777" w:rsidTr="00314FFD">
        <w:tc>
          <w:tcPr>
            <w:tcW w:w="5133" w:type="dxa"/>
          </w:tcPr>
          <w:p w14:paraId="003FF5D3" w14:textId="77777777" w:rsidR="00000000" w:rsidRPr="002F0D49" w:rsidRDefault="00000000" w:rsidP="006A20D2">
            <w:pPr>
              <w:jc w:val="both"/>
              <w:rPr>
                <w:rFonts w:ascii="Arial" w:hAnsi="Arial" w:cs="Arial"/>
                <w:sz w:val="20"/>
                <w:lang w:val="en-US"/>
              </w:rPr>
            </w:pPr>
            <w:r w:rsidRPr="002F0D49">
              <w:rPr>
                <w:rFonts w:ascii="Arial" w:hAnsi="Arial" w:cs="Arial"/>
                <w:sz w:val="20"/>
                <w:lang w:val="en-US"/>
              </w:rPr>
              <w:t>3.3. It is the Seller who shall pay all bank charges in the territory of the Seller’s country, and outside the territory of the Buyer’s country - it is the Buyer who shall pay them.</w:t>
            </w:r>
          </w:p>
        </w:tc>
        <w:tc>
          <w:tcPr>
            <w:tcW w:w="5362" w:type="dxa"/>
          </w:tcPr>
          <w:p w14:paraId="30C65933" w14:textId="77777777" w:rsidR="00000000" w:rsidRPr="002F0D49" w:rsidRDefault="00000000" w:rsidP="006A20D2">
            <w:pPr>
              <w:jc w:val="both"/>
              <w:rPr>
                <w:rFonts w:ascii="Arial" w:hAnsi="Arial" w:cs="Arial"/>
                <w:sz w:val="20"/>
                <w:lang w:val="ru-RU"/>
              </w:rPr>
            </w:pPr>
            <w:r w:rsidRPr="002F0D49">
              <w:rPr>
                <w:rFonts w:ascii="Arial" w:hAnsi="Arial" w:cs="Arial"/>
                <w:sz w:val="20"/>
                <w:lang w:val="ru-RU"/>
              </w:rPr>
              <w:t>3.3. Все банковские расходы на территории страны Продавца несёт Продавец, а вне территории страны Покупателя – несёт Покупатель.</w:t>
            </w:r>
          </w:p>
        </w:tc>
      </w:tr>
      <w:tr w:rsidR="00F40535" w:rsidRPr="00157104" w14:paraId="1804038A" w14:textId="77777777" w:rsidTr="00314FFD">
        <w:tc>
          <w:tcPr>
            <w:tcW w:w="5133" w:type="dxa"/>
          </w:tcPr>
          <w:p w14:paraId="1BD1BE51" w14:textId="77777777" w:rsidR="00000000" w:rsidRPr="002F0D49" w:rsidRDefault="00000000" w:rsidP="006A20D2">
            <w:pPr>
              <w:jc w:val="both"/>
              <w:rPr>
                <w:rFonts w:ascii="Arial" w:hAnsi="Arial" w:cs="Arial"/>
                <w:sz w:val="20"/>
                <w:lang w:val="en-US"/>
              </w:rPr>
            </w:pPr>
            <w:r w:rsidRPr="002F0D49">
              <w:rPr>
                <w:rFonts w:ascii="Arial" w:hAnsi="Arial" w:cs="Arial"/>
                <w:sz w:val="20"/>
                <w:lang w:val="en-US"/>
              </w:rPr>
              <w:t xml:space="preserve">3.4. The Buyer shall be entitled to withhold the amount of penalties due to it (fines, penalties, interest for using other people’s funds), and losses in the final payments </w:t>
            </w:r>
            <w:r w:rsidRPr="002F0D49">
              <w:rPr>
                <w:rFonts w:ascii="Arial" w:hAnsi="Arial" w:cs="Arial"/>
                <w:sz w:val="20"/>
                <w:lang w:val="en-US"/>
              </w:rPr>
              <w:lastRenderedPageBreak/>
              <w:t>for the supplied Equipment, performed work and rendered services.</w:t>
            </w:r>
          </w:p>
        </w:tc>
        <w:tc>
          <w:tcPr>
            <w:tcW w:w="5362" w:type="dxa"/>
          </w:tcPr>
          <w:p w14:paraId="587EEAD6" w14:textId="77777777" w:rsidR="00000000" w:rsidRPr="002F0D49" w:rsidRDefault="00000000" w:rsidP="002F0D49">
            <w:pPr>
              <w:jc w:val="both"/>
              <w:rPr>
                <w:rFonts w:ascii="Arial" w:hAnsi="Arial" w:cs="Arial"/>
                <w:sz w:val="20"/>
                <w:lang w:val="ru-RU"/>
              </w:rPr>
            </w:pPr>
            <w:r w:rsidRPr="002F0D49">
              <w:rPr>
                <w:rFonts w:ascii="Arial" w:hAnsi="Arial" w:cs="Arial"/>
                <w:sz w:val="20"/>
                <w:lang w:val="ru-RU"/>
              </w:rPr>
              <w:lastRenderedPageBreak/>
              <w:t xml:space="preserve">3.4. Покупатель вправе удержать причитающуюся ему сумму штрафных санкций (пени, неустойки, процентов за пользование чужими денежными средствами), </w:t>
            </w:r>
            <w:r w:rsidRPr="002F0D49">
              <w:rPr>
                <w:rFonts w:ascii="Arial" w:hAnsi="Arial" w:cs="Arial"/>
                <w:sz w:val="20"/>
                <w:lang w:val="ru-RU"/>
              </w:rPr>
              <w:lastRenderedPageBreak/>
              <w:t>убытков при окончательных расчетах за поставленное</w:t>
            </w:r>
            <w:r>
              <w:rPr>
                <w:rFonts w:ascii="Arial" w:hAnsi="Arial" w:cs="Arial"/>
                <w:sz w:val="20"/>
                <w:lang w:val="ru-RU"/>
              </w:rPr>
              <w:t xml:space="preserve"> </w:t>
            </w:r>
            <w:r w:rsidRPr="002F0D49">
              <w:rPr>
                <w:rFonts w:ascii="Arial" w:hAnsi="Arial" w:cs="Arial"/>
                <w:sz w:val="20"/>
                <w:lang w:val="ru-RU"/>
              </w:rPr>
              <w:t>Оборудование, выполненные работы и оказанные услуги.</w:t>
            </w:r>
          </w:p>
        </w:tc>
      </w:tr>
      <w:tr w:rsidR="00F40535" w:rsidRPr="00157104" w14:paraId="74041311" w14:textId="77777777" w:rsidTr="00314FFD">
        <w:tc>
          <w:tcPr>
            <w:tcW w:w="5133" w:type="dxa"/>
          </w:tcPr>
          <w:p w14:paraId="6D0878E8" w14:textId="77777777" w:rsidR="00000000" w:rsidRPr="00471A1B" w:rsidRDefault="00000000" w:rsidP="006A20D2">
            <w:pPr>
              <w:jc w:val="both"/>
              <w:rPr>
                <w:rFonts w:ascii="Arial" w:hAnsi="Arial" w:cs="Arial"/>
                <w:b/>
                <w:sz w:val="20"/>
                <w:lang w:val="en-US"/>
              </w:rPr>
            </w:pPr>
            <w:r w:rsidRPr="00471A1B">
              <w:rPr>
                <w:rFonts w:ascii="Arial" w:hAnsi="Arial" w:cs="Arial"/>
                <w:b/>
                <w:sz w:val="20"/>
                <w:lang w:val="en-US"/>
              </w:rPr>
              <w:lastRenderedPageBreak/>
              <w:t>4. EQUIPMENT DELIVERY AND ACCEPTANCE TERMS</w:t>
            </w:r>
          </w:p>
        </w:tc>
        <w:tc>
          <w:tcPr>
            <w:tcW w:w="5362" w:type="dxa"/>
          </w:tcPr>
          <w:p w14:paraId="791349D3" w14:textId="77777777" w:rsidR="00000000" w:rsidRPr="00471A1B" w:rsidRDefault="00000000" w:rsidP="006A20D2">
            <w:pPr>
              <w:jc w:val="both"/>
              <w:rPr>
                <w:rFonts w:ascii="Arial" w:hAnsi="Arial" w:cs="Arial"/>
                <w:b/>
                <w:sz w:val="20"/>
                <w:lang w:val="ru-RU"/>
              </w:rPr>
            </w:pPr>
            <w:r w:rsidRPr="00471A1B">
              <w:rPr>
                <w:rFonts w:ascii="Arial" w:hAnsi="Arial" w:cs="Arial"/>
                <w:b/>
                <w:sz w:val="20"/>
                <w:lang w:val="ru-RU"/>
              </w:rPr>
              <w:t>4. УСЛОВИЕ ПОСТАВКИ И ПРИЕМКИ ОБОРУДОВАНИЯ</w:t>
            </w:r>
          </w:p>
        </w:tc>
      </w:tr>
      <w:tr w:rsidR="00F40535" w:rsidRPr="00157104" w14:paraId="33492338" w14:textId="77777777" w:rsidTr="00314FFD">
        <w:tc>
          <w:tcPr>
            <w:tcW w:w="5133" w:type="dxa"/>
          </w:tcPr>
          <w:p w14:paraId="5B5C7746" w14:textId="77777777" w:rsidR="00000000" w:rsidRPr="004544CD" w:rsidRDefault="00000000" w:rsidP="004544CD">
            <w:pPr>
              <w:jc w:val="both"/>
              <w:rPr>
                <w:rFonts w:ascii="Arial" w:hAnsi="Arial" w:cs="Arial"/>
                <w:sz w:val="20"/>
                <w:lang w:val="en-US"/>
              </w:rPr>
            </w:pPr>
            <w:r w:rsidRPr="004544CD">
              <w:rPr>
                <w:rFonts w:ascii="Arial" w:hAnsi="Arial" w:cs="Arial"/>
                <w:sz w:val="20"/>
                <w:lang w:val="en-US"/>
              </w:rPr>
              <w:t>4.1. The Seller shall deliver the Equipment specified in Appendix No. 1 hereof to the Buyer under the DDP terms (INCOTERMS 2010) at the address: ___________, the Buyer’s warehouse. Early delivery, as well as delivery under a special schedule shall be permitted if ag</w:t>
            </w:r>
            <w:r>
              <w:rPr>
                <w:rFonts w:ascii="Arial" w:hAnsi="Arial" w:cs="Arial"/>
                <w:sz w:val="20"/>
                <w:lang w:val="en-US"/>
              </w:rPr>
              <w:t>reed by the Parties in writing.</w:t>
            </w:r>
          </w:p>
        </w:tc>
        <w:tc>
          <w:tcPr>
            <w:tcW w:w="5362" w:type="dxa"/>
          </w:tcPr>
          <w:p w14:paraId="05589B44" w14:textId="77777777" w:rsidR="00000000" w:rsidRPr="004544CD" w:rsidRDefault="00000000" w:rsidP="004544CD">
            <w:pPr>
              <w:jc w:val="both"/>
              <w:rPr>
                <w:rFonts w:ascii="Arial" w:hAnsi="Arial" w:cs="Arial"/>
                <w:sz w:val="20"/>
                <w:lang w:val="ru-RU"/>
              </w:rPr>
            </w:pPr>
            <w:r w:rsidRPr="004544CD">
              <w:rPr>
                <w:rFonts w:ascii="Arial" w:hAnsi="Arial" w:cs="Arial"/>
                <w:sz w:val="20"/>
                <w:lang w:val="ru-RU"/>
              </w:rPr>
              <w:t xml:space="preserve">4.1. Оборудование, указанное в Приложении №1 Контракта, должно быть поставлено Покупателю Продавцом на условиях </w:t>
            </w:r>
            <w:r w:rsidRPr="004544CD">
              <w:rPr>
                <w:rFonts w:ascii="Arial" w:hAnsi="Arial" w:cs="Arial"/>
                <w:sz w:val="20"/>
                <w:lang w:val="en-US"/>
              </w:rPr>
              <w:t>DDP</w:t>
            </w:r>
            <w:r w:rsidRPr="004544CD">
              <w:rPr>
                <w:rFonts w:ascii="Arial" w:hAnsi="Arial" w:cs="Arial"/>
                <w:sz w:val="20"/>
                <w:lang w:val="ru-RU"/>
              </w:rPr>
              <w:t xml:space="preserve"> (ИНКОТЕРМС 2010) по адресу: ___________, склад Покупателя. Досрочная поставка, а также поставка по специальному графику допускается по п</w:t>
            </w:r>
            <w:r>
              <w:rPr>
                <w:rFonts w:ascii="Arial" w:hAnsi="Arial" w:cs="Arial"/>
                <w:sz w:val="20"/>
                <w:lang w:val="ru-RU"/>
              </w:rPr>
              <w:t>исьменному соглашению сторон.</w:t>
            </w:r>
          </w:p>
        </w:tc>
      </w:tr>
      <w:tr w:rsidR="00F40535" w:rsidRPr="00157104" w14:paraId="1F027050" w14:textId="77777777" w:rsidTr="00314FFD">
        <w:tc>
          <w:tcPr>
            <w:tcW w:w="5133" w:type="dxa"/>
          </w:tcPr>
          <w:p w14:paraId="17D8F8EF" w14:textId="77777777" w:rsidR="00000000" w:rsidRPr="004544CD" w:rsidRDefault="00000000" w:rsidP="006A20D2">
            <w:pPr>
              <w:jc w:val="both"/>
              <w:rPr>
                <w:rFonts w:ascii="Arial" w:hAnsi="Arial" w:cs="Arial"/>
                <w:sz w:val="20"/>
                <w:lang w:val="en-US"/>
              </w:rPr>
            </w:pPr>
            <w:r w:rsidRPr="004544CD">
              <w:rPr>
                <w:rFonts w:ascii="Arial" w:hAnsi="Arial" w:cs="Arial"/>
                <w:sz w:val="20"/>
                <w:lang w:val="en-US"/>
              </w:rPr>
              <w:t>4.2. The delivery time of the Equipment set shall be ___ calendar days upon entering into the Contract according to t</w:t>
            </w:r>
            <w:r>
              <w:rPr>
                <w:rFonts w:ascii="Arial" w:hAnsi="Arial" w:cs="Arial"/>
                <w:sz w:val="20"/>
                <w:lang w:val="en-US"/>
              </w:rPr>
              <w:t>he Delivery Schedule (Appendix 3</w:t>
            </w:r>
            <w:r w:rsidRPr="004544CD">
              <w:rPr>
                <w:rFonts w:ascii="Arial" w:hAnsi="Arial" w:cs="Arial"/>
                <w:sz w:val="20"/>
                <w:lang w:val="en-US"/>
              </w:rPr>
              <w:t>). The documentation delivery date shall be according to t</w:t>
            </w:r>
            <w:r>
              <w:rPr>
                <w:rFonts w:ascii="Arial" w:hAnsi="Arial" w:cs="Arial"/>
                <w:sz w:val="20"/>
                <w:lang w:val="en-US"/>
              </w:rPr>
              <w:t>he Delivery Schedule (Appendix 3</w:t>
            </w:r>
            <w:r w:rsidRPr="004544CD">
              <w:rPr>
                <w:rFonts w:ascii="Arial" w:hAnsi="Arial" w:cs="Arial"/>
                <w:sz w:val="20"/>
                <w:lang w:val="en-US"/>
              </w:rPr>
              <w:t>). The delivery time of the Equipment is an essential condition of the Contract.</w:t>
            </w:r>
          </w:p>
        </w:tc>
        <w:tc>
          <w:tcPr>
            <w:tcW w:w="5362" w:type="dxa"/>
          </w:tcPr>
          <w:p w14:paraId="79D29747" w14:textId="77777777" w:rsidR="00000000" w:rsidRPr="004544CD" w:rsidRDefault="00000000" w:rsidP="006A20D2">
            <w:pPr>
              <w:jc w:val="both"/>
              <w:rPr>
                <w:rFonts w:ascii="Arial" w:hAnsi="Arial" w:cs="Arial"/>
                <w:sz w:val="20"/>
                <w:lang w:val="ru-RU"/>
              </w:rPr>
            </w:pPr>
            <w:r w:rsidRPr="004544CD">
              <w:rPr>
                <w:rFonts w:ascii="Arial" w:hAnsi="Arial" w:cs="Arial"/>
                <w:sz w:val="20"/>
                <w:lang w:val="ru-RU"/>
              </w:rPr>
              <w:t>4.2. Срок поставки комплекта Оборудования составляет ___ календарных дней от даты заключения Договора согласн</w:t>
            </w:r>
            <w:r>
              <w:rPr>
                <w:rFonts w:ascii="Arial" w:hAnsi="Arial" w:cs="Arial"/>
                <w:sz w:val="20"/>
                <w:lang w:val="ru-RU"/>
              </w:rPr>
              <w:t>о графику поставки (Приложение 3</w:t>
            </w:r>
            <w:r w:rsidRPr="004544CD">
              <w:rPr>
                <w:rFonts w:ascii="Arial" w:hAnsi="Arial" w:cs="Arial"/>
                <w:sz w:val="20"/>
                <w:lang w:val="ru-RU"/>
              </w:rPr>
              <w:t>). Срок поставки документации - согласн</w:t>
            </w:r>
            <w:r>
              <w:rPr>
                <w:rFonts w:ascii="Arial" w:hAnsi="Arial" w:cs="Arial"/>
                <w:sz w:val="20"/>
                <w:lang w:val="ru-RU"/>
              </w:rPr>
              <w:t>о графика поставки (Приложение 3</w:t>
            </w:r>
            <w:r w:rsidRPr="004544CD">
              <w:rPr>
                <w:rFonts w:ascii="Arial" w:hAnsi="Arial" w:cs="Arial"/>
                <w:sz w:val="20"/>
                <w:lang w:val="ru-RU"/>
              </w:rPr>
              <w:t>). Срок поставки Оборудования является существенным условием Контракта.</w:t>
            </w:r>
          </w:p>
        </w:tc>
      </w:tr>
      <w:tr w:rsidR="00F40535" w:rsidRPr="00157104" w14:paraId="6C76F0BA" w14:textId="77777777" w:rsidTr="00314FFD">
        <w:tc>
          <w:tcPr>
            <w:tcW w:w="5133" w:type="dxa"/>
          </w:tcPr>
          <w:p w14:paraId="3B9B67BB" w14:textId="77777777" w:rsidR="00000000" w:rsidRPr="004544CD" w:rsidRDefault="00000000" w:rsidP="006A20D2">
            <w:pPr>
              <w:jc w:val="both"/>
              <w:rPr>
                <w:rFonts w:ascii="Arial" w:hAnsi="Arial" w:cs="Arial"/>
                <w:sz w:val="20"/>
                <w:lang w:val="en-US"/>
              </w:rPr>
            </w:pPr>
            <w:r w:rsidRPr="004544CD">
              <w:rPr>
                <w:rFonts w:ascii="Arial" w:hAnsi="Arial" w:cs="Arial"/>
                <w:sz w:val="20"/>
                <w:lang w:val="en-US"/>
              </w:rPr>
              <w:t>4.3. The Seller shall send the information to the Buyer by e-mail previously agreed upon with the Buyer and necessary for the latter for customs clearance of the Equipment in the Russian Federation no later than within 1 (one) month prior to the planned delivery of the Equipment.</w:t>
            </w:r>
          </w:p>
        </w:tc>
        <w:tc>
          <w:tcPr>
            <w:tcW w:w="5362" w:type="dxa"/>
          </w:tcPr>
          <w:p w14:paraId="53E75363" w14:textId="77777777" w:rsidR="00000000" w:rsidRPr="004544CD" w:rsidRDefault="00000000" w:rsidP="006A20D2">
            <w:pPr>
              <w:jc w:val="both"/>
              <w:rPr>
                <w:rFonts w:ascii="Arial" w:hAnsi="Arial" w:cs="Arial"/>
                <w:sz w:val="20"/>
                <w:lang w:val="ru-RU"/>
              </w:rPr>
            </w:pPr>
            <w:r w:rsidRPr="004544CD">
              <w:rPr>
                <w:rFonts w:ascii="Arial" w:hAnsi="Arial" w:cs="Arial"/>
                <w:sz w:val="20"/>
                <w:lang w:val="ru-RU"/>
              </w:rPr>
              <w:t>4.3. Не позднее чем за 1 (один) месяц до планируемой поставки Оборудования Продавец должен направить Покупателю по электронной почте информацию, предварительно согласованную с Покупателем и необходимую последнему для таможенного оформления ввоза Оборудования в РФ.</w:t>
            </w:r>
          </w:p>
        </w:tc>
      </w:tr>
      <w:tr w:rsidR="00F40535" w:rsidRPr="00157104" w14:paraId="753EC3C7" w14:textId="77777777" w:rsidTr="00314FFD">
        <w:tc>
          <w:tcPr>
            <w:tcW w:w="5133" w:type="dxa"/>
          </w:tcPr>
          <w:p w14:paraId="29FE01C3" w14:textId="77777777" w:rsidR="00000000" w:rsidRPr="004544CD" w:rsidRDefault="00000000" w:rsidP="006A20D2">
            <w:pPr>
              <w:jc w:val="both"/>
              <w:rPr>
                <w:rFonts w:ascii="Arial" w:hAnsi="Arial" w:cs="Arial"/>
                <w:sz w:val="20"/>
                <w:lang w:val="en-US"/>
              </w:rPr>
            </w:pPr>
            <w:r w:rsidRPr="004544CD">
              <w:rPr>
                <w:rFonts w:ascii="Arial" w:hAnsi="Arial" w:cs="Arial"/>
                <w:sz w:val="20"/>
                <w:lang w:val="en-US"/>
              </w:rPr>
              <w:t>4.4. The Seller shall send copies of the documents stipulated in para. 4.6 hereof (save for the invoice) to the Buyer by e-mail no later than within 10 days prior to shipment. On the day of the cargo shipment, all the relevant documents shall be sent to the Buyer by e-mail, and the originals shall be transferred by the vehicle. The Buyer shall be obliged to acknowledge the correctness of the documents, or to offer the necessary adjustments within 3 (three) business days. Further amendments to the documents agreed upon in this way are possible only if agreed upon with the Buyer in writing.</w:t>
            </w:r>
          </w:p>
        </w:tc>
        <w:tc>
          <w:tcPr>
            <w:tcW w:w="5362" w:type="dxa"/>
          </w:tcPr>
          <w:p w14:paraId="109668CA" w14:textId="77777777" w:rsidR="00000000" w:rsidRPr="004544CD" w:rsidRDefault="00000000" w:rsidP="006A20D2">
            <w:pPr>
              <w:jc w:val="both"/>
              <w:rPr>
                <w:rFonts w:ascii="Arial" w:hAnsi="Arial" w:cs="Arial"/>
                <w:sz w:val="20"/>
                <w:lang w:val="ru-RU"/>
              </w:rPr>
            </w:pPr>
            <w:r w:rsidRPr="004544CD">
              <w:rPr>
                <w:rFonts w:ascii="Arial" w:hAnsi="Arial" w:cs="Arial"/>
                <w:sz w:val="20"/>
                <w:lang w:val="ru-RU"/>
              </w:rPr>
              <w:t>4.4. Не позднее, чем за 10 дней до отгрузки Продавец направит Покупателю по электронной почте копии документов, указанных в п. 4.6. (кроме накладной). В день отправки груза все актуальные документы будут отправлены Покупателю по электронной почте, а оригиналы передаются с транспортным средством. Покупатель обязан подтвердить корректность документов, либо предложить необходимые корректировки в течение 3 (трех) рабочих дней. Дальнейшие изменения в согласованные таким образом документы возможны лишь при наличии письменного согласования с Покупателем.</w:t>
            </w:r>
          </w:p>
        </w:tc>
      </w:tr>
      <w:tr w:rsidR="00F40535" w:rsidRPr="00157104" w14:paraId="6D09F7AC" w14:textId="77777777" w:rsidTr="00314FFD">
        <w:tc>
          <w:tcPr>
            <w:tcW w:w="5133" w:type="dxa"/>
          </w:tcPr>
          <w:p w14:paraId="03E9A48E" w14:textId="77777777" w:rsidR="00000000" w:rsidRPr="004544CD" w:rsidRDefault="00000000" w:rsidP="006A20D2">
            <w:pPr>
              <w:jc w:val="both"/>
              <w:rPr>
                <w:rFonts w:ascii="Arial" w:hAnsi="Arial" w:cs="Arial"/>
                <w:sz w:val="20"/>
                <w:lang w:val="en-US"/>
              </w:rPr>
            </w:pPr>
            <w:r w:rsidRPr="00D67227">
              <w:rPr>
                <w:rFonts w:ascii="Arial" w:hAnsi="Arial" w:cs="Arial"/>
                <w:sz w:val="20"/>
                <w:lang w:val="ru-RU"/>
              </w:rPr>
              <w:t xml:space="preserve">  </w:t>
            </w:r>
            <w:r w:rsidRPr="004544CD">
              <w:rPr>
                <w:rFonts w:ascii="Arial" w:hAnsi="Arial" w:cs="Arial"/>
                <w:sz w:val="20"/>
                <w:lang w:val="en-US"/>
              </w:rPr>
              <w:t>4.5. Within 3 business days after shipment, the Seller shall acknowledge the shipment of the Equipment by e-mail and shall report the final shipment data and a copy of the bill of lading and the export customs declaration.</w:t>
            </w:r>
          </w:p>
        </w:tc>
        <w:tc>
          <w:tcPr>
            <w:tcW w:w="5362" w:type="dxa"/>
          </w:tcPr>
          <w:p w14:paraId="355A876C" w14:textId="77777777" w:rsidR="00000000" w:rsidRPr="004544CD" w:rsidRDefault="00000000" w:rsidP="006A20D2">
            <w:pPr>
              <w:jc w:val="both"/>
              <w:rPr>
                <w:rFonts w:ascii="Arial" w:hAnsi="Arial" w:cs="Arial"/>
                <w:sz w:val="20"/>
                <w:lang w:val="ru-RU"/>
              </w:rPr>
            </w:pPr>
            <w:r w:rsidRPr="004544CD">
              <w:rPr>
                <w:rFonts w:ascii="Arial" w:hAnsi="Arial" w:cs="Arial"/>
                <w:sz w:val="20"/>
                <w:lang w:val="ru-RU"/>
              </w:rPr>
              <w:t>4.5. В течение 3-</w:t>
            </w:r>
            <w:r w:rsidRPr="004544CD">
              <w:rPr>
                <w:rFonts w:ascii="Arial" w:hAnsi="Arial" w:cs="Arial"/>
                <w:sz w:val="20"/>
                <w:lang w:val="en-US"/>
              </w:rPr>
              <w:t>x</w:t>
            </w:r>
            <w:r w:rsidRPr="004544CD">
              <w:rPr>
                <w:rFonts w:ascii="Arial" w:hAnsi="Arial" w:cs="Arial"/>
                <w:sz w:val="20"/>
                <w:lang w:val="ru-RU"/>
              </w:rPr>
              <w:t xml:space="preserve"> рабочих дней после отгрузки Продавец подтверждает по электронной почте отгрузку Оборудования и сообщает окончательные данные отгрузки и копии транспортной накладной и экспортной таможенной декларации.</w:t>
            </w:r>
          </w:p>
        </w:tc>
      </w:tr>
      <w:tr w:rsidR="00F40535" w:rsidRPr="00157104" w14:paraId="5443E59B" w14:textId="77777777" w:rsidTr="00314FFD">
        <w:tc>
          <w:tcPr>
            <w:tcW w:w="5133" w:type="dxa"/>
          </w:tcPr>
          <w:p w14:paraId="326F7F97" w14:textId="77777777" w:rsidR="00000000" w:rsidRPr="004544CD" w:rsidRDefault="00000000" w:rsidP="004544CD">
            <w:pPr>
              <w:jc w:val="both"/>
              <w:rPr>
                <w:rFonts w:ascii="Arial" w:hAnsi="Arial" w:cs="Arial"/>
                <w:sz w:val="20"/>
                <w:lang w:val="en-US"/>
              </w:rPr>
            </w:pPr>
            <w:r w:rsidRPr="00D67227">
              <w:rPr>
                <w:rFonts w:ascii="Arial" w:hAnsi="Arial" w:cs="Arial"/>
                <w:sz w:val="20"/>
                <w:lang w:val="ru-RU"/>
              </w:rPr>
              <w:t xml:space="preserve">  </w:t>
            </w:r>
            <w:r w:rsidRPr="004544CD">
              <w:rPr>
                <w:rFonts w:ascii="Arial" w:hAnsi="Arial" w:cs="Arial"/>
                <w:sz w:val="20"/>
                <w:lang w:val="en-US"/>
              </w:rPr>
              <w:t>4.6. In addition to the Equipment the Seller hereby undertakes to provide the Buyer with the following documents required for the customs clearance of the Equipment when imported into the territory of the Russian Federation:</w:t>
            </w:r>
          </w:p>
          <w:p w14:paraId="7A7E924D" w14:textId="77777777" w:rsidR="00000000" w:rsidRPr="004544CD" w:rsidRDefault="00000000" w:rsidP="004544CD">
            <w:pPr>
              <w:jc w:val="both"/>
              <w:rPr>
                <w:rFonts w:ascii="Arial" w:hAnsi="Arial" w:cs="Arial"/>
                <w:sz w:val="20"/>
                <w:lang w:val="en-US"/>
              </w:rPr>
            </w:pPr>
            <w:r w:rsidRPr="004544CD">
              <w:rPr>
                <w:rFonts w:ascii="Arial" w:hAnsi="Arial" w:cs="Arial"/>
                <w:sz w:val="20"/>
                <w:lang w:val="en-US"/>
              </w:rPr>
              <w:t xml:space="preserve">     •</w:t>
            </w:r>
            <w:r w:rsidRPr="004544CD">
              <w:rPr>
                <w:rFonts w:ascii="Arial" w:hAnsi="Arial" w:cs="Arial"/>
                <w:sz w:val="20"/>
                <w:lang w:val="en-US"/>
              </w:rPr>
              <w:tab/>
              <w:t>For transportation by road – Road Consignment Note (CMR) - 1 original and 4 copies;</w:t>
            </w:r>
          </w:p>
          <w:p w14:paraId="64BF9AFE" w14:textId="77777777" w:rsidR="00000000" w:rsidRPr="004544CD" w:rsidRDefault="00000000" w:rsidP="004544CD">
            <w:pPr>
              <w:jc w:val="both"/>
              <w:rPr>
                <w:rFonts w:ascii="Arial" w:hAnsi="Arial" w:cs="Arial"/>
                <w:sz w:val="20"/>
                <w:lang w:val="en-US"/>
              </w:rPr>
            </w:pPr>
            <w:r w:rsidRPr="004544CD">
              <w:rPr>
                <w:rFonts w:ascii="Arial" w:hAnsi="Arial" w:cs="Arial"/>
                <w:sz w:val="20"/>
                <w:lang w:val="en-US"/>
              </w:rPr>
              <w:t xml:space="preserve">     • Seller’s commercial invoice for each vehicle containing the Seller’s and the Buyer’s name and address, the date of the invoice, a reference to the number and date of the Contract and delivery terms (INCOTERMS 2010) - 3 originals;</w:t>
            </w:r>
          </w:p>
          <w:p w14:paraId="25A9E867" w14:textId="77777777" w:rsidR="00000000" w:rsidRPr="004544CD" w:rsidRDefault="00000000" w:rsidP="004544CD">
            <w:pPr>
              <w:jc w:val="both"/>
              <w:rPr>
                <w:rFonts w:ascii="Arial" w:hAnsi="Arial" w:cs="Arial"/>
                <w:sz w:val="20"/>
                <w:lang w:val="en-US"/>
              </w:rPr>
            </w:pPr>
            <w:r w:rsidRPr="004544CD">
              <w:rPr>
                <w:rFonts w:ascii="Arial" w:hAnsi="Arial" w:cs="Arial"/>
                <w:sz w:val="20"/>
                <w:lang w:val="en-US"/>
              </w:rPr>
              <w:t xml:space="preserve">    • Packing list for each place in Russian and English, indicating the details of this Contract, position numbers and equipment name under Appendix 1 - 1 copy;</w:t>
            </w:r>
          </w:p>
          <w:p w14:paraId="02458100" w14:textId="77777777" w:rsidR="00000000" w:rsidRPr="004544CD" w:rsidRDefault="00000000" w:rsidP="004544CD">
            <w:pPr>
              <w:jc w:val="both"/>
              <w:rPr>
                <w:rFonts w:ascii="Arial" w:hAnsi="Arial" w:cs="Arial"/>
                <w:sz w:val="20"/>
                <w:lang w:val="en-US"/>
              </w:rPr>
            </w:pPr>
            <w:r w:rsidRPr="004544CD">
              <w:rPr>
                <w:rFonts w:ascii="Arial" w:hAnsi="Arial" w:cs="Arial"/>
                <w:sz w:val="20"/>
                <w:lang w:val="en-US"/>
              </w:rPr>
              <w:t xml:space="preserve">    • Certificate of the Equipment Origin - 1 original and 1 copy for each vehicle;</w:t>
            </w:r>
          </w:p>
          <w:p w14:paraId="3F729EB6" w14:textId="77777777" w:rsidR="00000000" w:rsidRPr="004544CD" w:rsidRDefault="00000000" w:rsidP="004544CD">
            <w:pPr>
              <w:jc w:val="both"/>
              <w:rPr>
                <w:rFonts w:ascii="Arial" w:hAnsi="Arial" w:cs="Arial"/>
                <w:sz w:val="20"/>
                <w:lang w:val="en-US"/>
              </w:rPr>
            </w:pPr>
            <w:r w:rsidRPr="004544CD">
              <w:rPr>
                <w:rFonts w:ascii="Arial" w:hAnsi="Arial" w:cs="Arial"/>
                <w:sz w:val="20"/>
                <w:lang w:val="en-US"/>
              </w:rPr>
              <w:t xml:space="preserve">    • Equipment Compliance Certificate - 1 original and 1 copy for each vehicle;</w:t>
            </w:r>
          </w:p>
          <w:p w14:paraId="2B3F916D" w14:textId="77777777" w:rsidR="00000000" w:rsidRPr="004544CD" w:rsidRDefault="00000000" w:rsidP="004544CD">
            <w:pPr>
              <w:jc w:val="both"/>
              <w:rPr>
                <w:rFonts w:ascii="Arial" w:hAnsi="Arial" w:cs="Arial"/>
                <w:sz w:val="20"/>
                <w:lang w:val="en-US"/>
              </w:rPr>
            </w:pPr>
            <w:r w:rsidRPr="004544CD">
              <w:rPr>
                <w:rFonts w:ascii="Arial" w:hAnsi="Arial" w:cs="Arial"/>
                <w:sz w:val="20"/>
                <w:lang w:val="en-US"/>
              </w:rPr>
              <w:t xml:space="preserve">    • Export Customs Declaration - in English;</w:t>
            </w:r>
          </w:p>
          <w:p w14:paraId="40BABCE4" w14:textId="77777777" w:rsidR="00000000" w:rsidRPr="004544CD" w:rsidRDefault="00000000" w:rsidP="004544CD">
            <w:pPr>
              <w:jc w:val="both"/>
              <w:rPr>
                <w:rFonts w:ascii="Arial" w:hAnsi="Arial" w:cs="Arial"/>
                <w:sz w:val="20"/>
                <w:lang w:val="en-US"/>
              </w:rPr>
            </w:pPr>
            <w:r w:rsidRPr="004544CD">
              <w:rPr>
                <w:rFonts w:ascii="Arial" w:hAnsi="Arial" w:cs="Arial"/>
                <w:sz w:val="20"/>
                <w:lang w:val="en-US"/>
              </w:rPr>
              <w:t xml:space="preserve">    • Equipment Data Sheet, if the supplied Equipment requires certification;</w:t>
            </w:r>
          </w:p>
          <w:p w14:paraId="56ED5CCE" w14:textId="77777777" w:rsidR="00000000" w:rsidRPr="004544CD" w:rsidRDefault="00000000" w:rsidP="004544CD">
            <w:pPr>
              <w:jc w:val="both"/>
              <w:rPr>
                <w:rFonts w:ascii="Arial" w:hAnsi="Arial" w:cs="Arial"/>
                <w:sz w:val="20"/>
                <w:lang w:val="en-US"/>
              </w:rPr>
            </w:pPr>
            <w:r w:rsidRPr="004544CD">
              <w:rPr>
                <w:rFonts w:ascii="Arial" w:hAnsi="Arial" w:cs="Arial"/>
                <w:sz w:val="20"/>
                <w:lang w:val="en-US"/>
              </w:rPr>
              <w:t xml:space="preserve">    • Instructions for operation and storage of equipment;</w:t>
            </w:r>
          </w:p>
          <w:p w14:paraId="6B0E2CD7" w14:textId="77777777" w:rsidR="00000000" w:rsidRPr="000E21CB" w:rsidRDefault="00000000" w:rsidP="004544CD">
            <w:pPr>
              <w:jc w:val="both"/>
              <w:rPr>
                <w:rFonts w:ascii="Arial" w:hAnsi="Arial" w:cs="Arial"/>
                <w:sz w:val="20"/>
                <w:lang w:val="en-US"/>
              </w:rPr>
            </w:pPr>
            <w:r w:rsidRPr="004544CD">
              <w:rPr>
                <w:rFonts w:ascii="Arial" w:hAnsi="Arial" w:cs="Arial"/>
                <w:sz w:val="20"/>
                <w:lang w:val="en-US"/>
              </w:rPr>
              <w:t xml:space="preserve">    • A document evidencing the warranty on the Equipment</w:t>
            </w:r>
            <w:r w:rsidRPr="000E21CB">
              <w:rPr>
                <w:rFonts w:ascii="Arial" w:hAnsi="Arial" w:cs="Arial"/>
                <w:sz w:val="20"/>
                <w:lang w:val="en-US"/>
              </w:rPr>
              <w:t>;</w:t>
            </w:r>
          </w:p>
          <w:p w14:paraId="19DB246D" w14:textId="77777777" w:rsidR="00000000" w:rsidRPr="004544CD" w:rsidRDefault="00000000" w:rsidP="004544CD">
            <w:pPr>
              <w:jc w:val="both"/>
              <w:rPr>
                <w:rFonts w:ascii="Arial" w:hAnsi="Arial" w:cs="Arial"/>
                <w:sz w:val="20"/>
                <w:lang w:val="en-US"/>
              </w:rPr>
            </w:pPr>
            <w:r w:rsidRPr="007B18E3">
              <w:rPr>
                <w:rFonts w:ascii="Arial" w:hAnsi="Arial" w:cs="Arial"/>
                <w:sz w:val="20"/>
                <w:lang w:val="en-US"/>
              </w:rPr>
              <w:t xml:space="preserve">    • Certificate of conformity to technical regulations.</w:t>
            </w:r>
          </w:p>
          <w:p w14:paraId="071127DE" w14:textId="77777777" w:rsidR="00000000" w:rsidRDefault="00000000" w:rsidP="004544CD">
            <w:pPr>
              <w:jc w:val="both"/>
              <w:rPr>
                <w:rFonts w:ascii="Arial" w:hAnsi="Arial" w:cs="Arial"/>
                <w:sz w:val="20"/>
                <w:lang w:val="en-US"/>
              </w:rPr>
            </w:pPr>
            <w:r w:rsidRPr="004544CD">
              <w:rPr>
                <w:rFonts w:ascii="Arial" w:hAnsi="Arial" w:cs="Arial"/>
                <w:sz w:val="20"/>
                <w:lang w:val="en-US"/>
              </w:rPr>
              <w:lastRenderedPageBreak/>
              <w:tab/>
              <w:t>A set of technical documentation shall be translated into Russian and shall be provided in hard copy and in electronic form. Schemes: electrical, pneumatic, hydraulic, mechanical in hard copy and electronic media in Russian. Draft management program, stored on electronic media.</w:t>
            </w:r>
          </w:p>
          <w:p w14:paraId="383320F4" w14:textId="77777777" w:rsidR="00000000" w:rsidRPr="004544CD" w:rsidRDefault="00000000" w:rsidP="004544CD">
            <w:pPr>
              <w:jc w:val="both"/>
              <w:rPr>
                <w:rFonts w:ascii="Arial" w:hAnsi="Arial" w:cs="Arial"/>
                <w:sz w:val="20"/>
                <w:lang w:val="en-US"/>
              </w:rPr>
            </w:pPr>
          </w:p>
          <w:p w14:paraId="1C83F80D" w14:textId="77777777" w:rsidR="00000000" w:rsidRPr="007B18E3" w:rsidRDefault="00000000" w:rsidP="007B18E3">
            <w:pPr>
              <w:jc w:val="both"/>
              <w:rPr>
                <w:rFonts w:ascii="Arial" w:hAnsi="Arial" w:cs="Arial"/>
                <w:sz w:val="20"/>
                <w:lang w:val="en-US"/>
              </w:rPr>
            </w:pPr>
            <w:r w:rsidRPr="007B18E3">
              <w:rPr>
                <w:rFonts w:ascii="Arial" w:hAnsi="Arial" w:cs="Arial"/>
                <w:sz w:val="20"/>
                <w:lang w:val="en-US"/>
              </w:rPr>
              <w:t xml:space="preserve">             All above mentioned documents should be sent to the Buyer’s address for checking. </w:t>
            </w:r>
          </w:p>
          <w:p w14:paraId="0DCFC22C" w14:textId="77777777" w:rsidR="00000000" w:rsidRPr="007B18E3" w:rsidRDefault="00000000" w:rsidP="007B18E3">
            <w:pPr>
              <w:jc w:val="both"/>
              <w:rPr>
                <w:rFonts w:ascii="Arial" w:hAnsi="Arial" w:cs="Arial"/>
                <w:sz w:val="20"/>
                <w:lang w:val="en-US"/>
              </w:rPr>
            </w:pPr>
          </w:p>
          <w:p w14:paraId="7658D558" w14:textId="77777777" w:rsidR="00000000" w:rsidRPr="004544CD" w:rsidRDefault="00000000" w:rsidP="007B18E3">
            <w:pPr>
              <w:jc w:val="both"/>
              <w:rPr>
                <w:rFonts w:ascii="Arial" w:hAnsi="Arial" w:cs="Arial"/>
                <w:sz w:val="20"/>
                <w:lang w:val="en-US"/>
              </w:rPr>
            </w:pPr>
          </w:p>
        </w:tc>
        <w:tc>
          <w:tcPr>
            <w:tcW w:w="5362" w:type="dxa"/>
          </w:tcPr>
          <w:p w14:paraId="48FD761F" w14:textId="77777777" w:rsidR="00000000" w:rsidRPr="004544CD" w:rsidRDefault="00000000" w:rsidP="004544CD">
            <w:pPr>
              <w:jc w:val="both"/>
              <w:rPr>
                <w:rFonts w:ascii="Arial" w:hAnsi="Arial" w:cs="Arial"/>
                <w:sz w:val="20"/>
                <w:lang w:val="ru-RU"/>
              </w:rPr>
            </w:pPr>
            <w:r w:rsidRPr="00AD3B67">
              <w:rPr>
                <w:rFonts w:ascii="Arial" w:hAnsi="Arial" w:cs="Arial"/>
                <w:sz w:val="20"/>
                <w:lang w:val="en-US"/>
              </w:rPr>
              <w:lastRenderedPageBreak/>
              <w:t xml:space="preserve">  </w:t>
            </w:r>
            <w:r w:rsidRPr="004544CD">
              <w:rPr>
                <w:rFonts w:ascii="Arial" w:hAnsi="Arial" w:cs="Arial"/>
                <w:sz w:val="20"/>
                <w:lang w:val="ru-RU"/>
              </w:rPr>
              <w:t>4.6. Вместе с Оборудованием Продавец обязуется предоставить Покупателю следующие документы, необходимые для таможенного оформления Оборудования при ввозе на территорию Российской Федерации:</w:t>
            </w:r>
          </w:p>
          <w:p w14:paraId="3EA9657E" w14:textId="77777777" w:rsidR="00000000" w:rsidRPr="004544CD" w:rsidRDefault="00000000" w:rsidP="004544CD">
            <w:pPr>
              <w:jc w:val="both"/>
              <w:rPr>
                <w:rFonts w:ascii="Arial" w:hAnsi="Arial" w:cs="Arial"/>
                <w:sz w:val="20"/>
                <w:lang w:val="ru-RU"/>
              </w:rPr>
            </w:pPr>
            <w:r w:rsidRPr="004544CD">
              <w:rPr>
                <w:rFonts w:ascii="Arial" w:hAnsi="Arial" w:cs="Arial"/>
                <w:sz w:val="20"/>
                <w:lang w:val="ru-RU"/>
              </w:rPr>
              <w:t xml:space="preserve">     •</w:t>
            </w:r>
            <w:r w:rsidRPr="004544CD">
              <w:rPr>
                <w:rFonts w:ascii="Arial" w:hAnsi="Arial" w:cs="Arial"/>
                <w:sz w:val="20"/>
                <w:lang w:val="ru-RU"/>
              </w:rPr>
              <w:tab/>
              <w:t>Для транспортировки автомобильным транспортом – Автотранспортная накладная (CMR) – 1 оригинала и 4 дубликата;</w:t>
            </w:r>
          </w:p>
          <w:p w14:paraId="03A771A3" w14:textId="77777777" w:rsidR="00000000" w:rsidRPr="004544CD" w:rsidRDefault="00000000" w:rsidP="004544CD">
            <w:pPr>
              <w:jc w:val="both"/>
              <w:rPr>
                <w:rFonts w:ascii="Arial" w:hAnsi="Arial" w:cs="Arial"/>
                <w:sz w:val="20"/>
                <w:lang w:val="ru-RU"/>
              </w:rPr>
            </w:pPr>
            <w:r w:rsidRPr="004544CD">
              <w:rPr>
                <w:rFonts w:ascii="Arial" w:hAnsi="Arial" w:cs="Arial"/>
                <w:sz w:val="20"/>
                <w:lang w:val="ru-RU"/>
              </w:rPr>
              <w:t xml:space="preserve">     •</w:t>
            </w:r>
            <w:r w:rsidRPr="004544CD">
              <w:rPr>
                <w:rFonts w:ascii="Arial" w:hAnsi="Arial" w:cs="Arial"/>
                <w:sz w:val="20"/>
                <w:lang w:val="ru-RU"/>
              </w:rPr>
              <w:tab/>
              <w:t>Коммерческий счёт Продавца на каждое автотранспортное средство, содержащий наименование и адрес Продавца и Покупателя, дату составления счёта, ссылку на номер и дату Контракта и условия поставки (ИНКОТЕРМС 2010) – 3 оригинала;</w:t>
            </w:r>
          </w:p>
          <w:p w14:paraId="49BF2C0B" w14:textId="77777777" w:rsidR="00000000" w:rsidRPr="004544CD" w:rsidRDefault="00000000" w:rsidP="004544CD">
            <w:pPr>
              <w:jc w:val="both"/>
              <w:rPr>
                <w:rFonts w:ascii="Arial" w:hAnsi="Arial" w:cs="Arial"/>
                <w:sz w:val="20"/>
                <w:lang w:val="ru-RU"/>
              </w:rPr>
            </w:pPr>
            <w:r w:rsidRPr="004544CD">
              <w:rPr>
                <w:rFonts w:ascii="Arial" w:hAnsi="Arial" w:cs="Arial"/>
                <w:sz w:val="20"/>
                <w:lang w:val="ru-RU"/>
              </w:rPr>
              <w:t xml:space="preserve">    •</w:t>
            </w:r>
            <w:r w:rsidRPr="004544CD">
              <w:rPr>
                <w:rFonts w:ascii="Arial" w:hAnsi="Arial" w:cs="Arial"/>
                <w:sz w:val="20"/>
                <w:lang w:val="ru-RU"/>
              </w:rPr>
              <w:tab/>
              <w:t>Упаковочный лист на каждое место на русском и английском языках с указанием реквизитов настоящего Контракта, номеров позиций и наименования Оборудования согласно Приложению 1 – 1 копия;</w:t>
            </w:r>
          </w:p>
          <w:p w14:paraId="460973D1" w14:textId="77777777" w:rsidR="00000000" w:rsidRPr="004544CD" w:rsidRDefault="00000000" w:rsidP="004544CD">
            <w:pPr>
              <w:jc w:val="both"/>
              <w:rPr>
                <w:rFonts w:ascii="Arial" w:hAnsi="Arial" w:cs="Arial"/>
                <w:sz w:val="20"/>
                <w:lang w:val="ru-RU"/>
              </w:rPr>
            </w:pPr>
            <w:r w:rsidRPr="004544CD">
              <w:rPr>
                <w:rFonts w:ascii="Arial" w:hAnsi="Arial" w:cs="Arial"/>
                <w:sz w:val="20"/>
                <w:lang w:val="ru-RU"/>
              </w:rPr>
              <w:t xml:space="preserve">    •</w:t>
            </w:r>
            <w:r w:rsidRPr="004544CD">
              <w:rPr>
                <w:rFonts w:ascii="Arial" w:hAnsi="Arial" w:cs="Arial"/>
                <w:sz w:val="20"/>
                <w:lang w:val="ru-RU"/>
              </w:rPr>
              <w:tab/>
              <w:t>Сертификат происхождения Оборудования – 1 оригинал и 1 копия на каждое автотранспортное средство;</w:t>
            </w:r>
          </w:p>
          <w:p w14:paraId="73AD0040" w14:textId="77777777" w:rsidR="00000000" w:rsidRPr="004544CD" w:rsidRDefault="00000000" w:rsidP="004544CD">
            <w:pPr>
              <w:jc w:val="both"/>
              <w:rPr>
                <w:rFonts w:ascii="Arial" w:hAnsi="Arial" w:cs="Arial"/>
                <w:sz w:val="20"/>
                <w:lang w:val="ru-RU"/>
              </w:rPr>
            </w:pPr>
            <w:r w:rsidRPr="004544CD">
              <w:rPr>
                <w:rFonts w:ascii="Arial" w:hAnsi="Arial" w:cs="Arial"/>
                <w:sz w:val="20"/>
                <w:lang w:val="ru-RU"/>
              </w:rPr>
              <w:t xml:space="preserve">    •</w:t>
            </w:r>
            <w:r w:rsidRPr="004544CD">
              <w:rPr>
                <w:rFonts w:ascii="Arial" w:hAnsi="Arial" w:cs="Arial"/>
                <w:sz w:val="20"/>
                <w:lang w:val="ru-RU"/>
              </w:rPr>
              <w:tab/>
              <w:t>Сертификат соответствия Оборудования – 1 оригинал и 1 копия на каждое автотранспортное средство;</w:t>
            </w:r>
          </w:p>
          <w:p w14:paraId="4EEF8399" w14:textId="77777777" w:rsidR="00000000" w:rsidRPr="004544CD" w:rsidRDefault="00000000" w:rsidP="004544CD">
            <w:pPr>
              <w:jc w:val="both"/>
              <w:rPr>
                <w:rFonts w:ascii="Arial" w:hAnsi="Arial" w:cs="Arial"/>
                <w:sz w:val="20"/>
                <w:lang w:val="ru-RU"/>
              </w:rPr>
            </w:pPr>
            <w:r w:rsidRPr="004544CD">
              <w:rPr>
                <w:rFonts w:ascii="Arial" w:hAnsi="Arial" w:cs="Arial"/>
                <w:sz w:val="20"/>
                <w:lang w:val="ru-RU"/>
              </w:rPr>
              <w:t xml:space="preserve">    •</w:t>
            </w:r>
            <w:r w:rsidRPr="004544CD">
              <w:rPr>
                <w:rFonts w:ascii="Arial" w:hAnsi="Arial" w:cs="Arial"/>
                <w:sz w:val="20"/>
                <w:lang w:val="ru-RU"/>
              </w:rPr>
              <w:tab/>
              <w:t>Экспортная таможенная декларация – на английском языке;</w:t>
            </w:r>
          </w:p>
          <w:p w14:paraId="5598513C" w14:textId="77777777" w:rsidR="00000000" w:rsidRPr="004544CD" w:rsidRDefault="00000000" w:rsidP="004544CD">
            <w:pPr>
              <w:jc w:val="both"/>
              <w:rPr>
                <w:rFonts w:ascii="Arial" w:hAnsi="Arial" w:cs="Arial"/>
                <w:sz w:val="20"/>
                <w:lang w:val="ru-RU"/>
              </w:rPr>
            </w:pPr>
            <w:r w:rsidRPr="004544CD">
              <w:rPr>
                <w:rFonts w:ascii="Arial" w:hAnsi="Arial" w:cs="Arial"/>
                <w:sz w:val="20"/>
                <w:lang w:val="ru-RU"/>
              </w:rPr>
              <w:lastRenderedPageBreak/>
              <w:t xml:space="preserve">    •</w:t>
            </w:r>
            <w:r w:rsidRPr="004544CD">
              <w:rPr>
                <w:rFonts w:ascii="Arial" w:hAnsi="Arial" w:cs="Arial"/>
                <w:sz w:val="20"/>
                <w:lang w:val="ru-RU"/>
              </w:rPr>
              <w:tab/>
              <w:t>Паспорт на Оборудование, в случае, если на поставляемое Оборудование требует паспортизации;</w:t>
            </w:r>
          </w:p>
          <w:p w14:paraId="4F713DAB" w14:textId="77777777" w:rsidR="00000000" w:rsidRPr="004544CD" w:rsidRDefault="00000000" w:rsidP="004544CD">
            <w:pPr>
              <w:jc w:val="both"/>
              <w:rPr>
                <w:rFonts w:ascii="Arial" w:hAnsi="Arial" w:cs="Arial"/>
                <w:sz w:val="20"/>
                <w:lang w:val="ru-RU"/>
              </w:rPr>
            </w:pPr>
            <w:r w:rsidRPr="004544CD">
              <w:rPr>
                <w:rFonts w:ascii="Arial" w:hAnsi="Arial" w:cs="Arial"/>
                <w:sz w:val="20"/>
                <w:lang w:val="ru-RU"/>
              </w:rPr>
              <w:t xml:space="preserve">    •</w:t>
            </w:r>
            <w:r w:rsidRPr="004544CD">
              <w:rPr>
                <w:rFonts w:ascii="Arial" w:hAnsi="Arial" w:cs="Arial"/>
                <w:sz w:val="20"/>
                <w:lang w:val="ru-RU"/>
              </w:rPr>
              <w:tab/>
              <w:t>Инструкция по эксплуатации и хранению Оборудования;</w:t>
            </w:r>
          </w:p>
          <w:p w14:paraId="46579EEA" w14:textId="77777777" w:rsidR="00000000" w:rsidRDefault="00000000" w:rsidP="004544CD">
            <w:pPr>
              <w:jc w:val="both"/>
              <w:rPr>
                <w:rFonts w:ascii="Arial" w:hAnsi="Arial" w:cs="Arial"/>
                <w:sz w:val="20"/>
                <w:lang w:val="ru-RU"/>
              </w:rPr>
            </w:pPr>
            <w:r w:rsidRPr="004544CD">
              <w:rPr>
                <w:rFonts w:ascii="Arial" w:hAnsi="Arial" w:cs="Arial"/>
                <w:sz w:val="20"/>
                <w:lang w:val="ru-RU"/>
              </w:rPr>
              <w:t xml:space="preserve">    •</w:t>
            </w:r>
            <w:r w:rsidRPr="004544CD">
              <w:rPr>
                <w:rFonts w:ascii="Arial" w:hAnsi="Arial" w:cs="Arial"/>
                <w:sz w:val="20"/>
                <w:lang w:val="ru-RU"/>
              </w:rPr>
              <w:tab/>
              <w:t>Документ, подтверждающий гарантийные обязательства на Оборудование</w:t>
            </w:r>
            <w:r>
              <w:rPr>
                <w:rFonts w:ascii="Arial" w:hAnsi="Arial" w:cs="Arial"/>
                <w:sz w:val="20"/>
                <w:lang w:val="ru-RU"/>
              </w:rPr>
              <w:t>;</w:t>
            </w:r>
          </w:p>
          <w:p w14:paraId="2A785006" w14:textId="77777777" w:rsidR="00000000" w:rsidRPr="004544CD" w:rsidRDefault="00000000" w:rsidP="004544CD">
            <w:pPr>
              <w:jc w:val="both"/>
              <w:rPr>
                <w:rFonts w:ascii="Arial" w:hAnsi="Arial" w:cs="Arial"/>
                <w:sz w:val="20"/>
                <w:lang w:val="ru-RU"/>
              </w:rPr>
            </w:pPr>
            <w:r w:rsidRPr="007B18E3">
              <w:rPr>
                <w:rFonts w:ascii="Arial" w:hAnsi="Arial" w:cs="Arial"/>
                <w:sz w:val="20"/>
                <w:lang w:val="ru-RU"/>
              </w:rPr>
              <w:t xml:space="preserve">    •</w:t>
            </w:r>
            <w:r w:rsidRPr="007B18E3">
              <w:rPr>
                <w:rFonts w:ascii="Arial" w:hAnsi="Arial" w:cs="Arial"/>
                <w:sz w:val="20"/>
                <w:lang w:val="ru-RU"/>
              </w:rPr>
              <w:tab/>
              <w:t xml:space="preserve"> Сертификат соответствия техническому регламенту.</w:t>
            </w:r>
          </w:p>
          <w:p w14:paraId="64A2C7ED" w14:textId="77777777" w:rsidR="00000000" w:rsidRPr="004544CD" w:rsidRDefault="00000000" w:rsidP="004544CD">
            <w:pPr>
              <w:jc w:val="both"/>
              <w:rPr>
                <w:rFonts w:ascii="Arial" w:hAnsi="Arial" w:cs="Arial"/>
                <w:sz w:val="20"/>
                <w:lang w:val="ru-RU"/>
              </w:rPr>
            </w:pPr>
            <w:r w:rsidRPr="004544CD">
              <w:rPr>
                <w:rFonts w:ascii="Arial" w:hAnsi="Arial" w:cs="Arial"/>
                <w:sz w:val="20"/>
                <w:lang w:val="ru-RU"/>
              </w:rPr>
              <w:tab/>
              <w:t>Комплект технической документации должен быть переведен на русский язык и представлен на бумажном носителе и в электронном виде. Схемы: электрические, пневматические, гидравлические, механические на бумажном и электронном носителях на русском языке. Проект программы управления,</w:t>
            </w:r>
            <w:r>
              <w:rPr>
                <w:rFonts w:ascii="Arial" w:hAnsi="Arial" w:cs="Arial"/>
                <w:sz w:val="20"/>
                <w:lang w:val="ru-RU"/>
              </w:rPr>
              <w:t xml:space="preserve"> сохраненный на электронном нос</w:t>
            </w:r>
            <w:r w:rsidRPr="004544CD">
              <w:rPr>
                <w:rFonts w:ascii="Arial" w:hAnsi="Arial" w:cs="Arial"/>
                <w:sz w:val="20"/>
                <w:lang w:val="ru-RU"/>
              </w:rPr>
              <w:t>ителе.</w:t>
            </w:r>
          </w:p>
          <w:p w14:paraId="53DCAF74" w14:textId="77777777" w:rsidR="00000000" w:rsidRPr="004544CD" w:rsidRDefault="00000000" w:rsidP="000952A8">
            <w:pPr>
              <w:jc w:val="both"/>
              <w:rPr>
                <w:rFonts w:ascii="Arial" w:hAnsi="Arial" w:cs="Arial"/>
                <w:sz w:val="20"/>
                <w:lang w:val="ru-RU"/>
              </w:rPr>
            </w:pPr>
            <w:r w:rsidRPr="004544CD">
              <w:rPr>
                <w:rFonts w:ascii="Arial" w:hAnsi="Arial" w:cs="Arial"/>
                <w:sz w:val="20"/>
                <w:lang w:val="ru-RU"/>
              </w:rPr>
              <w:t xml:space="preserve">   </w:t>
            </w:r>
            <w:r w:rsidRPr="007B18E3">
              <w:rPr>
                <w:rFonts w:ascii="Arial" w:hAnsi="Arial" w:cs="Arial"/>
                <w:sz w:val="20"/>
                <w:lang w:val="ru-RU"/>
              </w:rPr>
              <w:t xml:space="preserve">Перед отгрузкой товара копии указанных выше отгрузочных документов направляются Покупателю на электронную почту для согласования.           </w:t>
            </w:r>
          </w:p>
        </w:tc>
      </w:tr>
      <w:tr w:rsidR="00F40535" w:rsidRPr="00157104" w14:paraId="54199A7C" w14:textId="77777777" w:rsidTr="00314FFD">
        <w:tc>
          <w:tcPr>
            <w:tcW w:w="5133" w:type="dxa"/>
          </w:tcPr>
          <w:p w14:paraId="4BCC5DCC" w14:textId="77777777" w:rsidR="00000000" w:rsidRPr="000952A8" w:rsidRDefault="00000000" w:rsidP="000952A8">
            <w:pPr>
              <w:jc w:val="both"/>
              <w:rPr>
                <w:rFonts w:ascii="Arial" w:hAnsi="Arial" w:cs="Arial"/>
                <w:sz w:val="20"/>
                <w:lang w:val="en-US"/>
              </w:rPr>
            </w:pPr>
            <w:r w:rsidRPr="00AD3B67">
              <w:rPr>
                <w:rFonts w:ascii="Arial" w:hAnsi="Arial" w:cs="Arial"/>
                <w:sz w:val="20"/>
                <w:lang w:val="ru-RU"/>
              </w:rPr>
              <w:lastRenderedPageBreak/>
              <w:t xml:space="preserve"> </w:t>
            </w:r>
            <w:r w:rsidRPr="000952A8">
              <w:rPr>
                <w:rFonts w:ascii="Arial" w:hAnsi="Arial" w:cs="Arial"/>
                <w:sz w:val="20"/>
                <w:lang w:val="en-US"/>
              </w:rPr>
              <w:t>4.7. The Seller hereby undertakes to supply the following documentation in addition to the Equipment:</w:t>
            </w:r>
          </w:p>
          <w:p w14:paraId="7A3749ED" w14:textId="77777777" w:rsidR="00000000" w:rsidRPr="000952A8" w:rsidRDefault="00000000" w:rsidP="000952A8">
            <w:pPr>
              <w:jc w:val="both"/>
              <w:rPr>
                <w:rFonts w:ascii="Arial" w:hAnsi="Arial" w:cs="Arial"/>
                <w:sz w:val="20"/>
                <w:lang w:val="en-US"/>
              </w:rPr>
            </w:pPr>
            <w:r w:rsidRPr="000952A8">
              <w:rPr>
                <w:rFonts w:ascii="Arial" w:hAnsi="Arial" w:cs="Arial"/>
                <w:sz w:val="20"/>
                <w:lang w:val="en-US"/>
              </w:rPr>
              <w:t>In</w:t>
            </w:r>
            <w:r w:rsidRPr="00AD3B67">
              <w:rPr>
                <w:rFonts w:ascii="Arial" w:hAnsi="Arial" w:cs="Arial"/>
                <w:sz w:val="20"/>
                <w:lang w:val="en-US"/>
              </w:rPr>
              <w:t xml:space="preserve"> </w:t>
            </w:r>
            <w:r w:rsidRPr="000952A8">
              <w:rPr>
                <w:rFonts w:ascii="Arial" w:hAnsi="Arial" w:cs="Arial"/>
                <w:sz w:val="20"/>
                <w:lang w:val="en-US"/>
              </w:rPr>
              <w:t>Russian</w:t>
            </w:r>
            <w:r w:rsidRPr="00AD3B67">
              <w:rPr>
                <w:rFonts w:ascii="Arial" w:hAnsi="Arial" w:cs="Arial"/>
                <w:sz w:val="20"/>
                <w:lang w:val="en-US"/>
              </w:rPr>
              <w:t xml:space="preserve"> </w:t>
            </w:r>
            <w:r w:rsidRPr="000952A8">
              <w:rPr>
                <w:rFonts w:ascii="Arial" w:hAnsi="Arial" w:cs="Arial"/>
                <w:sz w:val="20"/>
                <w:lang w:val="en-US"/>
              </w:rPr>
              <w:t>in</w:t>
            </w:r>
            <w:r w:rsidRPr="00AD3B67">
              <w:rPr>
                <w:rFonts w:ascii="Arial" w:hAnsi="Arial" w:cs="Arial"/>
                <w:sz w:val="20"/>
                <w:lang w:val="en-US"/>
              </w:rPr>
              <w:t xml:space="preserve"> </w:t>
            </w:r>
            <w:r w:rsidRPr="000952A8">
              <w:rPr>
                <w:rFonts w:ascii="Arial" w:hAnsi="Arial" w:cs="Arial"/>
                <w:sz w:val="20"/>
                <w:lang w:val="en-US"/>
              </w:rPr>
              <w:t>hard copy and electronic media (in PDF format):</w:t>
            </w:r>
          </w:p>
          <w:p w14:paraId="361BFBBD" w14:textId="77777777" w:rsidR="00000000" w:rsidRPr="000952A8" w:rsidRDefault="00000000" w:rsidP="000952A8">
            <w:pPr>
              <w:jc w:val="both"/>
              <w:rPr>
                <w:rFonts w:ascii="Arial" w:hAnsi="Arial" w:cs="Arial"/>
                <w:sz w:val="20"/>
                <w:lang w:val="en-US"/>
              </w:rPr>
            </w:pPr>
            <w:r w:rsidRPr="000952A8">
              <w:rPr>
                <w:rFonts w:ascii="Arial" w:hAnsi="Arial" w:cs="Arial"/>
                <w:sz w:val="20"/>
                <w:lang w:val="en-US"/>
              </w:rPr>
              <w:t>-</w:t>
            </w:r>
            <w:r w:rsidRPr="000952A8">
              <w:rPr>
                <w:rFonts w:ascii="Arial" w:hAnsi="Arial" w:cs="Arial"/>
                <w:sz w:val="20"/>
                <w:lang w:val="en-US"/>
              </w:rPr>
              <w:tab/>
              <w:t>CNC Programming Manual;</w:t>
            </w:r>
          </w:p>
          <w:p w14:paraId="6A955833" w14:textId="77777777" w:rsidR="00000000" w:rsidRPr="000952A8" w:rsidRDefault="00000000" w:rsidP="000952A8">
            <w:pPr>
              <w:jc w:val="both"/>
              <w:rPr>
                <w:rFonts w:ascii="Arial" w:hAnsi="Arial" w:cs="Arial"/>
                <w:sz w:val="20"/>
                <w:lang w:val="en-US"/>
              </w:rPr>
            </w:pPr>
            <w:r w:rsidRPr="000952A8">
              <w:rPr>
                <w:rFonts w:ascii="Arial" w:hAnsi="Arial" w:cs="Arial"/>
                <w:sz w:val="20"/>
                <w:lang w:val="en-US"/>
              </w:rPr>
              <w:t>-</w:t>
            </w:r>
            <w:r w:rsidRPr="000952A8">
              <w:rPr>
                <w:rFonts w:ascii="Arial" w:hAnsi="Arial" w:cs="Arial"/>
                <w:sz w:val="20"/>
                <w:lang w:val="en-US"/>
              </w:rPr>
              <w:tab/>
              <w:t>Line Operations Reference Manual, including safety instructions;</w:t>
            </w:r>
          </w:p>
          <w:p w14:paraId="7E6594DC" w14:textId="77777777" w:rsidR="00000000" w:rsidRPr="000952A8" w:rsidRDefault="00000000" w:rsidP="000952A8">
            <w:pPr>
              <w:jc w:val="both"/>
              <w:rPr>
                <w:rFonts w:ascii="Arial" w:hAnsi="Arial" w:cs="Arial"/>
                <w:sz w:val="20"/>
                <w:lang w:val="en-US"/>
              </w:rPr>
            </w:pPr>
            <w:r w:rsidRPr="000952A8">
              <w:rPr>
                <w:rFonts w:ascii="Arial" w:hAnsi="Arial" w:cs="Arial"/>
                <w:sz w:val="20"/>
                <w:lang w:val="en-US"/>
              </w:rPr>
              <w:t>-</w:t>
            </w:r>
            <w:r w:rsidRPr="000952A8">
              <w:rPr>
                <w:rFonts w:ascii="Arial" w:hAnsi="Arial" w:cs="Arial"/>
                <w:sz w:val="20"/>
                <w:lang w:val="en-US"/>
              </w:rPr>
              <w:tab/>
              <w:t>Equipment installation documentation, in Russian (if it is not included in the Operations Reference Manual);</w:t>
            </w:r>
          </w:p>
          <w:p w14:paraId="1A0CB130" w14:textId="77777777" w:rsidR="00000000" w:rsidRPr="000952A8" w:rsidRDefault="00000000" w:rsidP="000952A8">
            <w:pPr>
              <w:jc w:val="both"/>
              <w:rPr>
                <w:rFonts w:ascii="Arial" w:hAnsi="Arial" w:cs="Arial"/>
                <w:sz w:val="20"/>
                <w:lang w:val="en-US"/>
              </w:rPr>
            </w:pPr>
            <w:r w:rsidRPr="000952A8">
              <w:rPr>
                <w:rFonts w:ascii="Arial" w:hAnsi="Arial" w:cs="Arial"/>
                <w:sz w:val="20"/>
                <w:lang w:val="en-US"/>
              </w:rPr>
              <w:t>-</w:t>
            </w:r>
            <w:r w:rsidRPr="000952A8">
              <w:rPr>
                <w:rFonts w:ascii="Arial" w:hAnsi="Arial" w:cs="Arial"/>
                <w:sz w:val="20"/>
                <w:lang w:val="en-US"/>
              </w:rPr>
              <w:tab/>
              <w:t>document on the compliance of the Equipment with the technical regulations of the Customs Union TR TS 010/2011 ‘On the Safety of Machinery and Equipment’ (approved by the decision of the Commission of the Customs Union dd. October 18, 2011 823);</w:t>
            </w:r>
          </w:p>
          <w:p w14:paraId="73F63C40" w14:textId="77777777" w:rsidR="00000000" w:rsidRPr="000952A8" w:rsidRDefault="00000000" w:rsidP="000952A8">
            <w:pPr>
              <w:jc w:val="both"/>
              <w:rPr>
                <w:rFonts w:ascii="Arial" w:hAnsi="Arial" w:cs="Arial"/>
                <w:sz w:val="20"/>
                <w:lang w:val="en-US"/>
              </w:rPr>
            </w:pPr>
            <w:r w:rsidRPr="000952A8">
              <w:rPr>
                <w:rFonts w:ascii="Arial" w:hAnsi="Arial" w:cs="Arial"/>
                <w:sz w:val="20"/>
                <w:lang w:val="en-US"/>
              </w:rPr>
              <w:t>-</w:t>
            </w:r>
            <w:r w:rsidRPr="000952A8">
              <w:rPr>
                <w:rFonts w:ascii="Arial" w:hAnsi="Arial" w:cs="Arial"/>
                <w:sz w:val="20"/>
                <w:lang w:val="en-US"/>
              </w:rPr>
              <w:tab/>
              <w:t>original of the invoice of the established sample with the obligatory filling in of all details in the manner established by the Tax Code of the Russian Federation;</w:t>
            </w:r>
          </w:p>
          <w:p w14:paraId="48725DD5" w14:textId="77777777" w:rsidR="00000000" w:rsidRPr="000952A8" w:rsidRDefault="00000000" w:rsidP="000952A8">
            <w:pPr>
              <w:jc w:val="both"/>
              <w:rPr>
                <w:rFonts w:ascii="Arial" w:hAnsi="Arial" w:cs="Arial"/>
                <w:sz w:val="20"/>
                <w:lang w:val="en-US"/>
              </w:rPr>
            </w:pPr>
            <w:r w:rsidRPr="000952A8">
              <w:rPr>
                <w:rFonts w:ascii="Arial" w:hAnsi="Arial" w:cs="Arial"/>
                <w:sz w:val="20"/>
                <w:lang w:val="en-US"/>
              </w:rPr>
              <w:t>-</w:t>
            </w:r>
            <w:r w:rsidRPr="000952A8">
              <w:rPr>
                <w:rFonts w:ascii="Arial" w:hAnsi="Arial" w:cs="Arial"/>
                <w:sz w:val="20"/>
                <w:lang w:val="en-US"/>
              </w:rPr>
              <w:tab/>
              <w:t>other documents (if the  laws of the Russian Federation provides for their registration for this type of the Equipment).</w:t>
            </w:r>
          </w:p>
          <w:p w14:paraId="66869483" w14:textId="77777777" w:rsidR="00000000" w:rsidRPr="000952A8" w:rsidRDefault="00000000" w:rsidP="000952A8">
            <w:pPr>
              <w:jc w:val="both"/>
              <w:rPr>
                <w:rFonts w:ascii="Arial" w:hAnsi="Arial" w:cs="Arial"/>
                <w:sz w:val="20"/>
                <w:lang w:val="en-US"/>
              </w:rPr>
            </w:pPr>
            <w:r w:rsidRPr="000952A8">
              <w:rPr>
                <w:rFonts w:ascii="Arial" w:hAnsi="Arial" w:cs="Arial"/>
                <w:sz w:val="20"/>
                <w:lang w:val="en-US"/>
              </w:rPr>
              <w:t>-</w:t>
            </w:r>
            <w:r w:rsidRPr="000952A8">
              <w:rPr>
                <w:rFonts w:ascii="Arial" w:hAnsi="Arial" w:cs="Arial"/>
                <w:sz w:val="20"/>
                <w:lang w:val="en-US"/>
              </w:rPr>
              <w:tab/>
              <w:t xml:space="preserve">In English or German: </w:t>
            </w:r>
          </w:p>
          <w:p w14:paraId="53FC4127" w14:textId="77777777" w:rsidR="00000000" w:rsidRPr="000952A8" w:rsidRDefault="00000000" w:rsidP="000952A8">
            <w:pPr>
              <w:jc w:val="both"/>
              <w:rPr>
                <w:rFonts w:ascii="Arial" w:hAnsi="Arial" w:cs="Arial"/>
                <w:sz w:val="20"/>
                <w:lang w:val="en-US"/>
              </w:rPr>
            </w:pPr>
            <w:r w:rsidRPr="000952A8">
              <w:rPr>
                <w:rFonts w:ascii="Arial" w:hAnsi="Arial" w:cs="Arial"/>
                <w:sz w:val="20"/>
                <w:lang w:val="en-US"/>
              </w:rPr>
              <w:t>-</w:t>
            </w:r>
            <w:r w:rsidRPr="000952A8">
              <w:rPr>
                <w:rFonts w:ascii="Arial" w:hAnsi="Arial" w:cs="Arial"/>
                <w:sz w:val="20"/>
                <w:lang w:val="en-US"/>
              </w:rPr>
              <w:tab/>
              <w:t>Equipment Data Sheet (accuracy parameters report);</w:t>
            </w:r>
          </w:p>
          <w:p w14:paraId="0F5C4DA9" w14:textId="77777777" w:rsidR="00000000" w:rsidRPr="000952A8" w:rsidRDefault="00000000" w:rsidP="000952A8">
            <w:pPr>
              <w:jc w:val="both"/>
              <w:rPr>
                <w:rFonts w:ascii="Arial" w:hAnsi="Arial" w:cs="Arial"/>
                <w:sz w:val="20"/>
                <w:lang w:val="en-US"/>
              </w:rPr>
            </w:pPr>
            <w:r w:rsidRPr="000952A8">
              <w:rPr>
                <w:rFonts w:ascii="Arial" w:hAnsi="Arial" w:cs="Arial"/>
                <w:sz w:val="20"/>
                <w:lang w:val="en-US"/>
              </w:rPr>
              <w:t>-</w:t>
            </w:r>
            <w:r w:rsidRPr="000952A8">
              <w:rPr>
                <w:rFonts w:ascii="Arial" w:hAnsi="Arial" w:cs="Arial"/>
                <w:sz w:val="20"/>
                <w:lang w:val="en-US"/>
              </w:rPr>
              <w:tab/>
              <w:t xml:space="preserve">CNC Programming Manual; </w:t>
            </w:r>
          </w:p>
          <w:p w14:paraId="631C13B9" w14:textId="77777777" w:rsidR="00000000" w:rsidRPr="000952A8" w:rsidRDefault="00000000" w:rsidP="000952A8">
            <w:pPr>
              <w:jc w:val="both"/>
              <w:rPr>
                <w:rFonts w:ascii="Arial" w:hAnsi="Arial" w:cs="Arial"/>
                <w:sz w:val="20"/>
                <w:lang w:val="en-US"/>
              </w:rPr>
            </w:pPr>
            <w:r w:rsidRPr="000952A8">
              <w:rPr>
                <w:rFonts w:ascii="Arial" w:hAnsi="Arial" w:cs="Arial"/>
                <w:sz w:val="20"/>
                <w:lang w:val="en-US"/>
              </w:rPr>
              <w:t>-</w:t>
            </w:r>
            <w:r w:rsidRPr="000952A8">
              <w:rPr>
                <w:rFonts w:ascii="Arial" w:hAnsi="Arial" w:cs="Arial"/>
                <w:sz w:val="20"/>
                <w:lang w:val="en-US"/>
              </w:rPr>
              <w:tab/>
              <w:t>Basic hydraulic and electrical circuits;</w:t>
            </w:r>
          </w:p>
          <w:p w14:paraId="472D9D69" w14:textId="77777777" w:rsidR="00000000" w:rsidRPr="000952A8" w:rsidRDefault="00000000" w:rsidP="000952A8">
            <w:pPr>
              <w:jc w:val="both"/>
              <w:rPr>
                <w:rFonts w:ascii="Arial" w:hAnsi="Arial" w:cs="Arial"/>
                <w:sz w:val="20"/>
                <w:lang w:val="en-US"/>
              </w:rPr>
            </w:pPr>
            <w:r w:rsidRPr="000952A8">
              <w:rPr>
                <w:rFonts w:ascii="Arial" w:hAnsi="Arial" w:cs="Arial"/>
                <w:sz w:val="20"/>
                <w:lang w:val="en-US"/>
              </w:rPr>
              <w:t>-</w:t>
            </w:r>
            <w:r w:rsidRPr="000952A8">
              <w:rPr>
                <w:rFonts w:ascii="Arial" w:hAnsi="Arial" w:cs="Arial"/>
                <w:sz w:val="20"/>
                <w:lang w:val="en-US"/>
              </w:rPr>
              <w:tab/>
              <w:t xml:space="preserve">Manual of the machine, including safety instructions; </w:t>
            </w:r>
          </w:p>
          <w:p w14:paraId="3BFCB2FD" w14:textId="77777777" w:rsidR="00000000" w:rsidRPr="000952A8" w:rsidRDefault="00000000" w:rsidP="000952A8">
            <w:pPr>
              <w:jc w:val="both"/>
              <w:rPr>
                <w:rFonts w:ascii="Arial" w:hAnsi="Arial" w:cs="Arial"/>
                <w:sz w:val="20"/>
                <w:lang w:val="en-US"/>
              </w:rPr>
            </w:pPr>
            <w:r w:rsidRPr="000952A8">
              <w:rPr>
                <w:rFonts w:ascii="Arial" w:hAnsi="Arial" w:cs="Arial"/>
                <w:sz w:val="20"/>
                <w:lang w:val="en-US"/>
              </w:rPr>
              <w:t>-</w:t>
            </w:r>
            <w:r w:rsidRPr="000952A8">
              <w:rPr>
                <w:rFonts w:ascii="Arial" w:hAnsi="Arial" w:cs="Arial"/>
                <w:sz w:val="20"/>
                <w:lang w:val="en-US"/>
              </w:rPr>
              <w:tab/>
              <w:t>Electrical drawings.</w:t>
            </w:r>
          </w:p>
          <w:p w14:paraId="686B78B0" w14:textId="77777777" w:rsidR="00000000" w:rsidRPr="000952A8" w:rsidRDefault="00000000" w:rsidP="000952A8">
            <w:pPr>
              <w:jc w:val="both"/>
              <w:rPr>
                <w:rFonts w:ascii="Arial" w:hAnsi="Arial" w:cs="Arial"/>
                <w:sz w:val="20"/>
                <w:lang w:val="en-US"/>
              </w:rPr>
            </w:pPr>
            <w:r w:rsidRPr="000952A8">
              <w:rPr>
                <w:rFonts w:ascii="Arial" w:hAnsi="Arial" w:cs="Arial"/>
                <w:sz w:val="20"/>
                <w:lang w:val="en-US"/>
              </w:rPr>
              <w:t>In case of finding that there is none of the documents relating to the Equipment, the Buyer shall be entitled not to accept the Equipment and, placing the Equipment in a safe custody, require that the missing documents be submitted no later than within 7 (seven) calendar days from the date the Seller received the relevant requirement.</w:t>
            </w:r>
          </w:p>
          <w:p w14:paraId="7E01DD89" w14:textId="77777777" w:rsidR="00000000" w:rsidRPr="000952A8" w:rsidRDefault="00000000" w:rsidP="000952A8">
            <w:pPr>
              <w:jc w:val="both"/>
              <w:rPr>
                <w:rFonts w:ascii="Arial" w:hAnsi="Arial" w:cs="Arial"/>
                <w:sz w:val="20"/>
                <w:lang w:val="en-US"/>
              </w:rPr>
            </w:pPr>
            <w:r w:rsidRPr="000952A8">
              <w:rPr>
                <w:rFonts w:ascii="Arial" w:hAnsi="Arial" w:cs="Arial"/>
                <w:sz w:val="20"/>
                <w:lang w:val="en-US"/>
              </w:rPr>
              <w:t>If the documents are not provided within seven days, the Buyer shall be entitled to refuse from the Equipment pursuant to Article 464 of the Civil Code of the Russian Federation.</w:t>
            </w:r>
          </w:p>
          <w:p w14:paraId="289CDCAA" w14:textId="77777777" w:rsidR="00000000" w:rsidRPr="000952A8" w:rsidRDefault="00000000" w:rsidP="000952A8">
            <w:pPr>
              <w:jc w:val="both"/>
              <w:rPr>
                <w:rFonts w:ascii="Arial" w:hAnsi="Arial" w:cs="Arial"/>
                <w:sz w:val="20"/>
                <w:lang w:val="en-US"/>
              </w:rPr>
            </w:pPr>
            <w:r w:rsidRPr="000952A8">
              <w:rPr>
                <w:rFonts w:ascii="Arial" w:hAnsi="Arial" w:cs="Arial"/>
                <w:sz w:val="20"/>
                <w:lang w:val="en-US"/>
              </w:rPr>
              <w:t xml:space="preserve">Failure to provide the documents relating to the Equipment is equal to the delivery of incomplete Equipment and the obligations of the Seller to supply the Equipment shall be deemed to be unfulfilled. In case of acceptance of the Equipment for safekeeping, due to the lack of relevant documents, the title to the Equipment shall not be transferred to the Buyer at the time provided for in this Contract. In this case, the title to the Equipment </w:t>
            </w:r>
            <w:r w:rsidRPr="000952A8">
              <w:rPr>
                <w:rFonts w:ascii="Arial" w:hAnsi="Arial" w:cs="Arial"/>
                <w:sz w:val="20"/>
                <w:lang w:val="en-US"/>
              </w:rPr>
              <w:lastRenderedPageBreak/>
              <w:t>shall be transferred to the Buyer from the day the entire package of documents is submitted.</w:t>
            </w:r>
          </w:p>
          <w:p w14:paraId="24CA1E08" w14:textId="77777777" w:rsidR="00000000" w:rsidRPr="000952A8" w:rsidRDefault="00000000" w:rsidP="000952A8">
            <w:pPr>
              <w:jc w:val="both"/>
              <w:rPr>
                <w:rFonts w:ascii="Arial" w:hAnsi="Arial" w:cs="Arial"/>
                <w:sz w:val="20"/>
                <w:lang w:val="en-US"/>
              </w:rPr>
            </w:pPr>
            <w:r w:rsidRPr="000952A8">
              <w:rPr>
                <w:rFonts w:ascii="Arial" w:hAnsi="Arial" w:cs="Arial"/>
                <w:sz w:val="20"/>
                <w:lang w:val="en-US"/>
              </w:rPr>
              <w:t>The Seller’s reimbursement of the Buyer’s expenses incurred in connection with the acceptance of the Equipment for safekeeping shall not release the Seller from paying a penalty for late delivery of the Equipment</w:t>
            </w:r>
          </w:p>
        </w:tc>
        <w:tc>
          <w:tcPr>
            <w:tcW w:w="5362" w:type="dxa"/>
          </w:tcPr>
          <w:p w14:paraId="78EEDC30" w14:textId="77777777" w:rsidR="00000000" w:rsidRPr="000952A8" w:rsidRDefault="00000000" w:rsidP="000952A8">
            <w:pPr>
              <w:jc w:val="both"/>
              <w:rPr>
                <w:rFonts w:ascii="Arial" w:hAnsi="Arial" w:cs="Arial"/>
                <w:sz w:val="20"/>
                <w:lang w:val="ru-RU"/>
              </w:rPr>
            </w:pPr>
            <w:r>
              <w:rPr>
                <w:rFonts w:ascii="Arial" w:hAnsi="Arial" w:cs="Arial"/>
                <w:sz w:val="20"/>
                <w:lang w:val="ru-RU"/>
              </w:rPr>
              <w:lastRenderedPageBreak/>
              <w:t xml:space="preserve">4.7. </w:t>
            </w:r>
            <w:r w:rsidRPr="000952A8">
              <w:rPr>
                <w:rFonts w:ascii="Arial" w:hAnsi="Arial" w:cs="Arial"/>
                <w:sz w:val="20"/>
                <w:lang w:val="ru-RU"/>
              </w:rPr>
              <w:t>Также Продавец обязуется поставить совместно с Оборудованием следующую документацию:</w:t>
            </w:r>
          </w:p>
          <w:p w14:paraId="7E8221FB" w14:textId="77777777" w:rsidR="00000000" w:rsidRPr="000952A8" w:rsidRDefault="00000000" w:rsidP="000952A8">
            <w:pPr>
              <w:jc w:val="both"/>
              <w:rPr>
                <w:rFonts w:ascii="Arial" w:hAnsi="Arial" w:cs="Arial"/>
                <w:sz w:val="20"/>
                <w:lang w:val="ru-RU"/>
              </w:rPr>
            </w:pPr>
            <w:r w:rsidRPr="000952A8">
              <w:rPr>
                <w:rFonts w:ascii="Arial" w:hAnsi="Arial" w:cs="Arial"/>
                <w:sz w:val="20"/>
                <w:lang w:val="ru-RU"/>
              </w:rPr>
              <w:t>На русском языке на бумажном и электронном носителе (в формате PDF):</w:t>
            </w:r>
          </w:p>
          <w:p w14:paraId="615EA6D3" w14:textId="77777777" w:rsidR="00000000" w:rsidRPr="000952A8" w:rsidRDefault="00000000" w:rsidP="000952A8">
            <w:pPr>
              <w:jc w:val="both"/>
              <w:rPr>
                <w:rFonts w:ascii="Arial" w:hAnsi="Arial" w:cs="Arial"/>
                <w:sz w:val="20"/>
                <w:lang w:val="ru-RU"/>
              </w:rPr>
            </w:pPr>
            <w:r w:rsidRPr="000952A8">
              <w:rPr>
                <w:rFonts w:ascii="Arial" w:hAnsi="Arial" w:cs="Arial"/>
                <w:sz w:val="20"/>
                <w:lang w:val="ru-RU"/>
              </w:rPr>
              <w:t>-     руководство по эксплуатации линии, включая инструкцию по безопасности;</w:t>
            </w:r>
          </w:p>
          <w:p w14:paraId="0732C43F" w14:textId="77777777" w:rsidR="00000000" w:rsidRPr="000952A8" w:rsidRDefault="00000000" w:rsidP="000952A8">
            <w:pPr>
              <w:jc w:val="both"/>
              <w:rPr>
                <w:rFonts w:ascii="Arial" w:hAnsi="Arial" w:cs="Arial"/>
                <w:sz w:val="20"/>
                <w:lang w:val="ru-RU"/>
              </w:rPr>
            </w:pPr>
            <w:r w:rsidRPr="000952A8">
              <w:rPr>
                <w:rFonts w:ascii="Arial" w:hAnsi="Arial" w:cs="Arial"/>
                <w:sz w:val="20"/>
                <w:lang w:val="ru-RU"/>
              </w:rPr>
              <w:t>-           руководство по программированию ЧПУ;</w:t>
            </w:r>
          </w:p>
          <w:p w14:paraId="419F6553" w14:textId="77777777" w:rsidR="00000000" w:rsidRPr="000952A8" w:rsidRDefault="00000000" w:rsidP="000952A8">
            <w:pPr>
              <w:jc w:val="both"/>
              <w:rPr>
                <w:rFonts w:ascii="Arial" w:hAnsi="Arial" w:cs="Arial"/>
                <w:sz w:val="20"/>
                <w:lang w:val="ru-RU"/>
              </w:rPr>
            </w:pPr>
            <w:r w:rsidRPr="000952A8">
              <w:rPr>
                <w:rFonts w:ascii="Arial" w:hAnsi="Arial" w:cs="Arial"/>
                <w:sz w:val="20"/>
                <w:lang w:val="ru-RU"/>
              </w:rPr>
              <w:t>-     документацию по монтажу Оборудования, на руссом языке (если она не входит в руководство по эксплуатации);</w:t>
            </w:r>
          </w:p>
          <w:p w14:paraId="1AFF0316" w14:textId="77777777" w:rsidR="00000000" w:rsidRPr="000952A8" w:rsidRDefault="00000000" w:rsidP="000952A8">
            <w:pPr>
              <w:jc w:val="both"/>
              <w:rPr>
                <w:rFonts w:ascii="Arial" w:hAnsi="Arial" w:cs="Arial"/>
                <w:sz w:val="20"/>
                <w:lang w:val="ru-RU"/>
              </w:rPr>
            </w:pPr>
            <w:r w:rsidRPr="000952A8">
              <w:rPr>
                <w:rFonts w:ascii="Arial" w:hAnsi="Arial" w:cs="Arial"/>
                <w:sz w:val="20"/>
                <w:lang w:val="ru-RU"/>
              </w:rPr>
              <w:t>-</w:t>
            </w:r>
            <w:r w:rsidRPr="000952A8">
              <w:rPr>
                <w:rFonts w:ascii="Arial" w:hAnsi="Arial" w:cs="Arial"/>
                <w:sz w:val="20"/>
                <w:lang w:val="ru-RU"/>
              </w:rPr>
              <w:tab/>
              <w:t>документ о соответствии оборудования техническому регламенту Таможенного Союза ТР ТС 010/2011 «О безопасности машин и оборудования» (утв. решением Комиссии Таможенного союза от 18 октября 2011 г. 823);</w:t>
            </w:r>
          </w:p>
          <w:p w14:paraId="442625FA" w14:textId="77777777" w:rsidR="00000000" w:rsidRPr="000952A8" w:rsidRDefault="00000000" w:rsidP="000952A8">
            <w:pPr>
              <w:jc w:val="both"/>
              <w:rPr>
                <w:rFonts w:ascii="Arial" w:hAnsi="Arial" w:cs="Arial"/>
                <w:sz w:val="20"/>
                <w:lang w:val="ru-RU"/>
              </w:rPr>
            </w:pPr>
            <w:r w:rsidRPr="000952A8">
              <w:rPr>
                <w:rFonts w:ascii="Arial" w:hAnsi="Arial" w:cs="Arial"/>
                <w:sz w:val="20"/>
                <w:lang w:val="ru-RU"/>
              </w:rPr>
              <w:t>-</w:t>
            </w:r>
            <w:r w:rsidRPr="000952A8">
              <w:rPr>
                <w:rFonts w:ascii="Arial" w:hAnsi="Arial" w:cs="Arial"/>
                <w:sz w:val="20"/>
                <w:lang w:val="ru-RU"/>
              </w:rPr>
              <w:tab/>
              <w:t>оригинал счета-фактуры установленного образца с обязательным заполнением всех реквизитов в порядке, установленном Налоговым кодексом РФ;</w:t>
            </w:r>
          </w:p>
          <w:p w14:paraId="068BD080" w14:textId="77777777" w:rsidR="00000000" w:rsidRPr="000952A8" w:rsidRDefault="00000000" w:rsidP="000952A8">
            <w:pPr>
              <w:jc w:val="both"/>
              <w:rPr>
                <w:rFonts w:ascii="Arial" w:hAnsi="Arial" w:cs="Arial"/>
                <w:sz w:val="20"/>
                <w:lang w:val="ru-RU"/>
              </w:rPr>
            </w:pPr>
            <w:r w:rsidRPr="000952A8">
              <w:rPr>
                <w:rFonts w:ascii="Arial" w:hAnsi="Arial" w:cs="Arial"/>
                <w:sz w:val="20"/>
                <w:lang w:val="ru-RU"/>
              </w:rPr>
              <w:t>-</w:t>
            </w:r>
            <w:r w:rsidRPr="000952A8">
              <w:rPr>
                <w:rFonts w:ascii="Arial" w:hAnsi="Arial" w:cs="Arial"/>
                <w:sz w:val="20"/>
                <w:lang w:val="ru-RU"/>
              </w:rPr>
              <w:tab/>
              <w:t>иные документы (если законодательством Российской Федерации предусматривается их оформление на данный вид Оборудования).</w:t>
            </w:r>
          </w:p>
          <w:p w14:paraId="3CCA6876" w14:textId="77777777" w:rsidR="00000000" w:rsidRPr="000952A8" w:rsidRDefault="00000000" w:rsidP="000952A8">
            <w:pPr>
              <w:jc w:val="both"/>
              <w:rPr>
                <w:rFonts w:ascii="Arial" w:hAnsi="Arial" w:cs="Arial"/>
                <w:sz w:val="20"/>
                <w:lang w:val="ru-RU"/>
              </w:rPr>
            </w:pPr>
            <w:r w:rsidRPr="000952A8">
              <w:rPr>
                <w:rFonts w:ascii="Arial" w:hAnsi="Arial" w:cs="Arial"/>
                <w:sz w:val="20"/>
                <w:lang w:val="ru-RU"/>
              </w:rPr>
              <w:t>-</w:t>
            </w:r>
            <w:r w:rsidRPr="000952A8">
              <w:rPr>
                <w:rFonts w:ascii="Arial" w:hAnsi="Arial" w:cs="Arial"/>
                <w:sz w:val="20"/>
                <w:lang w:val="ru-RU"/>
              </w:rPr>
              <w:tab/>
              <w:t xml:space="preserve">На английском или немецком языке: </w:t>
            </w:r>
          </w:p>
          <w:p w14:paraId="3C1645EB" w14:textId="77777777" w:rsidR="00000000" w:rsidRPr="000952A8" w:rsidRDefault="00000000" w:rsidP="000952A8">
            <w:pPr>
              <w:jc w:val="both"/>
              <w:rPr>
                <w:rFonts w:ascii="Arial" w:hAnsi="Arial" w:cs="Arial"/>
                <w:sz w:val="20"/>
                <w:lang w:val="ru-RU"/>
              </w:rPr>
            </w:pPr>
            <w:r w:rsidRPr="000952A8">
              <w:rPr>
                <w:rFonts w:ascii="Arial" w:hAnsi="Arial" w:cs="Arial"/>
                <w:sz w:val="20"/>
                <w:lang w:val="ru-RU"/>
              </w:rPr>
              <w:t>-</w:t>
            </w:r>
            <w:r w:rsidRPr="000952A8">
              <w:rPr>
                <w:rFonts w:ascii="Arial" w:hAnsi="Arial" w:cs="Arial"/>
                <w:sz w:val="20"/>
                <w:lang w:val="ru-RU"/>
              </w:rPr>
              <w:tab/>
              <w:t>паспорт Оборудования (протокол точностных параметров);</w:t>
            </w:r>
          </w:p>
          <w:p w14:paraId="3D85140D" w14:textId="77777777" w:rsidR="00000000" w:rsidRPr="000952A8" w:rsidRDefault="00000000" w:rsidP="000952A8">
            <w:pPr>
              <w:jc w:val="both"/>
              <w:rPr>
                <w:rFonts w:ascii="Arial" w:hAnsi="Arial" w:cs="Arial"/>
                <w:sz w:val="20"/>
                <w:lang w:val="ru-RU"/>
              </w:rPr>
            </w:pPr>
            <w:r w:rsidRPr="000952A8">
              <w:rPr>
                <w:rFonts w:ascii="Arial" w:hAnsi="Arial" w:cs="Arial"/>
                <w:sz w:val="20"/>
                <w:lang w:val="ru-RU"/>
              </w:rPr>
              <w:t>-</w:t>
            </w:r>
            <w:r w:rsidRPr="000952A8">
              <w:rPr>
                <w:rFonts w:ascii="Arial" w:hAnsi="Arial" w:cs="Arial"/>
                <w:sz w:val="20"/>
                <w:lang w:val="ru-RU"/>
              </w:rPr>
              <w:tab/>
              <w:t>Руководство по программированию ЧПУ;</w:t>
            </w:r>
          </w:p>
          <w:p w14:paraId="355EFBBC" w14:textId="77777777" w:rsidR="00000000" w:rsidRPr="000952A8" w:rsidRDefault="00000000" w:rsidP="000952A8">
            <w:pPr>
              <w:jc w:val="both"/>
              <w:rPr>
                <w:rFonts w:ascii="Arial" w:hAnsi="Arial" w:cs="Arial"/>
                <w:sz w:val="20"/>
                <w:lang w:val="ru-RU"/>
              </w:rPr>
            </w:pPr>
            <w:r w:rsidRPr="000952A8">
              <w:rPr>
                <w:rFonts w:ascii="Arial" w:hAnsi="Arial" w:cs="Arial"/>
                <w:sz w:val="20"/>
                <w:lang w:val="ru-RU"/>
              </w:rPr>
              <w:t>-</w:t>
            </w:r>
            <w:r w:rsidRPr="000952A8">
              <w:rPr>
                <w:rFonts w:ascii="Arial" w:hAnsi="Arial" w:cs="Arial"/>
                <w:sz w:val="20"/>
                <w:lang w:val="ru-RU"/>
              </w:rPr>
              <w:tab/>
              <w:t>Принципиальные гидравлические и электрические схемы;</w:t>
            </w:r>
          </w:p>
          <w:p w14:paraId="17EC19F1" w14:textId="77777777" w:rsidR="00000000" w:rsidRPr="000952A8" w:rsidRDefault="00000000" w:rsidP="000952A8">
            <w:pPr>
              <w:jc w:val="both"/>
              <w:rPr>
                <w:rFonts w:ascii="Arial" w:hAnsi="Arial" w:cs="Arial"/>
                <w:sz w:val="20"/>
                <w:lang w:val="ru-RU"/>
              </w:rPr>
            </w:pPr>
            <w:r w:rsidRPr="000952A8">
              <w:rPr>
                <w:rFonts w:ascii="Arial" w:hAnsi="Arial" w:cs="Arial"/>
                <w:sz w:val="20"/>
                <w:lang w:val="ru-RU"/>
              </w:rPr>
              <w:t>-</w:t>
            </w:r>
            <w:r w:rsidRPr="000952A8">
              <w:rPr>
                <w:rFonts w:ascii="Arial" w:hAnsi="Arial" w:cs="Arial"/>
                <w:sz w:val="20"/>
                <w:lang w:val="ru-RU"/>
              </w:rPr>
              <w:tab/>
              <w:t xml:space="preserve">Руководство по эксплуатации станка, включая инструкцию по безопасности; </w:t>
            </w:r>
          </w:p>
          <w:p w14:paraId="57ABE055" w14:textId="77777777" w:rsidR="00000000" w:rsidRPr="000952A8" w:rsidRDefault="00000000" w:rsidP="000952A8">
            <w:pPr>
              <w:jc w:val="both"/>
              <w:rPr>
                <w:rFonts w:ascii="Arial" w:hAnsi="Arial" w:cs="Arial"/>
                <w:sz w:val="20"/>
                <w:lang w:val="ru-RU"/>
              </w:rPr>
            </w:pPr>
            <w:r w:rsidRPr="000952A8">
              <w:rPr>
                <w:rFonts w:ascii="Arial" w:hAnsi="Arial" w:cs="Arial"/>
                <w:sz w:val="20"/>
                <w:lang w:val="ru-RU"/>
              </w:rPr>
              <w:t>-</w:t>
            </w:r>
            <w:r w:rsidRPr="000952A8">
              <w:rPr>
                <w:rFonts w:ascii="Arial" w:hAnsi="Arial" w:cs="Arial"/>
                <w:sz w:val="20"/>
                <w:lang w:val="ru-RU"/>
              </w:rPr>
              <w:tab/>
              <w:t>Электросхемы.</w:t>
            </w:r>
          </w:p>
          <w:p w14:paraId="77C9F60A" w14:textId="77777777" w:rsidR="00000000" w:rsidRPr="000952A8" w:rsidRDefault="00000000" w:rsidP="000952A8">
            <w:pPr>
              <w:jc w:val="both"/>
              <w:rPr>
                <w:rFonts w:ascii="Arial" w:hAnsi="Arial" w:cs="Arial"/>
                <w:sz w:val="20"/>
                <w:lang w:val="ru-RU"/>
              </w:rPr>
            </w:pPr>
            <w:r w:rsidRPr="000952A8">
              <w:rPr>
                <w:rFonts w:ascii="Arial" w:hAnsi="Arial" w:cs="Arial"/>
                <w:sz w:val="20"/>
                <w:lang w:val="ru-RU"/>
              </w:rPr>
              <w:t xml:space="preserve">В случае выявления отсутствия одного из относящихся к Оборудованию документов Покупатель вправе не осуществлять приемку Оборудования и, поместив Оборудование на ответственное хранение, потребовать предоставить недостающие документы в срок не позднее 7 (семи) календарных дней с даты получения Продавцом соответствующего требования. </w:t>
            </w:r>
          </w:p>
          <w:p w14:paraId="19F0E3AF" w14:textId="77777777" w:rsidR="00000000" w:rsidRPr="000952A8" w:rsidRDefault="00000000" w:rsidP="000952A8">
            <w:pPr>
              <w:jc w:val="both"/>
              <w:rPr>
                <w:rFonts w:ascii="Arial" w:hAnsi="Arial" w:cs="Arial"/>
                <w:sz w:val="20"/>
                <w:lang w:val="ru-RU"/>
              </w:rPr>
            </w:pPr>
            <w:r w:rsidRPr="000952A8">
              <w:rPr>
                <w:rFonts w:ascii="Arial" w:hAnsi="Arial" w:cs="Arial"/>
                <w:sz w:val="20"/>
                <w:lang w:val="ru-RU"/>
              </w:rPr>
              <w:t>В случае, если документы не будут предоставлены в семидневный срок, то Покупатель имеет право в соответствии со статьей 464 ГК РФ отказаться от Оборудования.</w:t>
            </w:r>
          </w:p>
          <w:p w14:paraId="495B6267" w14:textId="77777777" w:rsidR="00000000" w:rsidRPr="000952A8" w:rsidRDefault="00000000" w:rsidP="000952A8">
            <w:pPr>
              <w:jc w:val="both"/>
              <w:rPr>
                <w:rFonts w:ascii="Arial" w:hAnsi="Arial" w:cs="Arial"/>
                <w:sz w:val="20"/>
                <w:lang w:val="ru-RU"/>
              </w:rPr>
            </w:pPr>
            <w:r w:rsidRPr="000952A8">
              <w:rPr>
                <w:rFonts w:ascii="Arial" w:hAnsi="Arial" w:cs="Arial"/>
                <w:sz w:val="20"/>
                <w:lang w:val="ru-RU"/>
              </w:rPr>
              <w:t xml:space="preserve">Не предоставление относящихся к Оборудованию документов, приравнивается к поставке некомплектного Оборудования и обязательства Продавца по поставке Оборудования считаются неисполненными. В случае принятия Оборудования на ответственное хранение, в связи с отсутствием относящихся документов, право собственности на Оборудование не переходит к Покупателю в момент, предусмотренный настоящим Контрактом. В этом </w:t>
            </w:r>
            <w:r w:rsidRPr="000952A8">
              <w:rPr>
                <w:rFonts w:ascii="Arial" w:hAnsi="Arial" w:cs="Arial"/>
                <w:sz w:val="20"/>
                <w:lang w:val="ru-RU"/>
              </w:rPr>
              <w:lastRenderedPageBreak/>
              <w:t xml:space="preserve">случае право собственности на Оборудование перейдет к Покупателю со дня предоставления всего пакета документов. </w:t>
            </w:r>
          </w:p>
          <w:p w14:paraId="51DADB3D" w14:textId="77777777" w:rsidR="00000000" w:rsidRPr="000952A8" w:rsidRDefault="00000000" w:rsidP="000952A8">
            <w:pPr>
              <w:jc w:val="both"/>
              <w:rPr>
                <w:rFonts w:ascii="Arial" w:hAnsi="Arial" w:cs="Arial"/>
                <w:sz w:val="20"/>
                <w:lang w:val="ru-RU"/>
              </w:rPr>
            </w:pPr>
            <w:r w:rsidRPr="000952A8">
              <w:rPr>
                <w:rFonts w:ascii="Arial" w:hAnsi="Arial" w:cs="Arial"/>
                <w:sz w:val="20"/>
                <w:lang w:val="ru-RU"/>
              </w:rPr>
              <w:t>Возмещение Продавцом расходов Покупателя, понесенных в связи с принятием Оборудования на ответственное хранение, не освобождает Продавца от уплаты неустойки за просрочку поставки Оборудования.</w:t>
            </w:r>
          </w:p>
        </w:tc>
      </w:tr>
      <w:tr w:rsidR="00F40535" w14:paraId="797D612B" w14:textId="77777777" w:rsidTr="00314FFD">
        <w:tc>
          <w:tcPr>
            <w:tcW w:w="5133" w:type="dxa"/>
          </w:tcPr>
          <w:p w14:paraId="75487364" w14:textId="77777777" w:rsidR="00000000" w:rsidRPr="000952A8" w:rsidRDefault="00000000" w:rsidP="006A20D2">
            <w:pPr>
              <w:jc w:val="both"/>
              <w:rPr>
                <w:rFonts w:ascii="Arial" w:hAnsi="Arial" w:cs="Arial"/>
                <w:sz w:val="20"/>
                <w:lang w:val="en-US"/>
              </w:rPr>
            </w:pPr>
            <w:r>
              <w:rPr>
                <w:rFonts w:ascii="Arial" w:hAnsi="Arial" w:cs="Arial"/>
                <w:sz w:val="20"/>
                <w:lang w:val="en-US"/>
              </w:rPr>
              <w:lastRenderedPageBreak/>
              <w:t>4.8</w:t>
            </w:r>
            <w:r w:rsidRPr="004544CD">
              <w:rPr>
                <w:rFonts w:ascii="Arial" w:hAnsi="Arial" w:cs="Arial"/>
                <w:sz w:val="20"/>
                <w:lang w:val="en-US"/>
              </w:rPr>
              <w:t xml:space="preserve">. The date of delivery of the Equipment set shall be deemed the date of the customs mark on the delivery of equipment to the destination on the invoice under para. </w:t>
            </w:r>
            <w:r>
              <w:rPr>
                <w:rFonts w:ascii="Arial" w:hAnsi="Arial" w:cs="Arial"/>
                <w:sz w:val="20"/>
                <w:lang w:val="en-US"/>
              </w:rPr>
              <w:t>4.10</w:t>
            </w:r>
            <w:r w:rsidRPr="000952A8">
              <w:rPr>
                <w:rFonts w:ascii="Arial" w:hAnsi="Arial" w:cs="Arial"/>
                <w:sz w:val="20"/>
                <w:lang w:val="en-US"/>
              </w:rPr>
              <w:t xml:space="preserve"> hereof according to Incoterms® 2010.</w:t>
            </w:r>
          </w:p>
        </w:tc>
        <w:tc>
          <w:tcPr>
            <w:tcW w:w="5362" w:type="dxa"/>
          </w:tcPr>
          <w:p w14:paraId="777FB631" w14:textId="77777777" w:rsidR="00000000" w:rsidRPr="004544CD" w:rsidRDefault="00000000" w:rsidP="006A20D2">
            <w:pPr>
              <w:jc w:val="both"/>
              <w:rPr>
                <w:rFonts w:ascii="Arial" w:hAnsi="Arial" w:cs="Arial"/>
                <w:sz w:val="20"/>
                <w:lang w:val="ru-RU"/>
              </w:rPr>
            </w:pPr>
            <w:r w:rsidRPr="00AD3B67">
              <w:rPr>
                <w:rFonts w:ascii="Arial" w:hAnsi="Arial" w:cs="Arial"/>
                <w:sz w:val="20"/>
                <w:lang w:val="ru-RU"/>
              </w:rPr>
              <w:t xml:space="preserve">   </w:t>
            </w:r>
            <w:r>
              <w:rPr>
                <w:rFonts w:ascii="Arial" w:hAnsi="Arial" w:cs="Arial"/>
                <w:sz w:val="20"/>
                <w:lang w:val="ru-RU"/>
              </w:rPr>
              <w:t>4.8</w:t>
            </w:r>
            <w:r w:rsidRPr="004544CD">
              <w:rPr>
                <w:rFonts w:ascii="Arial" w:hAnsi="Arial" w:cs="Arial"/>
                <w:sz w:val="20"/>
                <w:lang w:val="ru-RU"/>
              </w:rPr>
              <w:t xml:space="preserve">. Датой поставки комплекта Оборудования считается дата отметки таможни о доставке Оборудования в пункт назначения на автомобильной </w:t>
            </w:r>
            <w:r>
              <w:rPr>
                <w:rFonts w:ascii="Arial" w:hAnsi="Arial" w:cs="Arial"/>
                <w:sz w:val="20"/>
                <w:lang w:val="ru-RU"/>
              </w:rPr>
              <w:t>накладной в соответствии с п.4.10</w:t>
            </w:r>
            <w:r w:rsidRPr="004544CD">
              <w:rPr>
                <w:rFonts w:ascii="Arial" w:hAnsi="Arial" w:cs="Arial"/>
                <w:sz w:val="20"/>
                <w:lang w:val="ru-RU"/>
              </w:rPr>
              <w:t>. Контракта, согласно Инкотермс® 2010.</w:t>
            </w:r>
          </w:p>
        </w:tc>
      </w:tr>
      <w:tr w:rsidR="00F40535" w:rsidRPr="00157104" w14:paraId="620E8303" w14:textId="77777777" w:rsidTr="00314FFD">
        <w:tc>
          <w:tcPr>
            <w:tcW w:w="5133" w:type="dxa"/>
          </w:tcPr>
          <w:p w14:paraId="5A05BA10" w14:textId="77777777" w:rsidR="00000000" w:rsidRPr="004544CD" w:rsidRDefault="00000000" w:rsidP="006A20D2">
            <w:pPr>
              <w:jc w:val="both"/>
              <w:rPr>
                <w:rFonts w:ascii="Arial" w:hAnsi="Arial" w:cs="Arial"/>
                <w:sz w:val="20"/>
                <w:lang w:val="en-US"/>
              </w:rPr>
            </w:pPr>
            <w:r>
              <w:rPr>
                <w:rFonts w:ascii="Arial" w:hAnsi="Arial" w:cs="Arial"/>
                <w:sz w:val="20"/>
                <w:lang w:val="en-US"/>
              </w:rPr>
              <w:t>4.9</w:t>
            </w:r>
            <w:r w:rsidRPr="004544CD">
              <w:rPr>
                <w:rFonts w:ascii="Arial" w:hAnsi="Arial" w:cs="Arial"/>
                <w:sz w:val="20"/>
                <w:lang w:val="en-US"/>
              </w:rPr>
              <w:t xml:space="preserve">. The Consignee’s details for deliveries by truck shall be reported to </w:t>
            </w:r>
            <w:r w:rsidRPr="004544CD">
              <w:rPr>
                <w:rFonts w:ascii="Arial" w:hAnsi="Arial" w:cs="Arial"/>
                <w:sz w:val="20"/>
                <w:lang w:val="en-US"/>
              </w:rPr>
              <w:t>the Seller prior to shipment of the Equipment.</w:t>
            </w:r>
          </w:p>
        </w:tc>
        <w:tc>
          <w:tcPr>
            <w:tcW w:w="5362" w:type="dxa"/>
          </w:tcPr>
          <w:p w14:paraId="28BFD301" w14:textId="77777777" w:rsidR="00000000" w:rsidRPr="004544CD" w:rsidRDefault="00000000" w:rsidP="006A20D2">
            <w:pPr>
              <w:jc w:val="both"/>
              <w:rPr>
                <w:rFonts w:ascii="Arial" w:hAnsi="Arial" w:cs="Arial"/>
                <w:sz w:val="20"/>
                <w:lang w:val="ru-RU"/>
              </w:rPr>
            </w:pPr>
            <w:r>
              <w:rPr>
                <w:rFonts w:ascii="Arial" w:hAnsi="Arial" w:cs="Arial"/>
                <w:sz w:val="20"/>
                <w:lang w:val="ru-RU"/>
              </w:rPr>
              <w:t>4.9</w:t>
            </w:r>
            <w:r w:rsidRPr="004544CD">
              <w:rPr>
                <w:rFonts w:ascii="Arial" w:hAnsi="Arial" w:cs="Arial"/>
                <w:sz w:val="20"/>
                <w:lang w:val="ru-RU"/>
              </w:rPr>
              <w:t>.  Реквизиты грузополучателя для поставок автотранспортом будут сообщены Продавцу перед отгрузкой Оборудования.</w:t>
            </w:r>
          </w:p>
        </w:tc>
      </w:tr>
      <w:tr w:rsidR="00F40535" w:rsidRPr="00157104" w14:paraId="39F7CDAE" w14:textId="77777777" w:rsidTr="00314FFD">
        <w:tc>
          <w:tcPr>
            <w:tcW w:w="5133" w:type="dxa"/>
          </w:tcPr>
          <w:p w14:paraId="61C4E606" w14:textId="77777777" w:rsidR="00000000" w:rsidRPr="004544CD" w:rsidRDefault="00000000" w:rsidP="006A20D2">
            <w:pPr>
              <w:jc w:val="both"/>
              <w:rPr>
                <w:rFonts w:ascii="Arial" w:hAnsi="Arial" w:cs="Arial"/>
                <w:sz w:val="20"/>
                <w:lang w:val="ru-RU"/>
              </w:rPr>
            </w:pPr>
            <w:r>
              <w:rPr>
                <w:rFonts w:ascii="Arial" w:hAnsi="Arial" w:cs="Arial"/>
                <w:sz w:val="20"/>
                <w:lang w:val="en-US"/>
              </w:rPr>
              <w:t>4.10</w:t>
            </w:r>
            <w:r w:rsidRPr="004544CD">
              <w:rPr>
                <w:rFonts w:ascii="Arial" w:hAnsi="Arial" w:cs="Arial"/>
                <w:sz w:val="20"/>
                <w:lang w:val="en-US"/>
              </w:rPr>
              <w:t xml:space="preserve">. The Buyer shall be obliged to unload the Equipment on its own and at its own expense within 24 hours upon arrival of the vehicle at the place of delivery set forth in para. </w:t>
            </w:r>
            <w:r w:rsidRPr="004544CD">
              <w:rPr>
                <w:rFonts w:ascii="Arial" w:hAnsi="Arial" w:cs="Arial"/>
                <w:sz w:val="20"/>
                <w:lang w:val="ru-RU"/>
              </w:rPr>
              <w:t>4.1 hereof.</w:t>
            </w:r>
          </w:p>
        </w:tc>
        <w:tc>
          <w:tcPr>
            <w:tcW w:w="5362" w:type="dxa"/>
          </w:tcPr>
          <w:p w14:paraId="59B96F83" w14:textId="77777777" w:rsidR="00000000" w:rsidRPr="004544CD" w:rsidRDefault="00000000" w:rsidP="006A20D2">
            <w:pPr>
              <w:jc w:val="both"/>
              <w:rPr>
                <w:rFonts w:ascii="Arial" w:hAnsi="Arial" w:cs="Arial"/>
                <w:sz w:val="20"/>
                <w:lang w:val="ru-RU"/>
              </w:rPr>
            </w:pPr>
            <w:r>
              <w:rPr>
                <w:rFonts w:ascii="Arial" w:hAnsi="Arial" w:cs="Arial"/>
                <w:sz w:val="20"/>
                <w:lang w:val="ru-RU"/>
              </w:rPr>
              <w:t>4.10</w:t>
            </w:r>
            <w:r w:rsidRPr="004544CD">
              <w:rPr>
                <w:rFonts w:ascii="Arial" w:hAnsi="Arial" w:cs="Arial"/>
                <w:sz w:val="20"/>
                <w:lang w:val="ru-RU"/>
              </w:rPr>
              <w:t>.  Покупатель обязан произвести разгрузку Оборудования самостоятельно и за свой счет в течение 24 часов с момента прибытия транспортного средства в место доставки, указанное в п. 4.1 настоящего Договора.</w:t>
            </w:r>
          </w:p>
        </w:tc>
      </w:tr>
      <w:tr w:rsidR="00F40535" w:rsidRPr="00157104" w14:paraId="3CF911CC" w14:textId="77777777" w:rsidTr="00314FFD">
        <w:tc>
          <w:tcPr>
            <w:tcW w:w="5133" w:type="dxa"/>
          </w:tcPr>
          <w:p w14:paraId="729A64EC" w14:textId="77777777" w:rsidR="00000000" w:rsidRPr="00FC2777" w:rsidRDefault="00000000" w:rsidP="006A20D2">
            <w:pPr>
              <w:jc w:val="both"/>
              <w:rPr>
                <w:rFonts w:ascii="Arial" w:hAnsi="Arial" w:cs="Arial"/>
                <w:sz w:val="20"/>
                <w:lang w:val="en-US"/>
              </w:rPr>
            </w:pPr>
            <w:r>
              <w:rPr>
                <w:rFonts w:ascii="Arial" w:hAnsi="Arial" w:cs="Arial"/>
                <w:sz w:val="20"/>
                <w:lang w:val="en-US"/>
              </w:rPr>
              <w:t>4.11</w:t>
            </w:r>
            <w:r w:rsidRPr="00FC2777">
              <w:rPr>
                <w:rFonts w:ascii="Arial" w:hAnsi="Arial" w:cs="Arial"/>
                <w:sz w:val="20"/>
                <w:lang w:val="en-US"/>
              </w:rPr>
              <w:t>. In cases when, when accepting the Equipment from transport organizations, any damage and/or deterioration of cargo, discrepancy between the name, weight and/or number of places, marking data specified in the commodity-transport (shipping) documents is found, as well as in other cases when it is provided for by the applicable transport rules, the Buyer (Consignee) shall be obliged to require the transport organizations to draw up the relevant certificate.</w:t>
            </w:r>
          </w:p>
        </w:tc>
        <w:tc>
          <w:tcPr>
            <w:tcW w:w="5362" w:type="dxa"/>
          </w:tcPr>
          <w:p w14:paraId="281EB456" w14:textId="77777777" w:rsidR="00000000" w:rsidRPr="004544CD" w:rsidRDefault="00000000" w:rsidP="006A20D2">
            <w:pPr>
              <w:jc w:val="both"/>
              <w:rPr>
                <w:rFonts w:ascii="Arial" w:hAnsi="Arial" w:cs="Arial"/>
                <w:sz w:val="20"/>
                <w:lang w:val="ru-RU"/>
              </w:rPr>
            </w:pPr>
            <w:r>
              <w:rPr>
                <w:rFonts w:ascii="Arial" w:hAnsi="Arial" w:cs="Arial"/>
                <w:sz w:val="20"/>
                <w:lang w:val="ru-RU"/>
              </w:rPr>
              <w:t>4.11</w:t>
            </w:r>
            <w:r w:rsidRPr="004544CD">
              <w:rPr>
                <w:rFonts w:ascii="Arial" w:hAnsi="Arial" w:cs="Arial"/>
                <w:sz w:val="20"/>
                <w:lang w:val="ru-RU"/>
              </w:rPr>
              <w:t>.  В случаях, когда при приемке Оборудования от транспортных организаций устанавливается повреждение и/или порча груза, несоответствие наименования, веса и/или количества мест, маркировки данным, указанным в товарно-транспортных (товаросопроводительных) документах, а также в иных случаях, когда это предусмотрено правилами, действующими на транспорте, Покупатель (Грузополучатель) обязан потребовать от транспортных организаций составления соответствующего акта.</w:t>
            </w:r>
          </w:p>
        </w:tc>
      </w:tr>
      <w:tr w:rsidR="00F40535" w:rsidRPr="00157104" w14:paraId="48625FA5" w14:textId="77777777" w:rsidTr="00314FFD">
        <w:tc>
          <w:tcPr>
            <w:tcW w:w="5133" w:type="dxa"/>
          </w:tcPr>
          <w:p w14:paraId="3A2C8EAF" w14:textId="77777777" w:rsidR="00000000" w:rsidRPr="00FC2777" w:rsidRDefault="00000000" w:rsidP="006A20D2">
            <w:pPr>
              <w:jc w:val="both"/>
              <w:rPr>
                <w:rFonts w:ascii="Arial" w:hAnsi="Arial" w:cs="Arial"/>
                <w:sz w:val="20"/>
                <w:lang w:val="en-US"/>
              </w:rPr>
            </w:pPr>
            <w:r>
              <w:rPr>
                <w:rFonts w:ascii="Arial" w:hAnsi="Arial" w:cs="Arial"/>
                <w:sz w:val="20"/>
                <w:lang w:val="en-US"/>
              </w:rPr>
              <w:t>4.12</w:t>
            </w:r>
            <w:r w:rsidRPr="00FC2777">
              <w:rPr>
                <w:rFonts w:ascii="Arial" w:hAnsi="Arial" w:cs="Arial"/>
                <w:sz w:val="20"/>
                <w:lang w:val="en-US"/>
              </w:rPr>
              <w:t>. In case of finding out that the Equipment does not comply with the terms and conditions of the Contract upon acceptance from the carrier, the Buyer (Consignee) shall ensure the safety of the Equipment and shall notify the Seller by electronic or other communication. The Seller shall be obliged to ensure the arrival of its authorized representative to certify the defects of the Equipment and shall draw up the Equipment Fault Certificate (hereinafter referred to as - the Certificate) within 3 (three) calend</w:t>
            </w:r>
            <w:r w:rsidRPr="00FC2777">
              <w:rPr>
                <w:rFonts w:ascii="Arial" w:hAnsi="Arial" w:cs="Arial"/>
                <w:sz w:val="20"/>
                <w:lang w:val="en-US"/>
              </w:rPr>
              <w:t>ar days upon receipt of the notification from the Buyer (Consignee). In case of failure of the Seller’s representative to come within the established time period, the Buyer (Consignee) shall draw up the Equipment Fault Certificate unilaterally. Such a certificate shall be the relevant basis for filing a claim against the Seller.</w:t>
            </w:r>
          </w:p>
        </w:tc>
        <w:tc>
          <w:tcPr>
            <w:tcW w:w="5362" w:type="dxa"/>
          </w:tcPr>
          <w:p w14:paraId="5A6AA5AA" w14:textId="77777777" w:rsidR="00000000" w:rsidRPr="004544CD" w:rsidRDefault="00000000" w:rsidP="006A20D2">
            <w:pPr>
              <w:jc w:val="both"/>
              <w:rPr>
                <w:rFonts w:ascii="Arial" w:hAnsi="Arial" w:cs="Arial"/>
                <w:sz w:val="20"/>
                <w:lang w:val="ru-RU"/>
              </w:rPr>
            </w:pPr>
            <w:r>
              <w:rPr>
                <w:rFonts w:ascii="Arial" w:hAnsi="Arial" w:cs="Arial"/>
                <w:sz w:val="20"/>
                <w:lang w:val="ru-RU"/>
              </w:rPr>
              <w:t>4.12</w:t>
            </w:r>
            <w:r w:rsidRPr="00FC2777">
              <w:rPr>
                <w:rFonts w:ascii="Arial" w:hAnsi="Arial" w:cs="Arial"/>
                <w:sz w:val="20"/>
                <w:lang w:val="ru-RU"/>
              </w:rPr>
              <w:t>.  В случае обнаружения при приемке от перевозчика несоответствия Оборудования условиям Контракта Покупатель (Грузополучатель) обязан обеспечить сохранность Оборудования и уведомить об этом Продавца посредством электронной или иной связи. Продавец обязуется обеспечить прибытие своего уполномоченного представителя для удостоверения факта наличия недостатков Оборудования и составления акта о выявленных недостатках Оборудования (далее – Акт) в течение 3 (трех) календарных дней с момента получения уведомления о</w:t>
            </w:r>
            <w:r w:rsidRPr="00FC2777">
              <w:rPr>
                <w:rFonts w:ascii="Arial" w:hAnsi="Arial" w:cs="Arial"/>
                <w:sz w:val="20"/>
                <w:lang w:val="ru-RU"/>
              </w:rPr>
              <w:t>т Покупателя (Грузополучателя). В случае неприбытия представителя Продавца в установленный срок Покупатель (Грузополучатель) составляет Акт о выявленных недостатках Оборудования в одностороннем порядке. Такой акт будет являться надлежащим основанием для предъявления претензии Продавцу.</w:t>
            </w:r>
          </w:p>
        </w:tc>
      </w:tr>
      <w:tr w:rsidR="00F40535" w:rsidRPr="00157104" w14:paraId="1D9FF817" w14:textId="77777777" w:rsidTr="00314FFD">
        <w:tc>
          <w:tcPr>
            <w:tcW w:w="5133" w:type="dxa"/>
          </w:tcPr>
          <w:p w14:paraId="00FC2492" w14:textId="77777777" w:rsidR="00000000" w:rsidRDefault="00000000" w:rsidP="00FC2777">
            <w:pPr>
              <w:jc w:val="both"/>
              <w:rPr>
                <w:rFonts w:ascii="Arial" w:hAnsi="Arial" w:cs="Arial"/>
                <w:sz w:val="20"/>
                <w:lang w:val="en-US"/>
              </w:rPr>
            </w:pPr>
            <w:r>
              <w:rPr>
                <w:rFonts w:ascii="Arial" w:hAnsi="Arial" w:cs="Arial"/>
                <w:sz w:val="20"/>
                <w:lang w:val="en-US"/>
              </w:rPr>
              <w:t>4.13</w:t>
            </w:r>
            <w:r w:rsidRPr="000D3691">
              <w:rPr>
                <w:rFonts w:ascii="Arial" w:hAnsi="Arial" w:cs="Arial"/>
                <w:sz w:val="20"/>
                <w:lang w:val="en-US"/>
              </w:rPr>
              <w:t>. The Equipment shall be finally accepted in terms of quantity, completeness and quality (save for latent defects) on the basis of the Buyer (Consignee) within 14 business days upon receipt of the Equipment since equipment put into operation with the involvement of the authorized persons of the Parties, unless a different acceptance period is agreed upon by the Parties.</w:t>
            </w:r>
          </w:p>
          <w:p w14:paraId="6413B088" w14:textId="77777777" w:rsidR="00000000" w:rsidRPr="00FC2777" w:rsidRDefault="00000000" w:rsidP="00FC2777">
            <w:pPr>
              <w:jc w:val="both"/>
              <w:rPr>
                <w:rFonts w:ascii="Arial" w:hAnsi="Arial" w:cs="Arial"/>
                <w:sz w:val="20"/>
                <w:lang w:val="en-US"/>
              </w:rPr>
            </w:pPr>
            <w:r w:rsidRPr="00FC2777">
              <w:rPr>
                <w:rFonts w:ascii="Arial" w:hAnsi="Arial" w:cs="Arial"/>
                <w:sz w:val="20"/>
                <w:lang w:val="en-US"/>
              </w:rPr>
              <w:t>In case of finding any detects in the Equipment in terms of quality and/or quantity and/or range and/or completeness during such acceptance of the Equipment, the Seller shall be obliged to eliminate the detected defects at its own expense (replace the Equipment for the high-quality one and/or additionally supply and/or additionally equip the Equipment) within 20 (twenty) calendar days upon receipt of the claim, attaching the Certificate and other supporting documents, if any.</w:t>
            </w:r>
          </w:p>
        </w:tc>
        <w:tc>
          <w:tcPr>
            <w:tcW w:w="5362" w:type="dxa"/>
          </w:tcPr>
          <w:p w14:paraId="626833C9" w14:textId="77777777" w:rsidR="00000000" w:rsidRPr="00FC2777" w:rsidRDefault="00000000" w:rsidP="00FC2777">
            <w:pPr>
              <w:jc w:val="both"/>
              <w:rPr>
                <w:rFonts w:ascii="Arial" w:hAnsi="Arial" w:cs="Arial"/>
                <w:sz w:val="20"/>
                <w:lang w:val="ru-RU"/>
              </w:rPr>
            </w:pPr>
            <w:r>
              <w:rPr>
                <w:rFonts w:ascii="Arial" w:hAnsi="Arial" w:cs="Arial"/>
                <w:sz w:val="20"/>
                <w:lang w:val="ru-RU"/>
              </w:rPr>
              <w:t>4</w:t>
            </w:r>
            <w:r>
              <w:rPr>
                <w:rFonts w:ascii="Arial" w:hAnsi="Arial" w:cs="Arial"/>
                <w:sz w:val="20"/>
                <w:lang w:val="ru-RU"/>
              </w:rPr>
              <w:t>.13</w:t>
            </w:r>
            <w:r w:rsidRPr="000D3691">
              <w:rPr>
                <w:rFonts w:ascii="Arial" w:hAnsi="Arial" w:cs="Arial"/>
                <w:sz w:val="20"/>
                <w:lang w:val="ru-RU"/>
              </w:rPr>
              <w:t>.  Окончательная приемка Оборудования по количеству, комплектности и качеству (кроме скрытых дефектов) производится на базе Покупателя (Грузополуч</w:t>
            </w:r>
            <w:r>
              <w:rPr>
                <w:rFonts w:ascii="Arial" w:hAnsi="Arial" w:cs="Arial"/>
                <w:sz w:val="20"/>
                <w:lang w:val="ru-RU"/>
              </w:rPr>
              <w:t>ателя) в течение 14 рабочих</w:t>
            </w:r>
            <w:r w:rsidRPr="000D3691">
              <w:rPr>
                <w:rFonts w:ascii="Arial" w:hAnsi="Arial" w:cs="Arial"/>
                <w:sz w:val="20"/>
                <w:lang w:val="ru-RU"/>
              </w:rPr>
              <w:t xml:space="preserve"> со дня ввода Оборудования в эксплуатацию с участием уполномоченных лиц Сторон, если иной срок приемки не согласован Сторонами.</w:t>
            </w:r>
          </w:p>
          <w:p w14:paraId="52979E47" w14:textId="77777777" w:rsidR="00000000" w:rsidRPr="00FC2777" w:rsidRDefault="00000000" w:rsidP="00FC2777">
            <w:pPr>
              <w:jc w:val="both"/>
              <w:rPr>
                <w:rFonts w:ascii="Arial" w:hAnsi="Arial" w:cs="Arial"/>
                <w:sz w:val="20"/>
                <w:lang w:val="ru-RU"/>
              </w:rPr>
            </w:pPr>
            <w:r w:rsidRPr="00FC2777">
              <w:rPr>
                <w:rFonts w:ascii="Arial" w:hAnsi="Arial" w:cs="Arial"/>
                <w:sz w:val="20"/>
                <w:lang w:val="ru-RU"/>
              </w:rPr>
              <w:t xml:space="preserve">В случае обнаружения при такой приемке Оборудования недостатков Оборудования по качеству и/или количеству и/или ассортименту и/или комплектности Продавец обязан исправить обнаруженные недостатки за свой счет (заменить Оборудование на качественный и/или допоставить и/или доукомплектовать Оборудование) в течение 20 (двадцати) календарных дней со дня получения претензии с приложением Акта и иных подтверждающих документов, при их наличии.  </w:t>
            </w:r>
          </w:p>
        </w:tc>
      </w:tr>
      <w:tr w:rsidR="00F40535" w:rsidRPr="00157104" w14:paraId="0F0AC51F" w14:textId="77777777" w:rsidTr="00314FFD">
        <w:tc>
          <w:tcPr>
            <w:tcW w:w="5133" w:type="dxa"/>
          </w:tcPr>
          <w:p w14:paraId="1CFD4C38" w14:textId="77777777" w:rsidR="00000000" w:rsidRPr="00FC2777" w:rsidRDefault="00000000" w:rsidP="006A20D2">
            <w:pPr>
              <w:jc w:val="both"/>
              <w:rPr>
                <w:rFonts w:ascii="Arial" w:hAnsi="Arial" w:cs="Arial"/>
                <w:sz w:val="20"/>
                <w:lang w:val="en-US"/>
              </w:rPr>
            </w:pPr>
            <w:r>
              <w:rPr>
                <w:rFonts w:ascii="Arial" w:hAnsi="Arial" w:cs="Arial"/>
                <w:sz w:val="20"/>
                <w:lang w:val="en-US"/>
              </w:rPr>
              <w:lastRenderedPageBreak/>
              <w:t>4.14</w:t>
            </w:r>
            <w:r w:rsidRPr="00FC2777">
              <w:rPr>
                <w:rFonts w:ascii="Arial" w:hAnsi="Arial" w:cs="Arial"/>
                <w:sz w:val="20"/>
                <w:lang w:val="en-US"/>
              </w:rPr>
              <w:t>. Until the replacement and/or additional supply and/or additional equipment of the Equipment, the Seller’s obligations for the delivery of the relevant Equipment shall be deemed to be unfulfilled, and the Seller shall be liable for the delay in delivery of the Equipment until the delivery of the Equipment that complies with the terms and conditions of this Contract.</w:t>
            </w:r>
          </w:p>
        </w:tc>
        <w:tc>
          <w:tcPr>
            <w:tcW w:w="5362" w:type="dxa"/>
          </w:tcPr>
          <w:p w14:paraId="3C61CD39" w14:textId="77777777" w:rsidR="00000000" w:rsidRPr="00FC2777" w:rsidRDefault="00000000" w:rsidP="006A20D2">
            <w:pPr>
              <w:jc w:val="both"/>
              <w:rPr>
                <w:rFonts w:ascii="Arial" w:hAnsi="Arial" w:cs="Arial"/>
                <w:sz w:val="20"/>
                <w:lang w:val="ru-RU"/>
              </w:rPr>
            </w:pPr>
            <w:r>
              <w:rPr>
                <w:rFonts w:ascii="Arial" w:hAnsi="Arial" w:cs="Arial"/>
                <w:sz w:val="20"/>
                <w:lang w:val="ru-RU"/>
              </w:rPr>
              <w:t>4.14</w:t>
            </w:r>
            <w:r w:rsidRPr="00FC2777">
              <w:rPr>
                <w:rFonts w:ascii="Arial" w:hAnsi="Arial" w:cs="Arial"/>
                <w:sz w:val="20"/>
                <w:lang w:val="ru-RU"/>
              </w:rPr>
              <w:t>. До момента замены и/или допоставки и/или доукомплектования Оборудования обязательства Продавца по поставке соответствующего Оборудования считаются неисполненными, а Продавец несет ответственность за просрочку поставки Оборудования до момента поставки Оборудования, соответствующей условиям настоящего Контракта.</w:t>
            </w:r>
          </w:p>
        </w:tc>
      </w:tr>
      <w:tr w:rsidR="00F40535" w:rsidRPr="00157104" w14:paraId="15AECD3C" w14:textId="77777777" w:rsidTr="00314FFD">
        <w:tc>
          <w:tcPr>
            <w:tcW w:w="5133" w:type="dxa"/>
          </w:tcPr>
          <w:p w14:paraId="2B38FFB1" w14:textId="77777777" w:rsidR="00000000" w:rsidRPr="00FC2777" w:rsidRDefault="00000000" w:rsidP="006A20D2">
            <w:pPr>
              <w:jc w:val="both"/>
              <w:rPr>
                <w:rFonts w:ascii="Arial" w:hAnsi="Arial" w:cs="Arial"/>
                <w:sz w:val="20"/>
                <w:lang w:val="en-US"/>
              </w:rPr>
            </w:pPr>
            <w:r>
              <w:rPr>
                <w:rFonts w:ascii="Arial" w:hAnsi="Arial" w:cs="Arial"/>
                <w:sz w:val="20"/>
                <w:lang w:val="en-US"/>
              </w:rPr>
              <w:t>4.15</w:t>
            </w:r>
            <w:r w:rsidRPr="00FC2777">
              <w:rPr>
                <w:rFonts w:ascii="Arial" w:hAnsi="Arial" w:cs="Arial"/>
                <w:sz w:val="20"/>
                <w:lang w:val="en-US"/>
              </w:rPr>
              <w:t>. The Seller’s refusal to send its representatives or failure of such authorized representatives to come on the date stipulated in this paragraph of the Contract shall mean the Seller’s consent to the Buyer’s unilateral acceptance of the Equipment. Furthermore, the Seller shall not be entitled to refer to improper acceptance of the Equipment. The certificate drawn up by the Buyer (Consignee) unilaterally shall be valid as a document drawn up with the Seller’s involvement.</w:t>
            </w:r>
          </w:p>
        </w:tc>
        <w:tc>
          <w:tcPr>
            <w:tcW w:w="5362" w:type="dxa"/>
          </w:tcPr>
          <w:p w14:paraId="44B60371" w14:textId="77777777" w:rsidR="00000000" w:rsidRPr="00FC2777" w:rsidRDefault="00000000" w:rsidP="006A20D2">
            <w:pPr>
              <w:jc w:val="both"/>
              <w:rPr>
                <w:rFonts w:ascii="Arial" w:hAnsi="Arial" w:cs="Arial"/>
                <w:sz w:val="20"/>
                <w:lang w:val="ru-RU"/>
              </w:rPr>
            </w:pPr>
            <w:r>
              <w:rPr>
                <w:rFonts w:ascii="Arial" w:hAnsi="Arial" w:cs="Arial"/>
                <w:sz w:val="20"/>
                <w:lang w:val="ru-RU"/>
              </w:rPr>
              <w:t>4.15</w:t>
            </w:r>
            <w:r w:rsidRPr="00FC2777">
              <w:rPr>
                <w:rFonts w:ascii="Arial" w:hAnsi="Arial" w:cs="Arial"/>
                <w:sz w:val="20"/>
                <w:lang w:val="ru-RU"/>
              </w:rPr>
              <w:t xml:space="preserve">. Отказ Продавца от направления своих представителей или неприбытие таких уполномоченных представителей в срок, </w:t>
            </w:r>
            <w:r w:rsidRPr="00FC2777">
              <w:rPr>
                <w:rFonts w:ascii="Arial" w:hAnsi="Arial" w:cs="Arial"/>
                <w:sz w:val="20"/>
                <w:lang w:val="ru-RU"/>
              </w:rPr>
              <w:t>определенный в настоящем пункте Контракта, означает согласие Продавца на одностороннюю приемку Оборудования Покупателем. При этом Продавец в дальнейшем не вправе ссылаться на ненадлежащую приемку Оборудования. Акт, составленный Покупателем (Грузополучателем) в одностороннем порядке, будет иметь силу документа, составленного с участием Продавца.</w:t>
            </w:r>
          </w:p>
        </w:tc>
      </w:tr>
      <w:tr w:rsidR="00F40535" w:rsidRPr="00157104" w14:paraId="6533B890" w14:textId="77777777" w:rsidTr="00314FFD">
        <w:tc>
          <w:tcPr>
            <w:tcW w:w="5133" w:type="dxa"/>
          </w:tcPr>
          <w:p w14:paraId="6E043FB3" w14:textId="77777777" w:rsidR="00000000" w:rsidRPr="00FC2777" w:rsidRDefault="00000000" w:rsidP="006A20D2">
            <w:pPr>
              <w:jc w:val="both"/>
              <w:rPr>
                <w:rFonts w:ascii="Arial" w:hAnsi="Arial" w:cs="Arial"/>
                <w:sz w:val="20"/>
                <w:lang w:val="en-US"/>
              </w:rPr>
            </w:pPr>
            <w:r>
              <w:rPr>
                <w:rFonts w:ascii="Arial" w:hAnsi="Arial" w:cs="Arial"/>
                <w:sz w:val="20"/>
                <w:lang w:val="en-US"/>
              </w:rPr>
              <w:t>4.16</w:t>
            </w:r>
            <w:r w:rsidRPr="00FC2777">
              <w:rPr>
                <w:rFonts w:ascii="Arial" w:hAnsi="Arial" w:cs="Arial"/>
                <w:sz w:val="20"/>
                <w:lang w:val="en-US"/>
              </w:rPr>
              <w:t>. If the Seller fails to comply with the deadline for eliminating the defects in the Equipment, the Buyer shall be entitled to refuse to execute the Contract in whole or in part by notifying the Seller thereof in writing. In this case, the Seller shall be obliged to repay the funds paid by the Buyer within 5 (five) business days upon receipt of such notification.</w:t>
            </w:r>
          </w:p>
        </w:tc>
        <w:tc>
          <w:tcPr>
            <w:tcW w:w="5362" w:type="dxa"/>
          </w:tcPr>
          <w:p w14:paraId="340CAC1E" w14:textId="77777777" w:rsidR="00000000" w:rsidRPr="00FC2777" w:rsidRDefault="00000000" w:rsidP="006A20D2">
            <w:pPr>
              <w:jc w:val="both"/>
              <w:rPr>
                <w:rFonts w:ascii="Arial" w:hAnsi="Arial" w:cs="Arial"/>
                <w:sz w:val="20"/>
                <w:lang w:val="ru-RU"/>
              </w:rPr>
            </w:pPr>
            <w:r>
              <w:rPr>
                <w:rFonts w:ascii="Arial" w:hAnsi="Arial" w:cs="Arial"/>
                <w:sz w:val="20"/>
                <w:lang w:val="ru-RU"/>
              </w:rPr>
              <w:t>4.16</w:t>
            </w:r>
            <w:r w:rsidRPr="00FC2777">
              <w:rPr>
                <w:rFonts w:ascii="Arial" w:hAnsi="Arial" w:cs="Arial"/>
                <w:sz w:val="20"/>
                <w:lang w:val="ru-RU"/>
              </w:rPr>
              <w:t>. В случае нарушения Продавцом срока для исправления недостатков Оборудования Покупатель вправе отказаться от исполнения Контракта полностью или частично, письменно уведомив об этом Продавца. При этом Продавец обязан вернуть уплаченные Покупателем денежные средства в течение 5 (пяти) рабочих дней с момента получения такого уведомления.</w:t>
            </w:r>
          </w:p>
        </w:tc>
      </w:tr>
      <w:tr w:rsidR="00F40535" w:rsidRPr="00157104" w14:paraId="2A153F0E" w14:textId="77777777" w:rsidTr="00314FFD">
        <w:tc>
          <w:tcPr>
            <w:tcW w:w="5133" w:type="dxa"/>
          </w:tcPr>
          <w:p w14:paraId="0C3C58F6" w14:textId="77777777" w:rsidR="00000000" w:rsidRPr="00FC2777" w:rsidRDefault="00000000" w:rsidP="006A20D2">
            <w:pPr>
              <w:jc w:val="both"/>
              <w:rPr>
                <w:rFonts w:ascii="Arial" w:hAnsi="Arial" w:cs="Arial"/>
                <w:sz w:val="20"/>
                <w:lang w:val="en-US"/>
              </w:rPr>
            </w:pPr>
            <w:r>
              <w:rPr>
                <w:rFonts w:ascii="Arial" w:hAnsi="Arial" w:cs="Arial"/>
                <w:sz w:val="20"/>
                <w:lang w:val="en-US"/>
              </w:rPr>
              <w:t>4.17</w:t>
            </w:r>
            <w:r w:rsidRPr="00FC2777">
              <w:rPr>
                <w:rFonts w:ascii="Arial" w:hAnsi="Arial" w:cs="Arial"/>
                <w:sz w:val="20"/>
                <w:lang w:val="en-US"/>
              </w:rPr>
              <w:t xml:space="preserve">. In case of the Buyer’s refusal from the Equipment that does not comply with the terms and conditions of this Contract (Appendices hereto), the Buyer shall ensure acceptance of the Equipment for safekeeping, and shall notify the Seller thereof. The notification shall be drawn up with an indication of the details of the place where the Equipment is stored and shall be sent via electronic or other communication. The Equipment that does not comply with the terms and conditions of the Contract shall be stored </w:t>
            </w:r>
            <w:r w:rsidRPr="00FC2777">
              <w:rPr>
                <w:rFonts w:ascii="Arial" w:hAnsi="Arial" w:cs="Arial"/>
                <w:sz w:val="20"/>
                <w:lang w:val="en-US"/>
              </w:rPr>
              <w:t>and returned at the Seller’s expense.</w:t>
            </w:r>
          </w:p>
        </w:tc>
        <w:tc>
          <w:tcPr>
            <w:tcW w:w="5362" w:type="dxa"/>
          </w:tcPr>
          <w:p w14:paraId="022D9762" w14:textId="77777777" w:rsidR="00000000" w:rsidRPr="00FC2777" w:rsidRDefault="00000000" w:rsidP="006A20D2">
            <w:pPr>
              <w:jc w:val="both"/>
              <w:rPr>
                <w:rFonts w:ascii="Arial" w:hAnsi="Arial" w:cs="Arial"/>
                <w:sz w:val="20"/>
                <w:lang w:val="ru-RU"/>
              </w:rPr>
            </w:pPr>
            <w:r>
              <w:rPr>
                <w:rFonts w:ascii="Arial" w:hAnsi="Arial" w:cs="Arial"/>
                <w:sz w:val="20"/>
                <w:lang w:val="ru-RU"/>
              </w:rPr>
              <w:t>4.17</w:t>
            </w:r>
            <w:r w:rsidRPr="00FC2777">
              <w:rPr>
                <w:rFonts w:ascii="Arial" w:hAnsi="Arial" w:cs="Arial"/>
                <w:sz w:val="20"/>
                <w:lang w:val="ru-RU"/>
              </w:rPr>
              <w:t>. В случае отказа Покупателя от Оборудования не соответствующего условиям настоящего Контракта (Приложения к Контракту) Покупатель обеспечивает приемку Оборудования на ответственное хранение, о чем уведомляет Продавца. Уведомление составляется с указанием реквизитов места хранения Оборудования и направляется посредством электронной или иной связи. Хранение и возврат Оборудования, не соответствующего условиям Контракта, осуществляется за счет Продавца.</w:t>
            </w:r>
          </w:p>
        </w:tc>
      </w:tr>
      <w:tr w:rsidR="00F40535" w:rsidRPr="00157104" w14:paraId="09E59CED" w14:textId="77777777" w:rsidTr="00314FFD">
        <w:tc>
          <w:tcPr>
            <w:tcW w:w="5133" w:type="dxa"/>
          </w:tcPr>
          <w:p w14:paraId="0C20B543" w14:textId="77777777" w:rsidR="00000000" w:rsidRPr="00366828" w:rsidRDefault="00000000" w:rsidP="006A20D2">
            <w:pPr>
              <w:jc w:val="both"/>
              <w:rPr>
                <w:rFonts w:ascii="Arial" w:hAnsi="Arial" w:cs="Arial"/>
                <w:sz w:val="20"/>
                <w:lang w:val="en-US"/>
              </w:rPr>
            </w:pPr>
            <w:r>
              <w:rPr>
                <w:rFonts w:ascii="Arial" w:hAnsi="Arial" w:cs="Arial"/>
                <w:sz w:val="20"/>
                <w:lang w:val="en-US"/>
              </w:rPr>
              <w:t>4.18</w:t>
            </w:r>
            <w:r w:rsidRPr="00366828">
              <w:rPr>
                <w:rFonts w:ascii="Arial" w:hAnsi="Arial" w:cs="Arial"/>
                <w:sz w:val="20"/>
                <w:lang w:val="en-US"/>
              </w:rPr>
              <w:t>. The Buyer shall be entitled to demand from the Seller, and the Seller hereby undertakes to reimburse all costs of the Buyer (Consignee) for replacement of the Equipment that does not comply with the terms and conditions of the Contract, including the costs of storage, loading and unloading, transportation and other costs related to the quality control of the Equipment.</w:t>
            </w:r>
          </w:p>
        </w:tc>
        <w:tc>
          <w:tcPr>
            <w:tcW w:w="5362" w:type="dxa"/>
          </w:tcPr>
          <w:p w14:paraId="5DD68628" w14:textId="77777777" w:rsidR="00000000" w:rsidRPr="00FC2777" w:rsidRDefault="00000000" w:rsidP="006A20D2">
            <w:pPr>
              <w:jc w:val="both"/>
              <w:rPr>
                <w:rFonts w:ascii="Arial" w:hAnsi="Arial" w:cs="Arial"/>
                <w:sz w:val="20"/>
                <w:lang w:val="ru-RU"/>
              </w:rPr>
            </w:pPr>
            <w:r>
              <w:rPr>
                <w:rFonts w:ascii="Arial" w:hAnsi="Arial" w:cs="Arial"/>
                <w:sz w:val="20"/>
                <w:lang w:val="ru-RU"/>
              </w:rPr>
              <w:t>4.18</w:t>
            </w:r>
            <w:r w:rsidRPr="00366828">
              <w:rPr>
                <w:rFonts w:ascii="Arial" w:hAnsi="Arial" w:cs="Arial"/>
                <w:sz w:val="20"/>
                <w:lang w:val="ru-RU"/>
              </w:rPr>
              <w:t>. Покупатель вправе требовать от Продавца, а Продавец обязуется возместить все затраты Покупателя (Грузополучателя) по замене Оборудования, не соответствующего условиям Контракта включая затраты по хранению, погрузо-разгрузочным работам, транспортировке и иных затрат, связанных с проведением контроля качества Оборудования.</w:t>
            </w:r>
          </w:p>
        </w:tc>
      </w:tr>
      <w:tr w:rsidR="00F40535" w:rsidRPr="00157104" w14:paraId="6DAA607C" w14:textId="77777777" w:rsidTr="00314FFD">
        <w:tc>
          <w:tcPr>
            <w:tcW w:w="5133" w:type="dxa"/>
          </w:tcPr>
          <w:p w14:paraId="48C1F542" w14:textId="77777777" w:rsidR="00000000" w:rsidRPr="00366828" w:rsidRDefault="00000000" w:rsidP="006A20D2">
            <w:pPr>
              <w:jc w:val="both"/>
              <w:rPr>
                <w:rFonts w:ascii="Arial" w:hAnsi="Arial" w:cs="Arial"/>
                <w:sz w:val="20"/>
                <w:lang w:val="en-US"/>
              </w:rPr>
            </w:pPr>
            <w:r>
              <w:rPr>
                <w:rFonts w:ascii="Arial" w:hAnsi="Arial" w:cs="Arial"/>
                <w:sz w:val="20"/>
                <w:lang w:val="en-US"/>
              </w:rPr>
              <w:t>4.19</w:t>
            </w:r>
            <w:r w:rsidRPr="00366828">
              <w:rPr>
                <w:rFonts w:ascii="Arial" w:hAnsi="Arial" w:cs="Arial"/>
                <w:sz w:val="20"/>
                <w:lang w:val="en-US"/>
              </w:rPr>
              <w:t>. The Buyer shall be entitled to refuse to pay for the Equipment of inadequate quality (non-compliance with the technical characteristics and technical condition provided for by the terms and conditions of the Contract and Appendix No. 1 hereto) and incomplete Equipment. In case if such Equipment has been paid for, the Buyer shall be entitled to require the Seller to repay the amounts paid for the Equipment until the defects thereof are eliminated and the Equipment is fully equipped or replaced. In this cas</w:t>
            </w:r>
            <w:r w:rsidRPr="00366828">
              <w:rPr>
                <w:rFonts w:ascii="Arial" w:hAnsi="Arial" w:cs="Arial"/>
                <w:sz w:val="20"/>
                <w:lang w:val="en-US"/>
              </w:rPr>
              <w:t>e, the Seller shall repay the funds paid by the Buyer for the Equipment within 5 (five) business days, counting from the date of receipt of the relevant requirement from the Buyer.</w:t>
            </w:r>
          </w:p>
        </w:tc>
        <w:tc>
          <w:tcPr>
            <w:tcW w:w="5362" w:type="dxa"/>
          </w:tcPr>
          <w:p w14:paraId="53EAB18D" w14:textId="77777777" w:rsidR="00000000" w:rsidRPr="00366828" w:rsidRDefault="00000000" w:rsidP="006A20D2">
            <w:pPr>
              <w:jc w:val="both"/>
              <w:rPr>
                <w:rFonts w:ascii="Arial" w:hAnsi="Arial" w:cs="Arial"/>
                <w:sz w:val="20"/>
                <w:lang w:val="ru-RU"/>
              </w:rPr>
            </w:pPr>
            <w:r>
              <w:rPr>
                <w:rFonts w:ascii="Arial" w:hAnsi="Arial" w:cs="Arial"/>
                <w:sz w:val="20"/>
                <w:lang w:val="ru-RU"/>
              </w:rPr>
              <w:t>4.19</w:t>
            </w:r>
            <w:r w:rsidRPr="00366828">
              <w:rPr>
                <w:rFonts w:ascii="Arial" w:hAnsi="Arial" w:cs="Arial"/>
                <w:sz w:val="20"/>
                <w:lang w:val="ru-RU"/>
              </w:rPr>
              <w:t xml:space="preserve">. Покупатель вправе отказаться от оплаты Оборудования ненадлежащего качества (не соответствие техническим характеристикам и техническому состоянию согласно условиям Контракта и Приложения № 1 к договору) и некомплектного Оборудования. В случае, если такое Оборудование было оплачено, то Покупатель вправе потребовать от Продавца возврата уплаченных сумм за Оборудование впредь до устранения недостатков и доукомплектования Оборудования либо его замены. В этом случае Продавец обязан осуществить возврат денежных </w:t>
            </w:r>
            <w:r w:rsidRPr="00366828">
              <w:rPr>
                <w:rFonts w:ascii="Arial" w:hAnsi="Arial" w:cs="Arial"/>
                <w:sz w:val="20"/>
                <w:lang w:val="ru-RU"/>
              </w:rPr>
              <w:t>средств, уплаченных Покупателем за Оборудования, в течение 5 (пяти) рабочих дней, считая со дня получения соответствующего требования от Покупателя.</w:t>
            </w:r>
          </w:p>
        </w:tc>
      </w:tr>
      <w:tr w:rsidR="00F40535" w:rsidRPr="00157104" w14:paraId="5B2B4603" w14:textId="77777777" w:rsidTr="00314FFD">
        <w:tc>
          <w:tcPr>
            <w:tcW w:w="5133" w:type="dxa"/>
          </w:tcPr>
          <w:p w14:paraId="3C447553" w14:textId="77777777" w:rsidR="00000000" w:rsidRPr="00366828" w:rsidRDefault="00000000" w:rsidP="006A20D2">
            <w:pPr>
              <w:jc w:val="both"/>
              <w:rPr>
                <w:rFonts w:ascii="Arial" w:hAnsi="Arial" w:cs="Arial"/>
                <w:sz w:val="20"/>
                <w:lang w:val="en-US"/>
              </w:rPr>
            </w:pPr>
            <w:r>
              <w:rPr>
                <w:rFonts w:ascii="Arial" w:hAnsi="Arial" w:cs="Arial"/>
                <w:sz w:val="20"/>
                <w:lang w:val="en-US"/>
              </w:rPr>
              <w:t>4.20</w:t>
            </w:r>
            <w:r w:rsidRPr="00366828">
              <w:rPr>
                <w:rFonts w:ascii="Arial" w:hAnsi="Arial" w:cs="Arial"/>
                <w:sz w:val="20"/>
                <w:lang w:val="en-US"/>
              </w:rPr>
              <w:t xml:space="preserve">. The Buyer shall be entitled to involve independent experts or third parties for the purpose of making an expert examination to find out the facts of the Equipment failure to comply with the terms and conditions of the Contract. In case of acknowledgement of the fact that the Equipment does not comply with the terms and </w:t>
            </w:r>
            <w:r w:rsidRPr="00366828">
              <w:rPr>
                <w:rFonts w:ascii="Arial" w:hAnsi="Arial" w:cs="Arial"/>
                <w:sz w:val="20"/>
                <w:lang w:val="en-US"/>
              </w:rPr>
              <w:lastRenderedPageBreak/>
              <w:t>conditions of the Contract, the Seller shall reimburse the Buyer for the Buyer’s expert examination costs.</w:t>
            </w:r>
          </w:p>
        </w:tc>
        <w:tc>
          <w:tcPr>
            <w:tcW w:w="5362" w:type="dxa"/>
          </w:tcPr>
          <w:p w14:paraId="2955C9CB" w14:textId="77777777" w:rsidR="00000000" w:rsidRPr="00366828" w:rsidRDefault="00000000" w:rsidP="006A20D2">
            <w:pPr>
              <w:jc w:val="both"/>
              <w:rPr>
                <w:rFonts w:ascii="Arial" w:hAnsi="Arial" w:cs="Arial"/>
                <w:sz w:val="20"/>
                <w:lang w:val="ru-RU"/>
              </w:rPr>
            </w:pPr>
            <w:r>
              <w:rPr>
                <w:rFonts w:ascii="Arial" w:hAnsi="Arial" w:cs="Arial"/>
                <w:sz w:val="20"/>
                <w:lang w:val="ru-RU"/>
              </w:rPr>
              <w:lastRenderedPageBreak/>
              <w:t>4.20</w:t>
            </w:r>
            <w:r w:rsidRPr="00366828">
              <w:rPr>
                <w:rFonts w:ascii="Arial" w:hAnsi="Arial" w:cs="Arial"/>
                <w:sz w:val="20"/>
                <w:lang w:val="ru-RU"/>
              </w:rPr>
              <w:t xml:space="preserve">. Покупатель вправе привлекать независимых экспертов или третьих лиц с целью проведения экспертизы для установления фактов несоответствия Оборудования условиям Контракта. В случае подтверждения факта несоответствия Оборудования </w:t>
            </w:r>
            <w:r w:rsidRPr="00366828">
              <w:rPr>
                <w:rFonts w:ascii="Arial" w:hAnsi="Arial" w:cs="Arial"/>
                <w:sz w:val="20"/>
                <w:lang w:val="ru-RU"/>
              </w:rPr>
              <w:lastRenderedPageBreak/>
              <w:t>условиям Контракта Продавец возмещает Покупателю затраты Покупателя на проведение экспертизы.</w:t>
            </w:r>
          </w:p>
        </w:tc>
      </w:tr>
      <w:tr w:rsidR="00F40535" w:rsidRPr="00157104" w14:paraId="28BDC42A" w14:textId="77777777" w:rsidTr="00314FFD">
        <w:tc>
          <w:tcPr>
            <w:tcW w:w="5133" w:type="dxa"/>
          </w:tcPr>
          <w:p w14:paraId="2629D60E" w14:textId="77777777" w:rsidR="00000000" w:rsidRPr="00366828" w:rsidRDefault="00000000" w:rsidP="00A57698">
            <w:pPr>
              <w:jc w:val="both"/>
              <w:rPr>
                <w:rFonts w:ascii="Arial" w:hAnsi="Arial" w:cs="Arial"/>
                <w:sz w:val="20"/>
                <w:lang w:val="en-US"/>
              </w:rPr>
            </w:pPr>
            <w:r w:rsidRPr="00366828">
              <w:rPr>
                <w:rFonts w:ascii="Arial" w:hAnsi="Arial" w:cs="Arial"/>
                <w:sz w:val="20"/>
                <w:lang w:val="en-US"/>
              </w:rPr>
              <w:lastRenderedPageBreak/>
              <w:t>4.2</w:t>
            </w:r>
            <w:r w:rsidRPr="00AD3B67">
              <w:rPr>
                <w:rFonts w:ascii="Arial" w:hAnsi="Arial" w:cs="Arial"/>
                <w:sz w:val="20"/>
                <w:lang w:val="en-US"/>
              </w:rPr>
              <w:t>1</w:t>
            </w:r>
            <w:r w:rsidRPr="00366828">
              <w:rPr>
                <w:rFonts w:ascii="Arial" w:hAnsi="Arial" w:cs="Arial"/>
                <w:sz w:val="20"/>
                <w:lang w:val="en-US"/>
              </w:rPr>
              <w:t>. The tittle, as well as all risks related to accidental death, loss, destruction, damage, theft of Equipment, shall be transferred from the Seller to the Buyer upon signing the Equipment Delivery and Acceptance Certificate by the Parties’ authorized r</w:t>
            </w:r>
            <w:r>
              <w:rPr>
                <w:rFonts w:ascii="Arial" w:hAnsi="Arial" w:cs="Arial"/>
                <w:sz w:val="20"/>
                <w:lang w:val="en-US"/>
              </w:rPr>
              <w:t>epresentatives (under Form No. 6е</w:t>
            </w:r>
            <w:r w:rsidRPr="00366828">
              <w:rPr>
                <w:rFonts w:ascii="Arial" w:hAnsi="Arial" w:cs="Arial"/>
                <w:sz w:val="20"/>
                <w:lang w:val="en-US"/>
              </w:rPr>
              <w:t xml:space="preserve"> hereto) and CMR, which is to be signed by the Seller’s and by the Buyer’ authorized representatives.</w:t>
            </w:r>
          </w:p>
        </w:tc>
        <w:tc>
          <w:tcPr>
            <w:tcW w:w="5362" w:type="dxa"/>
          </w:tcPr>
          <w:p w14:paraId="2E059F51" w14:textId="77777777" w:rsidR="00000000" w:rsidRPr="00366828" w:rsidRDefault="00000000" w:rsidP="006A20D2">
            <w:pPr>
              <w:jc w:val="both"/>
              <w:rPr>
                <w:rFonts w:ascii="Arial" w:hAnsi="Arial" w:cs="Arial"/>
                <w:sz w:val="20"/>
                <w:lang w:val="ru-RU"/>
              </w:rPr>
            </w:pPr>
            <w:r>
              <w:rPr>
                <w:rFonts w:ascii="Arial" w:hAnsi="Arial" w:cs="Arial"/>
                <w:sz w:val="20"/>
                <w:lang w:val="ru-RU"/>
              </w:rPr>
              <w:t>4.21</w:t>
            </w:r>
            <w:r w:rsidRPr="00366828">
              <w:rPr>
                <w:rFonts w:ascii="Arial" w:hAnsi="Arial" w:cs="Arial"/>
                <w:sz w:val="20"/>
                <w:lang w:val="ru-RU"/>
              </w:rPr>
              <w:t>. Право собственности, а также все риски, связанные со случайной гибелью, утратой, уничтожением, порчей, хищением Оборудования, переходит от Продавца к Покупателю с момента подписания уполномоченными представителями Сторон Акта приема-передачи Оборудования (</w:t>
            </w:r>
            <w:r>
              <w:rPr>
                <w:rFonts w:ascii="Arial" w:hAnsi="Arial" w:cs="Arial"/>
                <w:sz w:val="20"/>
                <w:lang w:val="ru-RU"/>
              </w:rPr>
              <w:t>по форме согласно Приложению № 6</w:t>
            </w:r>
            <w:r w:rsidRPr="00366828">
              <w:rPr>
                <w:rFonts w:ascii="Arial" w:hAnsi="Arial" w:cs="Arial"/>
                <w:sz w:val="20"/>
                <w:lang w:val="ru-RU"/>
              </w:rPr>
              <w:t xml:space="preserve"> к настоящему Договору) и Автотранспортной накладной (</w:t>
            </w:r>
            <w:r w:rsidRPr="00366828">
              <w:rPr>
                <w:rFonts w:ascii="Arial" w:hAnsi="Arial" w:cs="Arial"/>
                <w:sz w:val="20"/>
                <w:lang w:val="en-US"/>
              </w:rPr>
              <w:t>CMR</w:t>
            </w:r>
            <w:r w:rsidRPr="00366828">
              <w:rPr>
                <w:rFonts w:ascii="Arial" w:hAnsi="Arial" w:cs="Arial"/>
                <w:sz w:val="20"/>
                <w:lang w:val="ru-RU"/>
              </w:rPr>
              <w:t>), которая подписывается уполномоченными представителями Продавца и Покупателя.</w:t>
            </w:r>
          </w:p>
        </w:tc>
      </w:tr>
      <w:tr w:rsidR="00F40535" w14:paraId="33A36779" w14:textId="77777777" w:rsidTr="00314FFD">
        <w:tc>
          <w:tcPr>
            <w:tcW w:w="5133" w:type="dxa"/>
          </w:tcPr>
          <w:p w14:paraId="131B3BA7" w14:textId="77777777" w:rsidR="00000000" w:rsidRPr="00471A1B" w:rsidRDefault="00000000" w:rsidP="006A20D2">
            <w:pPr>
              <w:jc w:val="both"/>
              <w:rPr>
                <w:rFonts w:ascii="Arial" w:hAnsi="Arial" w:cs="Arial"/>
                <w:b/>
                <w:sz w:val="20"/>
                <w:lang w:val="en-US"/>
              </w:rPr>
            </w:pPr>
            <w:r w:rsidRPr="00471A1B">
              <w:rPr>
                <w:rFonts w:ascii="Arial" w:hAnsi="Arial" w:cs="Arial"/>
                <w:b/>
                <w:sz w:val="20"/>
                <w:lang w:val="en-US"/>
              </w:rPr>
              <w:t>5. RIGHTS AND OBLIGATIONS OF THE PARTIES</w:t>
            </w:r>
          </w:p>
        </w:tc>
        <w:tc>
          <w:tcPr>
            <w:tcW w:w="5362" w:type="dxa"/>
          </w:tcPr>
          <w:p w14:paraId="16CC3895" w14:textId="77777777" w:rsidR="00000000" w:rsidRPr="00471A1B" w:rsidRDefault="00000000" w:rsidP="006A20D2">
            <w:pPr>
              <w:jc w:val="both"/>
              <w:rPr>
                <w:rFonts w:ascii="Arial" w:hAnsi="Arial" w:cs="Arial"/>
                <w:b/>
                <w:sz w:val="20"/>
                <w:lang w:val="en-US"/>
              </w:rPr>
            </w:pPr>
            <w:r w:rsidRPr="00471A1B">
              <w:rPr>
                <w:rFonts w:ascii="Arial" w:hAnsi="Arial" w:cs="Arial"/>
                <w:b/>
                <w:sz w:val="20"/>
                <w:lang w:val="en-US"/>
              </w:rPr>
              <w:t>5. ПРАВА И ОБЯЗАННОСТИ СТОРОН</w:t>
            </w:r>
          </w:p>
        </w:tc>
      </w:tr>
      <w:tr w:rsidR="00F40535" w14:paraId="661D16EA" w14:textId="77777777" w:rsidTr="00314FFD">
        <w:tc>
          <w:tcPr>
            <w:tcW w:w="5133" w:type="dxa"/>
          </w:tcPr>
          <w:p w14:paraId="1EC56167" w14:textId="77777777" w:rsidR="00000000" w:rsidRPr="00366828" w:rsidRDefault="00000000" w:rsidP="006A20D2">
            <w:pPr>
              <w:jc w:val="both"/>
              <w:rPr>
                <w:rFonts w:ascii="Arial" w:hAnsi="Arial" w:cs="Arial"/>
                <w:sz w:val="20"/>
                <w:lang w:val="en-US"/>
              </w:rPr>
            </w:pPr>
            <w:r w:rsidRPr="00366828">
              <w:rPr>
                <w:rFonts w:ascii="Arial" w:hAnsi="Arial" w:cs="Arial"/>
                <w:sz w:val="20"/>
                <w:lang w:val="en-US"/>
              </w:rPr>
              <w:t>5.1. The Seller shall be obliged:</w:t>
            </w:r>
          </w:p>
        </w:tc>
        <w:tc>
          <w:tcPr>
            <w:tcW w:w="5362" w:type="dxa"/>
          </w:tcPr>
          <w:p w14:paraId="15367B18" w14:textId="77777777" w:rsidR="00000000" w:rsidRPr="00366828" w:rsidRDefault="00000000" w:rsidP="006A20D2">
            <w:pPr>
              <w:jc w:val="both"/>
              <w:rPr>
                <w:rFonts w:ascii="Arial" w:hAnsi="Arial" w:cs="Arial"/>
                <w:sz w:val="20"/>
                <w:lang w:val="en-US"/>
              </w:rPr>
            </w:pPr>
            <w:r w:rsidRPr="00366828">
              <w:rPr>
                <w:rFonts w:ascii="Arial" w:hAnsi="Arial" w:cs="Arial"/>
                <w:sz w:val="20"/>
                <w:lang w:val="en-US"/>
              </w:rPr>
              <w:t>5.1. Продавец обязуется:</w:t>
            </w:r>
          </w:p>
        </w:tc>
      </w:tr>
      <w:tr w:rsidR="00F40535" w:rsidRPr="00157104" w14:paraId="1F7F1E9A" w14:textId="77777777" w:rsidTr="00314FFD">
        <w:tc>
          <w:tcPr>
            <w:tcW w:w="5133" w:type="dxa"/>
          </w:tcPr>
          <w:p w14:paraId="05050EFD" w14:textId="77777777" w:rsidR="00000000" w:rsidRPr="00471A1B" w:rsidRDefault="00000000" w:rsidP="006A20D2">
            <w:pPr>
              <w:jc w:val="both"/>
              <w:rPr>
                <w:rFonts w:ascii="Arial" w:hAnsi="Arial" w:cs="Arial"/>
                <w:sz w:val="20"/>
                <w:lang w:val="en-US"/>
              </w:rPr>
            </w:pPr>
            <w:r w:rsidRPr="00471A1B">
              <w:rPr>
                <w:rFonts w:ascii="Arial" w:hAnsi="Arial" w:cs="Arial"/>
                <w:sz w:val="20"/>
                <w:lang w:val="en-US"/>
              </w:rPr>
              <w:t>5.1.2. To transfer the technical conditions to the Buyer no later than within one month after signing the Contract for preparing the site for the Equipment commissioning.</w:t>
            </w:r>
          </w:p>
        </w:tc>
        <w:tc>
          <w:tcPr>
            <w:tcW w:w="5362" w:type="dxa"/>
          </w:tcPr>
          <w:p w14:paraId="2E1CBCAE" w14:textId="77777777" w:rsidR="00000000" w:rsidRPr="00471A1B" w:rsidRDefault="00000000" w:rsidP="006A20D2">
            <w:pPr>
              <w:jc w:val="both"/>
              <w:rPr>
                <w:rFonts w:ascii="Arial" w:hAnsi="Arial" w:cs="Arial"/>
                <w:sz w:val="20"/>
                <w:lang w:val="ru-RU"/>
              </w:rPr>
            </w:pPr>
            <w:r>
              <w:rPr>
                <w:rFonts w:ascii="Arial" w:hAnsi="Arial" w:cs="Arial"/>
                <w:sz w:val="20"/>
                <w:lang w:val="ru-RU"/>
              </w:rPr>
              <w:t>5.1.1</w:t>
            </w:r>
            <w:r w:rsidRPr="00471A1B">
              <w:rPr>
                <w:rFonts w:ascii="Arial" w:hAnsi="Arial" w:cs="Arial"/>
                <w:sz w:val="20"/>
                <w:lang w:val="ru-RU"/>
              </w:rPr>
              <w:t>. Передать Покупателю не позднее, чем через месяц после подписания договора технические условия на подготовку места под ввод Оборудования в эксплуатацию.</w:t>
            </w:r>
          </w:p>
        </w:tc>
      </w:tr>
      <w:tr w:rsidR="00F40535" w:rsidRPr="00157104" w14:paraId="6DB7E946" w14:textId="77777777" w:rsidTr="00314FFD">
        <w:tc>
          <w:tcPr>
            <w:tcW w:w="5133" w:type="dxa"/>
          </w:tcPr>
          <w:p w14:paraId="6AC5C70B" w14:textId="77777777" w:rsidR="00000000" w:rsidRPr="00471A1B" w:rsidRDefault="00000000" w:rsidP="006A20D2">
            <w:pPr>
              <w:jc w:val="both"/>
              <w:rPr>
                <w:rFonts w:ascii="Arial" w:hAnsi="Arial" w:cs="Arial"/>
                <w:sz w:val="20"/>
                <w:lang w:val="en-US"/>
              </w:rPr>
            </w:pPr>
            <w:r w:rsidRPr="00471A1B">
              <w:rPr>
                <w:rFonts w:ascii="Arial" w:hAnsi="Arial" w:cs="Arial"/>
                <w:sz w:val="20"/>
                <w:lang w:val="en-US"/>
              </w:rPr>
              <w:t>5.1.4. The Seller shall send a section of the technical documentation ‘Data on Installation, Transportation, Connection and Assembling’ in Russian to the Buyer no later than within one month upon signing the Contract.</w:t>
            </w:r>
          </w:p>
        </w:tc>
        <w:tc>
          <w:tcPr>
            <w:tcW w:w="5362" w:type="dxa"/>
          </w:tcPr>
          <w:p w14:paraId="4071EDAD" w14:textId="77777777" w:rsidR="00000000" w:rsidRPr="00471A1B" w:rsidRDefault="00000000" w:rsidP="006A20D2">
            <w:pPr>
              <w:jc w:val="both"/>
              <w:rPr>
                <w:rFonts w:ascii="Arial" w:hAnsi="Arial" w:cs="Arial"/>
                <w:sz w:val="20"/>
                <w:lang w:val="ru-RU"/>
              </w:rPr>
            </w:pPr>
            <w:r>
              <w:rPr>
                <w:rFonts w:ascii="Arial" w:hAnsi="Arial" w:cs="Arial"/>
                <w:sz w:val="20"/>
                <w:lang w:val="ru-RU"/>
              </w:rPr>
              <w:t>5.1.2</w:t>
            </w:r>
            <w:r w:rsidRPr="00471A1B">
              <w:rPr>
                <w:rFonts w:ascii="Arial" w:hAnsi="Arial" w:cs="Arial"/>
                <w:sz w:val="20"/>
                <w:lang w:val="ru-RU"/>
              </w:rPr>
              <w:t>. В срок не позднее, чем через месяц после подписания договора Продавец направляет Покупателю раздел технической документации «Данные по установке, транспортировке, подключению и монтажу» на русском языке.</w:t>
            </w:r>
          </w:p>
        </w:tc>
      </w:tr>
      <w:tr w:rsidR="00F40535" w14:paraId="65C3F3BB" w14:textId="77777777" w:rsidTr="00314FFD">
        <w:tc>
          <w:tcPr>
            <w:tcW w:w="5133" w:type="dxa"/>
          </w:tcPr>
          <w:p w14:paraId="437D240E" w14:textId="77777777" w:rsidR="00000000" w:rsidRPr="00471A1B" w:rsidRDefault="00000000" w:rsidP="006A20D2">
            <w:pPr>
              <w:jc w:val="both"/>
              <w:rPr>
                <w:rFonts w:ascii="Arial" w:hAnsi="Arial" w:cs="Arial"/>
                <w:sz w:val="20"/>
                <w:lang w:val="en-US"/>
              </w:rPr>
            </w:pPr>
            <w:r w:rsidRPr="00471A1B">
              <w:rPr>
                <w:rFonts w:ascii="Arial" w:hAnsi="Arial" w:cs="Arial"/>
                <w:sz w:val="20"/>
                <w:lang w:val="en-US"/>
              </w:rPr>
              <w:t>5.1.5. The Seller shall provide the Buyer with the Operations Manual in Russian within the time period and no later when the Equipment is commissioned.</w:t>
            </w:r>
          </w:p>
        </w:tc>
        <w:tc>
          <w:tcPr>
            <w:tcW w:w="5362" w:type="dxa"/>
          </w:tcPr>
          <w:p w14:paraId="32DD1038" w14:textId="77777777" w:rsidR="00000000" w:rsidRPr="00471A1B" w:rsidRDefault="00000000" w:rsidP="006A20D2">
            <w:pPr>
              <w:jc w:val="both"/>
              <w:rPr>
                <w:rFonts w:ascii="Arial" w:hAnsi="Arial" w:cs="Arial"/>
                <w:sz w:val="20"/>
                <w:lang w:val="en-US"/>
              </w:rPr>
            </w:pPr>
            <w:r>
              <w:rPr>
                <w:rFonts w:ascii="Arial" w:hAnsi="Arial" w:cs="Arial"/>
                <w:sz w:val="20"/>
                <w:lang w:val="ru-RU"/>
              </w:rPr>
              <w:t>5.1.3</w:t>
            </w:r>
            <w:r w:rsidRPr="00471A1B">
              <w:rPr>
                <w:rFonts w:ascii="Arial" w:hAnsi="Arial" w:cs="Arial"/>
                <w:sz w:val="20"/>
                <w:lang w:val="ru-RU"/>
              </w:rPr>
              <w:t xml:space="preserve">. В срок не позднее, чем при вводе Оборудования в эксплуатацию, Продавец передает Покупателю </w:t>
            </w:r>
            <w:r w:rsidRPr="00471A1B">
              <w:rPr>
                <w:rFonts w:ascii="Arial" w:hAnsi="Arial" w:cs="Arial"/>
                <w:sz w:val="20"/>
                <w:lang w:val="en-US"/>
              </w:rPr>
              <w:t>Руководство по эксплуатации на русском языке.</w:t>
            </w:r>
          </w:p>
        </w:tc>
      </w:tr>
      <w:tr w:rsidR="00F40535" w14:paraId="5698A2F1" w14:textId="77777777" w:rsidTr="00314FFD">
        <w:tc>
          <w:tcPr>
            <w:tcW w:w="5133" w:type="dxa"/>
          </w:tcPr>
          <w:p w14:paraId="296A4066" w14:textId="77777777" w:rsidR="00000000" w:rsidRPr="00471A1B" w:rsidRDefault="00000000" w:rsidP="006A20D2">
            <w:pPr>
              <w:jc w:val="both"/>
              <w:rPr>
                <w:rFonts w:ascii="Arial" w:hAnsi="Arial" w:cs="Arial"/>
                <w:sz w:val="20"/>
                <w:lang w:val="en-US"/>
              </w:rPr>
            </w:pPr>
            <w:r w:rsidRPr="00471A1B">
              <w:rPr>
                <w:rFonts w:ascii="Arial" w:hAnsi="Arial" w:cs="Arial"/>
                <w:sz w:val="20"/>
                <w:lang w:val="en-US"/>
              </w:rPr>
              <w:t>5.2. The Buyer shall be obliged:</w:t>
            </w:r>
          </w:p>
        </w:tc>
        <w:tc>
          <w:tcPr>
            <w:tcW w:w="5362" w:type="dxa"/>
          </w:tcPr>
          <w:p w14:paraId="6C355F5F" w14:textId="77777777" w:rsidR="00000000" w:rsidRPr="00471A1B" w:rsidRDefault="00000000" w:rsidP="006A20D2">
            <w:pPr>
              <w:jc w:val="both"/>
              <w:rPr>
                <w:rFonts w:ascii="Arial" w:hAnsi="Arial" w:cs="Arial"/>
                <w:sz w:val="20"/>
                <w:lang w:val="en-US"/>
              </w:rPr>
            </w:pPr>
            <w:r w:rsidRPr="00471A1B">
              <w:rPr>
                <w:rFonts w:ascii="Arial" w:hAnsi="Arial" w:cs="Arial"/>
                <w:sz w:val="20"/>
                <w:lang w:val="en-US"/>
              </w:rPr>
              <w:t>5.2. Покупатель обязуется:</w:t>
            </w:r>
          </w:p>
        </w:tc>
      </w:tr>
      <w:tr w:rsidR="00F40535" w:rsidRPr="00157104" w14:paraId="70930E33" w14:textId="77777777" w:rsidTr="00314FFD">
        <w:tc>
          <w:tcPr>
            <w:tcW w:w="5133" w:type="dxa"/>
          </w:tcPr>
          <w:p w14:paraId="38AFD2E4" w14:textId="77777777" w:rsidR="00000000" w:rsidRPr="00471A1B" w:rsidRDefault="00000000" w:rsidP="006A20D2">
            <w:pPr>
              <w:jc w:val="both"/>
              <w:rPr>
                <w:rFonts w:ascii="Arial" w:hAnsi="Arial" w:cs="Arial"/>
                <w:sz w:val="20"/>
                <w:lang w:val="en-US"/>
              </w:rPr>
            </w:pPr>
            <w:r w:rsidRPr="00471A1B">
              <w:rPr>
                <w:rFonts w:ascii="Arial" w:hAnsi="Arial" w:cs="Arial"/>
                <w:sz w:val="20"/>
                <w:lang w:val="en-US"/>
              </w:rPr>
              <w:t>5.2.1. To pay for the Equipment and work and services of the Seller in due time, in accordance with the terms and conditions of this Contract.</w:t>
            </w:r>
          </w:p>
        </w:tc>
        <w:tc>
          <w:tcPr>
            <w:tcW w:w="5362" w:type="dxa"/>
          </w:tcPr>
          <w:p w14:paraId="4C3A386A" w14:textId="77777777" w:rsidR="00000000" w:rsidRPr="00471A1B" w:rsidRDefault="00000000" w:rsidP="006A20D2">
            <w:pPr>
              <w:jc w:val="both"/>
              <w:rPr>
                <w:rFonts w:ascii="Arial" w:hAnsi="Arial" w:cs="Arial"/>
                <w:sz w:val="20"/>
                <w:lang w:val="ru-RU"/>
              </w:rPr>
            </w:pPr>
            <w:r w:rsidRPr="00471A1B">
              <w:rPr>
                <w:rFonts w:ascii="Arial" w:hAnsi="Arial" w:cs="Arial"/>
                <w:sz w:val="20"/>
                <w:lang w:val="ru-RU"/>
              </w:rPr>
              <w:t>5.2.1. Своевременно, в соответствии с условиями настоящего Контракта, оплатить Оборудование и работы и услуги Продавца.</w:t>
            </w:r>
          </w:p>
        </w:tc>
      </w:tr>
      <w:tr w:rsidR="00F40535" w14:paraId="53DB78B6" w14:textId="77777777" w:rsidTr="00314FFD">
        <w:tc>
          <w:tcPr>
            <w:tcW w:w="5133" w:type="dxa"/>
          </w:tcPr>
          <w:p w14:paraId="5494B69C" w14:textId="77777777" w:rsidR="00000000" w:rsidRPr="00314FFD" w:rsidRDefault="00000000" w:rsidP="006A20D2">
            <w:pPr>
              <w:jc w:val="both"/>
              <w:rPr>
                <w:rFonts w:ascii="Arial" w:hAnsi="Arial" w:cs="Arial"/>
                <w:b/>
                <w:sz w:val="20"/>
                <w:lang w:val="ru-RU"/>
              </w:rPr>
            </w:pPr>
            <w:r w:rsidRPr="00314FFD">
              <w:rPr>
                <w:rFonts w:ascii="Arial" w:hAnsi="Arial" w:cs="Arial"/>
                <w:b/>
                <w:sz w:val="20"/>
                <w:lang w:val="ru-RU"/>
              </w:rPr>
              <w:t>6. LIABILITY OF THE PARTIES</w:t>
            </w:r>
          </w:p>
        </w:tc>
        <w:tc>
          <w:tcPr>
            <w:tcW w:w="5362" w:type="dxa"/>
          </w:tcPr>
          <w:p w14:paraId="682E50B7" w14:textId="77777777" w:rsidR="00000000" w:rsidRPr="00314FFD" w:rsidRDefault="00000000" w:rsidP="006A20D2">
            <w:pPr>
              <w:jc w:val="both"/>
              <w:rPr>
                <w:rFonts w:ascii="Arial" w:hAnsi="Arial" w:cs="Arial"/>
                <w:b/>
                <w:sz w:val="20"/>
                <w:lang w:val="ru-RU"/>
              </w:rPr>
            </w:pPr>
            <w:r w:rsidRPr="00314FFD">
              <w:rPr>
                <w:rFonts w:ascii="Arial" w:hAnsi="Arial" w:cs="Arial"/>
                <w:b/>
                <w:sz w:val="20"/>
                <w:lang w:val="ru-RU"/>
              </w:rPr>
              <w:t>6. ОТВЕТСТВЕННОСТЬ СТОРОН</w:t>
            </w:r>
          </w:p>
        </w:tc>
      </w:tr>
      <w:tr w:rsidR="00F40535" w:rsidRPr="00157104" w14:paraId="3C4FC846" w14:textId="77777777" w:rsidTr="00314FFD">
        <w:tc>
          <w:tcPr>
            <w:tcW w:w="5133" w:type="dxa"/>
          </w:tcPr>
          <w:p w14:paraId="25B2BE1A" w14:textId="77777777" w:rsidR="00000000" w:rsidRPr="001A7997" w:rsidRDefault="00000000" w:rsidP="006A20D2">
            <w:pPr>
              <w:jc w:val="both"/>
              <w:rPr>
                <w:rFonts w:ascii="Arial" w:hAnsi="Arial" w:cs="Arial"/>
                <w:sz w:val="20"/>
                <w:lang w:val="en-US"/>
              </w:rPr>
            </w:pPr>
            <w:r w:rsidRPr="001A7997">
              <w:rPr>
                <w:rFonts w:ascii="Arial" w:hAnsi="Arial" w:cs="Arial"/>
                <w:sz w:val="20"/>
                <w:lang w:val="en-US"/>
              </w:rPr>
              <w:t>6.1. In case of delay in fulfillment of the obligations hereunder, the Buyer shall be entitled to demand from the Seller to pay the interest at the rate of 0.05% of the Equipment value for each day of delay.</w:t>
            </w:r>
          </w:p>
        </w:tc>
        <w:tc>
          <w:tcPr>
            <w:tcW w:w="5362" w:type="dxa"/>
          </w:tcPr>
          <w:p w14:paraId="5533B912" w14:textId="77777777" w:rsidR="00000000" w:rsidRPr="001A7997" w:rsidRDefault="00000000" w:rsidP="006A20D2">
            <w:pPr>
              <w:jc w:val="both"/>
              <w:rPr>
                <w:rFonts w:ascii="Arial" w:hAnsi="Arial" w:cs="Arial"/>
                <w:sz w:val="20"/>
                <w:lang w:val="ru-RU"/>
              </w:rPr>
            </w:pPr>
            <w:r w:rsidRPr="001A7997">
              <w:rPr>
                <w:rFonts w:ascii="Arial" w:hAnsi="Arial" w:cs="Arial"/>
                <w:sz w:val="20"/>
                <w:lang w:val="ru-RU"/>
              </w:rPr>
              <w:t>6.1. В случае просрочки исполнения обязательств по настоящему Контракту Покупатель вправе потребовать от Продавца уплаты процентов в размере 0,05 % от стоимости Оборудования за каждый день просрочки.</w:t>
            </w:r>
          </w:p>
        </w:tc>
      </w:tr>
      <w:tr w:rsidR="00F40535" w:rsidRPr="00157104" w14:paraId="712F9D26" w14:textId="77777777" w:rsidTr="00314FFD">
        <w:tc>
          <w:tcPr>
            <w:tcW w:w="5133" w:type="dxa"/>
          </w:tcPr>
          <w:p w14:paraId="5BC2EC03" w14:textId="77777777" w:rsidR="00000000" w:rsidRPr="001A7997" w:rsidRDefault="00000000" w:rsidP="006A20D2">
            <w:pPr>
              <w:jc w:val="both"/>
              <w:rPr>
                <w:rFonts w:ascii="Arial" w:hAnsi="Arial" w:cs="Arial"/>
                <w:sz w:val="20"/>
                <w:lang w:val="en-US"/>
              </w:rPr>
            </w:pPr>
            <w:r w:rsidRPr="001A7997">
              <w:rPr>
                <w:rFonts w:ascii="Arial" w:hAnsi="Arial" w:cs="Arial"/>
                <w:sz w:val="20"/>
                <w:lang w:val="en-US"/>
              </w:rPr>
              <w:t>6.2. In case of delay in fulfillment of the obligations hereunder, the Seller shall be entitled to require the Buyer to pay a penalty at the rate of 0.05% of the amount of the payment not made in time for each day of delay.</w:t>
            </w:r>
          </w:p>
        </w:tc>
        <w:tc>
          <w:tcPr>
            <w:tcW w:w="5362" w:type="dxa"/>
          </w:tcPr>
          <w:p w14:paraId="5FE50CF9" w14:textId="77777777" w:rsidR="00000000" w:rsidRPr="001A7997" w:rsidRDefault="00000000" w:rsidP="006A20D2">
            <w:pPr>
              <w:jc w:val="both"/>
              <w:rPr>
                <w:rFonts w:ascii="Arial" w:hAnsi="Arial" w:cs="Arial"/>
                <w:sz w:val="20"/>
                <w:lang w:val="ru-RU"/>
              </w:rPr>
            </w:pPr>
            <w:r w:rsidRPr="001A7997">
              <w:rPr>
                <w:rFonts w:ascii="Arial" w:hAnsi="Arial" w:cs="Arial"/>
                <w:sz w:val="20"/>
                <w:lang w:val="ru-RU"/>
              </w:rPr>
              <w:t>6.2. В случае просрочки исполнения обязательств по настоящему Контракту Продавец вправе потребовать от Покупателя уплаты неустойки в размере 0,05 % от суммы не своевременно произведенного платежа за каждый день просрочки.</w:t>
            </w:r>
          </w:p>
        </w:tc>
      </w:tr>
      <w:tr w:rsidR="00F40535" w:rsidRPr="00157104" w14:paraId="5B98A8CC" w14:textId="77777777" w:rsidTr="00314FFD">
        <w:tc>
          <w:tcPr>
            <w:tcW w:w="5133" w:type="dxa"/>
          </w:tcPr>
          <w:p w14:paraId="4AAC9BD6" w14:textId="77777777" w:rsidR="00000000" w:rsidRPr="001A7997" w:rsidRDefault="00000000" w:rsidP="006A20D2">
            <w:pPr>
              <w:jc w:val="both"/>
              <w:rPr>
                <w:rFonts w:ascii="Arial" w:hAnsi="Arial" w:cs="Arial"/>
                <w:sz w:val="20"/>
                <w:lang w:val="en-US"/>
              </w:rPr>
            </w:pPr>
            <w:r w:rsidRPr="001A7997">
              <w:rPr>
                <w:rFonts w:ascii="Arial" w:hAnsi="Arial" w:cs="Arial"/>
                <w:sz w:val="20"/>
                <w:lang w:val="en-US"/>
              </w:rPr>
              <w:t>6.3. Regardless of the payment of the penalty, the party that fails to comply with the terms and conditions of the Contract shall indemnify the other party for all damages incurred as a result of it, without offsetting the penalty.</w:t>
            </w:r>
          </w:p>
        </w:tc>
        <w:tc>
          <w:tcPr>
            <w:tcW w:w="5362" w:type="dxa"/>
          </w:tcPr>
          <w:p w14:paraId="5AE34346" w14:textId="77777777" w:rsidR="00000000" w:rsidRPr="001A7997" w:rsidRDefault="00000000" w:rsidP="006A20D2">
            <w:pPr>
              <w:jc w:val="both"/>
              <w:rPr>
                <w:rFonts w:ascii="Arial" w:hAnsi="Arial" w:cs="Arial"/>
                <w:sz w:val="20"/>
                <w:lang w:val="ru-RU"/>
              </w:rPr>
            </w:pPr>
            <w:r w:rsidRPr="001A7997">
              <w:rPr>
                <w:rFonts w:ascii="Arial" w:hAnsi="Arial" w:cs="Arial"/>
                <w:sz w:val="20"/>
                <w:lang w:val="ru-RU"/>
              </w:rPr>
              <w:t>6.3. Независимо от уплаты неустойки сторона, нарушившая условия Контракта, возмещает другой стороне причиненные в результате этого все причиненные убытки без зачета неустойки.</w:t>
            </w:r>
          </w:p>
        </w:tc>
      </w:tr>
      <w:tr w:rsidR="00F40535" w:rsidRPr="00157104" w14:paraId="1C6CE2B7" w14:textId="77777777" w:rsidTr="00314FFD">
        <w:tc>
          <w:tcPr>
            <w:tcW w:w="5133" w:type="dxa"/>
          </w:tcPr>
          <w:p w14:paraId="0A90882F" w14:textId="77777777" w:rsidR="00000000" w:rsidRPr="001A7997" w:rsidRDefault="00000000" w:rsidP="001A7997">
            <w:pPr>
              <w:jc w:val="both"/>
              <w:rPr>
                <w:rFonts w:ascii="Arial" w:hAnsi="Arial" w:cs="Arial"/>
                <w:sz w:val="20"/>
                <w:lang w:val="en-US"/>
              </w:rPr>
            </w:pPr>
            <w:r w:rsidRPr="001A7997">
              <w:rPr>
                <w:rFonts w:ascii="Arial" w:hAnsi="Arial" w:cs="Arial"/>
                <w:sz w:val="20"/>
                <w:lang w:val="en-US"/>
              </w:rPr>
              <w:t>6.4. The Buyer shall be entitled to unilaterally refuse to execute the Contract in case of a delay in delivery of the Equipment by the Seller for a period of more than 30 (thirty) calendar days.</w:t>
            </w:r>
          </w:p>
          <w:p w14:paraId="65C52007" w14:textId="77777777" w:rsidR="00000000" w:rsidRPr="001A7997" w:rsidRDefault="00000000" w:rsidP="001A7997">
            <w:pPr>
              <w:jc w:val="both"/>
              <w:rPr>
                <w:rFonts w:ascii="Arial" w:hAnsi="Arial" w:cs="Arial"/>
                <w:sz w:val="20"/>
                <w:lang w:val="en-US"/>
              </w:rPr>
            </w:pPr>
            <w:r w:rsidRPr="001A7997">
              <w:rPr>
                <w:rFonts w:ascii="Arial" w:hAnsi="Arial" w:cs="Arial"/>
                <w:sz w:val="20"/>
                <w:lang w:val="en-US"/>
              </w:rPr>
              <w:t>The funds transferred by the Buyer to the Seller under para. 3.1 hereof shall be repaid to the Buyer’s settlement account within 5 banking days upon the Seller’s receipt of the notification of the Buyer’s unilateral refusal to execute the Contract.</w:t>
            </w:r>
          </w:p>
        </w:tc>
        <w:tc>
          <w:tcPr>
            <w:tcW w:w="5362" w:type="dxa"/>
          </w:tcPr>
          <w:p w14:paraId="566AAC25" w14:textId="77777777" w:rsidR="00000000" w:rsidRPr="001A7997" w:rsidRDefault="00000000" w:rsidP="001A7997">
            <w:pPr>
              <w:jc w:val="both"/>
              <w:rPr>
                <w:rFonts w:ascii="Arial" w:hAnsi="Arial" w:cs="Arial"/>
                <w:sz w:val="20"/>
                <w:lang w:val="ru-RU"/>
              </w:rPr>
            </w:pPr>
            <w:r w:rsidRPr="001A7997">
              <w:rPr>
                <w:rFonts w:ascii="Arial" w:hAnsi="Arial" w:cs="Arial"/>
                <w:sz w:val="20"/>
                <w:lang w:val="ru-RU"/>
              </w:rPr>
              <w:t xml:space="preserve">6.4. Покупатель имеет право в одностороннем порядке отказаться от исполнения Контракта в случае просрочки поставки Оборудования Продавцом на срок более 30 (тридцати) календарных дней. </w:t>
            </w:r>
          </w:p>
          <w:p w14:paraId="555AEE18" w14:textId="77777777" w:rsidR="00000000" w:rsidRPr="001A7997" w:rsidRDefault="00000000" w:rsidP="001A7997">
            <w:pPr>
              <w:jc w:val="both"/>
              <w:rPr>
                <w:rFonts w:ascii="Arial" w:hAnsi="Arial" w:cs="Arial"/>
                <w:sz w:val="20"/>
                <w:lang w:val="ru-RU"/>
              </w:rPr>
            </w:pPr>
            <w:r w:rsidRPr="001A7997">
              <w:rPr>
                <w:rFonts w:ascii="Arial" w:hAnsi="Arial" w:cs="Arial"/>
                <w:sz w:val="20"/>
                <w:lang w:val="ru-RU"/>
              </w:rPr>
              <w:t>Денежные средства, перечисленные Покупателем Продавцу согласно п. 3.1 Договора, подлежат возврату на расчетный счет Покупателя в течение 5 банковских дней с момента получения Продавцом уведомления об одностороннем отказе Покупателя от исполнения Контракта.</w:t>
            </w:r>
          </w:p>
        </w:tc>
      </w:tr>
      <w:tr w:rsidR="00F40535" w:rsidRPr="00157104" w14:paraId="5A9A0E93" w14:textId="77777777" w:rsidTr="00314FFD">
        <w:tc>
          <w:tcPr>
            <w:tcW w:w="5133" w:type="dxa"/>
          </w:tcPr>
          <w:p w14:paraId="184251B6" w14:textId="77777777" w:rsidR="00000000" w:rsidRPr="00314FFD" w:rsidRDefault="00000000" w:rsidP="006A20D2">
            <w:pPr>
              <w:jc w:val="both"/>
              <w:rPr>
                <w:rFonts w:ascii="Arial" w:hAnsi="Arial" w:cs="Arial"/>
                <w:b/>
                <w:sz w:val="20"/>
                <w:lang w:val="ru-RU"/>
              </w:rPr>
            </w:pPr>
            <w:r w:rsidRPr="00314FFD">
              <w:rPr>
                <w:rFonts w:ascii="Arial" w:hAnsi="Arial" w:cs="Arial"/>
                <w:b/>
                <w:sz w:val="20"/>
                <w:lang w:val="ru-RU"/>
              </w:rPr>
              <w:t>7. EQUIPMENT COMMISSIONING AND TRAINING</w:t>
            </w:r>
          </w:p>
        </w:tc>
        <w:tc>
          <w:tcPr>
            <w:tcW w:w="5362" w:type="dxa"/>
          </w:tcPr>
          <w:p w14:paraId="434574AE" w14:textId="77777777" w:rsidR="00000000" w:rsidRPr="00314FFD" w:rsidRDefault="00000000" w:rsidP="006A20D2">
            <w:pPr>
              <w:jc w:val="both"/>
              <w:rPr>
                <w:rFonts w:ascii="Arial" w:hAnsi="Arial" w:cs="Arial"/>
                <w:b/>
                <w:sz w:val="20"/>
                <w:lang w:val="ru-RU"/>
              </w:rPr>
            </w:pPr>
            <w:r w:rsidRPr="00314FFD">
              <w:rPr>
                <w:rFonts w:ascii="Arial" w:hAnsi="Arial" w:cs="Arial"/>
                <w:b/>
                <w:sz w:val="20"/>
                <w:lang w:val="ru-RU"/>
              </w:rPr>
              <w:t>7. ВВОД ОБОРУДОВАНИЯ В ЭКСПЛУАТАЦИЮ, ОБУЧЕНИЕ</w:t>
            </w:r>
          </w:p>
        </w:tc>
      </w:tr>
      <w:tr w:rsidR="00F40535" w:rsidRPr="00157104" w14:paraId="3562622A" w14:textId="77777777" w:rsidTr="00314FFD">
        <w:tc>
          <w:tcPr>
            <w:tcW w:w="5133" w:type="dxa"/>
          </w:tcPr>
          <w:p w14:paraId="632E15A9" w14:textId="77777777" w:rsidR="00000000" w:rsidRPr="00E42546" w:rsidRDefault="00000000" w:rsidP="006A20D2">
            <w:pPr>
              <w:jc w:val="both"/>
              <w:rPr>
                <w:rFonts w:ascii="Arial" w:hAnsi="Arial" w:cs="Arial"/>
                <w:sz w:val="20"/>
                <w:lang w:val="en-US"/>
              </w:rPr>
            </w:pPr>
            <w:r w:rsidRPr="00E42546">
              <w:rPr>
                <w:rFonts w:ascii="Arial" w:hAnsi="Arial" w:cs="Arial"/>
                <w:sz w:val="20"/>
                <w:lang w:val="en-US"/>
              </w:rPr>
              <w:t>7.1. The Seller hereby undertakes to commission the Equipment, supplied hereunder, in the Buyer’s territory prior to___ ___________ 20__.</w:t>
            </w:r>
          </w:p>
        </w:tc>
        <w:tc>
          <w:tcPr>
            <w:tcW w:w="5362" w:type="dxa"/>
          </w:tcPr>
          <w:p w14:paraId="7A01E2B0" w14:textId="77777777" w:rsidR="00000000" w:rsidRPr="00CE643B" w:rsidRDefault="00000000" w:rsidP="006A20D2">
            <w:pPr>
              <w:jc w:val="both"/>
              <w:rPr>
                <w:rFonts w:ascii="Arial" w:hAnsi="Arial" w:cs="Arial"/>
                <w:sz w:val="20"/>
                <w:lang w:val="ru-RU"/>
              </w:rPr>
            </w:pPr>
            <w:r w:rsidRPr="00E42546">
              <w:rPr>
                <w:rFonts w:ascii="Arial" w:hAnsi="Arial" w:cs="Arial"/>
                <w:sz w:val="20"/>
                <w:lang w:val="ru-RU"/>
              </w:rPr>
              <w:t>7.1. Продавец принимает на себя обязательство осуществить ввод Оборудования в эксплуатацию, поставляемого по настоящему Контракту, на территории Покупателя в срок до «___» ___________20__г.</w:t>
            </w:r>
          </w:p>
        </w:tc>
      </w:tr>
      <w:tr w:rsidR="00F40535" w:rsidRPr="00157104" w14:paraId="7B13E74E" w14:textId="77777777" w:rsidTr="00314FFD">
        <w:tc>
          <w:tcPr>
            <w:tcW w:w="5133" w:type="dxa"/>
          </w:tcPr>
          <w:p w14:paraId="1A5CB236" w14:textId="77777777" w:rsidR="00000000" w:rsidRPr="00CE643B" w:rsidRDefault="00000000" w:rsidP="00CE643B">
            <w:pPr>
              <w:jc w:val="both"/>
              <w:rPr>
                <w:rFonts w:ascii="Arial" w:hAnsi="Arial" w:cs="Arial"/>
                <w:sz w:val="20"/>
                <w:lang w:val="en-US"/>
              </w:rPr>
            </w:pPr>
            <w:r>
              <w:rPr>
                <w:rFonts w:ascii="Arial" w:hAnsi="Arial" w:cs="Arial"/>
                <w:sz w:val="20"/>
                <w:lang w:val="en-US"/>
              </w:rPr>
              <w:t>7</w:t>
            </w:r>
            <w:r w:rsidRPr="00E42546">
              <w:rPr>
                <w:rFonts w:ascii="Arial" w:hAnsi="Arial" w:cs="Arial"/>
                <w:sz w:val="20"/>
                <w:lang w:val="en-US"/>
              </w:rPr>
              <w:t xml:space="preserve">.2. </w:t>
            </w:r>
            <w:r w:rsidRPr="00CE643B">
              <w:rPr>
                <w:rFonts w:ascii="Arial" w:hAnsi="Arial" w:cs="Arial"/>
                <w:sz w:val="20"/>
                <w:lang w:val="en-US"/>
              </w:rPr>
              <w:t>The Seller shall be obliged to appoint a person authorized to perform the work with the Equipment, and shall be liable for the work, industrial sanitation and fire safety.</w:t>
            </w:r>
          </w:p>
        </w:tc>
        <w:tc>
          <w:tcPr>
            <w:tcW w:w="5362" w:type="dxa"/>
          </w:tcPr>
          <w:p w14:paraId="712D89FF" w14:textId="77777777" w:rsidR="00000000" w:rsidRPr="001A7997" w:rsidRDefault="00000000" w:rsidP="00CE643B">
            <w:pPr>
              <w:jc w:val="both"/>
              <w:rPr>
                <w:rFonts w:ascii="Arial" w:hAnsi="Arial" w:cs="Arial"/>
                <w:sz w:val="20"/>
                <w:lang w:val="ru-RU"/>
              </w:rPr>
            </w:pPr>
            <w:r>
              <w:rPr>
                <w:rFonts w:ascii="Arial" w:hAnsi="Arial" w:cs="Arial"/>
                <w:sz w:val="20"/>
                <w:lang w:val="ru-RU"/>
              </w:rPr>
              <w:t xml:space="preserve">7.2. </w:t>
            </w:r>
            <w:r w:rsidRPr="00CE643B">
              <w:rPr>
                <w:rFonts w:ascii="Arial" w:hAnsi="Arial" w:cs="Arial"/>
                <w:sz w:val="20"/>
                <w:lang w:val="ru-RU"/>
              </w:rPr>
              <w:t>Продавец обязан назначить лицо, уполномоченное выполнять работы с Оборудованием, отвечать за производство работ, промышленную санитарию и пожарную безопасность.</w:t>
            </w:r>
          </w:p>
        </w:tc>
      </w:tr>
      <w:tr w:rsidR="00F40535" w:rsidRPr="00157104" w14:paraId="67219100" w14:textId="77777777" w:rsidTr="00314FFD">
        <w:tc>
          <w:tcPr>
            <w:tcW w:w="5133" w:type="dxa"/>
          </w:tcPr>
          <w:p w14:paraId="459D9C4A" w14:textId="77777777" w:rsidR="00000000" w:rsidRPr="00E42546" w:rsidRDefault="00000000" w:rsidP="006A20D2">
            <w:pPr>
              <w:jc w:val="both"/>
              <w:rPr>
                <w:rFonts w:ascii="Arial" w:hAnsi="Arial" w:cs="Arial"/>
                <w:sz w:val="20"/>
                <w:lang w:val="en-US"/>
              </w:rPr>
            </w:pPr>
            <w:r>
              <w:rPr>
                <w:rFonts w:ascii="Arial" w:hAnsi="Arial" w:cs="Arial"/>
                <w:sz w:val="20"/>
                <w:lang w:val="en-US"/>
              </w:rPr>
              <w:lastRenderedPageBreak/>
              <w:t>7.3</w:t>
            </w:r>
            <w:r w:rsidRPr="00E42546">
              <w:rPr>
                <w:rFonts w:ascii="Arial" w:hAnsi="Arial" w:cs="Arial"/>
                <w:sz w:val="20"/>
                <w:lang w:val="en-US"/>
              </w:rPr>
              <w:t>. The Parties hereby undertake to start working on the Equipment commissioning within 10 days upon the Buyer’s receipt of the notice of the preparatory works in accordance with the requirements provided for in the technical documentation.</w:t>
            </w:r>
          </w:p>
        </w:tc>
        <w:tc>
          <w:tcPr>
            <w:tcW w:w="5362" w:type="dxa"/>
          </w:tcPr>
          <w:p w14:paraId="4A818D96" w14:textId="77777777" w:rsidR="00000000" w:rsidRPr="00E42546" w:rsidRDefault="00000000" w:rsidP="006A20D2">
            <w:pPr>
              <w:jc w:val="both"/>
              <w:rPr>
                <w:rFonts w:ascii="Arial" w:hAnsi="Arial" w:cs="Arial"/>
                <w:sz w:val="20"/>
                <w:lang w:val="ru-RU"/>
              </w:rPr>
            </w:pPr>
            <w:r>
              <w:rPr>
                <w:rFonts w:ascii="Arial" w:hAnsi="Arial" w:cs="Arial"/>
                <w:sz w:val="20"/>
                <w:lang w:val="ru-RU"/>
              </w:rPr>
              <w:t>7.3</w:t>
            </w:r>
            <w:r w:rsidRPr="00E42546">
              <w:rPr>
                <w:rFonts w:ascii="Arial" w:hAnsi="Arial" w:cs="Arial"/>
                <w:sz w:val="20"/>
                <w:lang w:val="ru-RU"/>
              </w:rPr>
              <w:t>. Стороны обязуется начать работы по вводу Оборудования в эксплуатацию в течение 10 дней с момента получения извещения Покупателя о выполнении подготовительных работ в соответствии с требованиями технической документации.</w:t>
            </w:r>
          </w:p>
        </w:tc>
      </w:tr>
      <w:tr w:rsidR="00F40535" w14:paraId="2AE9C033" w14:textId="77777777" w:rsidTr="00314FFD">
        <w:tc>
          <w:tcPr>
            <w:tcW w:w="5133" w:type="dxa"/>
          </w:tcPr>
          <w:p w14:paraId="0DC4A138" w14:textId="77777777" w:rsidR="00000000" w:rsidRDefault="00000000" w:rsidP="006A20D2">
            <w:pPr>
              <w:jc w:val="both"/>
              <w:rPr>
                <w:rFonts w:ascii="Arial" w:hAnsi="Arial" w:cs="Arial"/>
                <w:sz w:val="20"/>
                <w:lang w:val="en-US"/>
              </w:rPr>
            </w:pPr>
            <w:r>
              <w:rPr>
                <w:rFonts w:ascii="Arial" w:hAnsi="Arial" w:cs="Arial"/>
                <w:sz w:val="20"/>
                <w:lang w:val="en-US"/>
              </w:rPr>
              <w:t>7.4.</w:t>
            </w:r>
            <w:r w:rsidRPr="00E42546">
              <w:rPr>
                <w:rFonts w:ascii="Arial" w:hAnsi="Arial" w:cs="Arial"/>
                <w:sz w:val="20"/>
                <w:lang w:val="en-US"/>
              </w:rPr>
              <w:t xml:space="preserve"> Equipment Commissioning:  </w:t>
            </w:r>
          </w:p>
        </w:tc>
        <w:tc>
          <w:tcPr>
            <w:tcW w:w="5362" w:type="dxa"/>
          </w:tcPr>
          <w:p w14:paraId="4B698A41" w14:textId="77777777" w:rsidR="00000000" w:rsidRPr="00E42546" w:rsidRDefault="00000000" w:rsidP="006A20D2">
            <w:pPr>
              <w:jc w:val="both"/>
              <w:rPr>
                <w:rFonts w:ascii="Arial" w:hAnsi="Arial" w:cs="Arial"/>
                <w:sz w:val="20"/>
                <w:lang w:val="en-US"/>
              </w:rPr>
            </w:pPr>
            <w:r>
              <w:rPr>
                <w:rFonts w:ascii="Arial" w:hAnsi="Arial" w:cs="Arial"/>
                <w:sz w:val="20"/>
                <w:lang w:val="en-US"/>
              </w:rPr>
              <w:t>7.</w:t>
            </w:r>
            <w:r w:rsidRPr="00E42546">
              <w:rPr>
                <w:rFonts w:ascii="Arial" w:hAnsi="Arial" w:cs="Arial"/>
                <w:sz w:val="20"/>
                <w:lang w:val="en-US"/>
              </w:rPr>
              <w:t xml:space="preserve">4. </w:t>
            </w:r>
            <w:r w:rsidRPr="00E42546">
              <w:rPr>
                <w:rFonts w:ascii="Arial" w:hAnsi="Arial" w:cs="Arial"/>
                <w:sz w:val="20"/>
                <w:lang w:val="ru-RU"/>
              </w:rPr>
              <w:t>Ввод</w:t>
            </w:r>
            <w:r w:rsidRPr="00E42546">
              <w:rPr>
                <w:rFonts w:ascii="Arial" w:hAnsi="Arial" w:cs="Arial"/>
                <w:sz w:val="20"/>
                <w:lang w:val="en-US"/>
              </w:rPr>
              <w:t xml:space="preserve"> </w:t>
            </w:r>
            <w:r>
              <w:rPr>
                <w:rFonts w:ascii="Arial" w:hAnsi="Arial" w:cs="Arial"/>
                <w:sz w:val="20"/>
                <w:lang w:val="ru-RU"/>
              </w:rPr>
              <w:t>Оборудования</w:t>
            </w:r>
            <w:r w:rsidRPr="00E42546">
              <w:rPr>
                <w:rFonts w:ascii="Arial" w:hAnsi="Arial" w:cs="Arial"/>
                <w:sz w:val="20"/>
                <w:lang w:val="en-US"/>
              </w:rPr>
              <w:t xml:space="preserve"> </w:t>
            </w:r>
            <w:r>
              <w:rPr>
                <w:rFonts w:ascii="Arial" w:hAnsi="Arial" w:cs="Arial"/>
                <w:sz w:val="20"/>
                <w:lang w:val="ru-RU"/>
              </w:rPr>
              <w:t>в</w:t>
            </w:r>
            <w:r w:rsidRPr="00E42546">
              <w:rPr>
                <w:rFonts w:ascii="Arial" w:hAnsi="Arial" w:cs="Arial"/>
                <w:sz w:val="20"/>
                <w:lang w:val="en-US"/>
              </w:rPr>
              <w:t xml:space="preserve"> </w:t>
            </w:r>
            <w:r>
              <w:rPr>
                <w:rFonts w:ascii="Arial" w:hAnsi="Arial" w:cs="Arial"/>
                <w:sz w:val="20"/>
                <w:lang w:val="ru-RU"/>
              </w:rPr>
              <w:t>эксплуатацию</w:t>
            </w:r>
            <w:r w:rsidRPr="00E42546">
              <w:rPr>
                <w:rFonts w:ascii="Arial" w:hAnsi="Arial" w:cs="Arial"/>
                <w:sz w:val="20"/>
                <w:lang w:val="en-US"/>
              </w:rPr>
              <w:t xml:space="preserve">:  </w:t>
            </w:r>
          </w:p>
        </w:tc>
      </w:tr>
      <w:tr w:rsidR="00F40535" w:rsidRPr="00157104" w14:paraId="3910AD1E" w14:textId="77777777" w:rsidTr="00314FFD">
        <w:tc>
          <w:tcPr>
            <w:tcW w:w="5133" w:type="dxa"/>
          </w:tcPr>
          <w:p w14:paraId="647F1D2C" w14:textId="77777777" w:rsidR="00000000" w:rsidRPr="00E42546" w:rsidRDefault="00000000" w:rsidP="00E42546">
            <w:pPr>
              <w:jc w:val="both"/>
              <w:rPr>
                <w:rFonts w:ascii="Arial" w:hAnsi="Arial" w:cs="Arial"/>
                <w:sz w:val="20"/>
                <w:lang w:val="en-US"/>
              </w:rPr>
            </w:pPr>
            <w:r w:rsidRPr="00E42546">
              <w:rPr>
                <w:rFonts w:ascii="Arial" w:hAnsi="Arial" w:cs="Arial"/>
                <w:sz w:val="20"/>
                <w:lang w:val="en-US"/>
              </w:rPr>
              <w:t>7.4.1. When commissioning, the works shall be performed under the technical documentation attached to the Equipment, and the basic functions of the Equipment and its compliance with the technical documentation shall be verified.</w:t>
            </w:r>
          </w:p>
        </w:tc>
        <w:tc>
          <w:tcPr>
            <w:tcW w:w="5362" w:type="dxa"/>
          </w:tcPr>
          <w:p w14:paraId="7B8F071C" w14:textId="77777777" w:rsidR="00000000" w:rsidRPr="00E42546" w:rsidRDefault="00000000" w:rsidP="00E42546">
            <w:pPr>
              <w:jc w:val="both"/>
              <w:rPr>
                <w:rFonts w:ascii="Arial" w:hAnsi="Arial" w:cs="Arial"/>
                <w:sz w:val="20"/>
                <w:lang w:val="ru-RU"/>
              </w:rPr>
            </w:pPr>
            <w:r>
              <w:rPr>
                <w:rFonts w:ascii="Arial" w:hAnsi="Arial" w:cs="Arial"/>
                <w:sz w:val="20"/>
                <w:lang w:val="ru-RU"/>
              </w:rPr>
              <w:t xml:space="preserve">7.4.1. </w:t>
            </w:r>
            <w:r w:rsidRPr="00E42546">
              <w:rPr>
                <w:rFonts w:ascii="Arial" w:hAnsi="Arial" w:cs="Arial"/>
                <w:sz w:val="20"/>
                <w:lang w:val="ru-RU"/>
              </w:rPr>
              <w:t>При вводе в эксплуатацию осуществляются работы в соответствии с технической документацией прилагаемой к Оборудованию, а также проверяются основные функции Оборудования и его соответствие данным технической документации.</w:t>
            </w:r>
          </w:p>
        </w:tc>
      </w:tr>
      <w:tr w:rsidR="00F40535" w:rsidRPr="00157104" w14:paraId="2E70C642" w14:textId="77777777" w:rsidTr="00314FFD">
        <w:tc>
          <w:tcPr>
            <w:tcW w:w="5133" w:type="dxa"/>
          </w:tcPr>
          <w:p w14:paraId="4FCE19C3" w14:textId="77777777" w:rsidR="00000000" w:rsidRPr="00E42546" w:rsidRDefault="00000000" w:rsidP="006A20D2">
            <w:pPr>
              <w:jc w:val="both"/>
              <w:rPr>
                <w:rFonts w:ascii="Arial" w:hAnsi="Arial" w:cs="Arial"/>
                <w:sz w:val="20"/>
                <w:lang w:val="en-US"/>
              </w:rPr>
            </w:pPr>
            <w:r>
              <w:rPr>
                <w:rFonts w:ascii="Arial" w:hAnsi="Arial" w:cs="Arial"/>
                <w:sz w:val="20"/>
                <w:lang w:val="en-US"/>
              </w:rPr>
              <w:t>7.4</w:t>
            </w:r>
            <w:r w:rsidRPr="00E42546">
              <w:rPr>
                <w:rFonts w:ascii="Arial" w:hAnsi="Arial" w:cs="Arial"/>
                <w:sz w:val="20"/>
                <w:lang w:val="en-US"/>
              </w:rPr>
              <w:t>.2. Following the Equipment commissioning results, the relevant Equipment Commissioning Certificate shall be drawn up (under the form i</w:t>
            </w:r>
            <w:r>
              <w:rPr>
                <w:rFonts w:ascii="Arial" w:hAnsi="Arial" w:cs="Arial"/>
                <w:sz w:val="20"/>
                <w:lang w:val="en-US"/>
              </w:rPr>
              <w:t>n accordance with Appendix No. 7</w:t>
            </w:r>
            <w:r w:rsidRPr="00E42546">
              <w:rPr>
                <w:rFonts w:ascii="Arial" w:hAnsi="Arial" w:cs="Arial"/>
                <w:sz w:val="20"/>
                <w:lang w:val="en-US"/>
              </w:rPr>
              <w:t xml:space="preserve"> hereto) to be signed by the authorized representatives of both Parties.</w:t>
            </w:r>
          </w:p>
        </w:tc>
        <w:tc>
          <w:tcPr>
            <w:tcW w:w="5362" w:type="dxa"/>
          </w:tcPr>
          <w:p w14:paraId="30BF1AB8" w14:textId="77777777" w:rsidR="00000000" w:rsidRPr="00E42546" w:rsidRDefault="00000000" w:rsidP="006A20D2">
            <w:pPr>
              <w:jc w:val="both"/>
              <w:rPr>
                <w:rFonts w:ascii="Arial" w:hAnsi="Arial" w:cs="Arial"/>
                <w:sz w:val="20"/>
                <w:lang w:val="ru-RU"/>
              </w:rPr>
            </w:pPr>
            <w:r>
              <w:rPr>
                <w:rFonts w:ascii="Arial" w:hAnsi="Arial" w:cs="Arial"/>
                <w:sz w:val="20"/>
                <w:lang w:val="ru-RU"/>
              </w:rPr>
              <w:t>7.4</w:t>
            </w:r>
            <w:r w:rsidRPr="00E42546">
              <w:rPr>
                <w:rFonts w:ascii="Arial" w:hAnsi="Arial" w:cs="Arial"/>
                <w:sz w:val="20"/>
                <w:lang w:val="ru-RU"/>
              </w:rPr>
              <w:t>.2. По результатам ввода Оборудования в эксплуатацию составляется соответствующий Акт ввода Оборудования в эксплуатацию (</w:t>
            </w:r>
            <w:r>
              <w:rPr>
                <w:rFonts w:ascii="Arial" w:hAnsi="Arial" w:cs="Arial"/>
                <w:sz w:val="20"/>
                <w:lang w:val="ru-RU"/>
              </w:rPr>
              <w:t>по форме согласно приложению № 7</w:t>
            </w:r>
            <w:r w:rsidRPr="00E42546">
              <w:rPr>
                <w:rFonts w:ascii="Arial" w:hAnsi="Arial" w:cs="Arial"/>
                <w:sz w:val="20"/>
                <w:lang w:val="ru-RU"/>
              </w:rPr>
              <w:t xml:space="preserve"> к Контракту), который подписываются уполномоченными представителями обеих сторон.</w:t>
            </w:r>
          </w:p>
        </w:tc>
      </w:tr>
      <w:tr w:rsidR="00F40535" w:rsidRPr="00157104" w14:paraId="77692AEA" w14:textId="77777777" w:rsidTr="00314FFD">
        <w:tc>
          <w:tcPr>
            <w:tcW w:w="5133" w:type="dxa"/>
          </w:tcPr>
          <w:p w14:paraId="37729B68" w14:textId="77777777" w:rsidR="00000000" w:rsidRPr="00BE49AF" w:rsidRDefault="00000000" w:rsidP="006A20D2">
            <w:pPr>
              <w:jc w:val="both"/>
              <w:rPr>
                <w:rFonts w:ascii="Arial" w:hAnsi="Arial" w:cs="Arial"/>
                <w:sz w:val="20"/>
                <w:lang w:val="en-US"/>
              </w:rPr>
            </w:pPr>
            <w:r w:rsidRPr="00BE49AF">
              <w:rPr>
                <w:rFonts w:ascii="Arial" w:hAnsi="Arial" w:cs="Arial"/>
                <w:sz w:val="20"/>
                <w:lang w:val="en-US"/>
              </w:rPr>
              <w:t>7.5. Consequences of failure to fulfill and/or improper fulfillment of the obligations on the Equipment commissioning.</w:t>
            </w:r>
          </w:p>
        </w:tc>
        <w:tc>
          <w:tcPr>
            <w:tcW w:w="5362" w:type="dxa"/>
          </w:tcPr>
          <w:p w14:paraId="42C0BEEC" w14:textId="77777777" w:rsidR="00000000" w:rsidRPr="00E42546" w:rsidRDefault="00000000" w:rsidP="006A20D2">
            <w:pPr>
              <w:jc w:val="both"/>
              <w:rPr>
                <w:rFonts w:ascii="Arial" w:hAnsi="Arial" w:cs="Arial"/>
                <w:sz w:val="20"/>
                <w:lang w:val="ru-RU"/>
              </w:rPr>
            </w:pPr>
            <w:r w:rsidRPr="00BE49AF">
              <w:rPr>
                <w:rFonts w:ascii="Arial" w:hAnsi="Arial" w:cs="Arial"/>
                <w:sz w:val="20"/>
                <w:lang w:val="ru-RU"/>
              </w:rPr>
              <w:t>7.5. Последствия неисполнения и/или ненадлежащего исполнения обязательств по вводу Оборудования в эксплуатацию.</w:t>
            </w:r>
          </w:p>
        </w:tc>
      </w:tr>
      <w:tr w:rsidR="00F40535" w:rsidRPr="00157104" w14:paraId="524824DA" w14:textId="77777777" w:rsidTr="00314FFD">
        <w:tc>
          <w:tcPr>
            <w:tcW w:w="5133" w:type="dxa"/>
          </w:tcPr>
          <w:p w14:paraId="18A04247" w14:textId="77777777" w:rsidR="00000000" w:rsidRPr="00BE49AF" w:rsidRDefault="00000000" w:rsidP="006A20D2">
            <w:pPr>
              <w:jc w:val="both"/>
              <w:rPr>
                <w:rFonts w:ascii="Arial" w:hAnsi="Arial" w:cs="Arial"/>
                <w:sz w:val="20"/>
                <w:lang w:val="en-US"/>
              </w:rPr>
            </w:pPr>
            <w:r w:rsidRPr="00BE49AF">
              <w:rPr>
                <w:rFonts w:ascii="Arial" w:hAnsi="Arial" w:cs="Arial"/>
                <w:sz w:val="20"/>
                <w:lang w:val="en-US"/>
              </w:rPr>
              <w:t>7.5.1. In case of detecting any defects when accepting the works on the Equipment commissioning (including defects of the Equipment itself), the Seller shall eliminate the detected defects at its own expense within 30 (thirty) calendar days upon receipt of the claim, attaching the Certificate and other supporting documents, if any.</w:t>
            </w:r>
          </w:p>
        </w:tc>
        <w:tc>
          <w:tcPr>
            <w:tcW w:w="5362" w:type="dxa"/>
          </w:tcPr>
          <w:p w14:paraId="571B6D97" w14:textId="77777777" w:rsidR="00000000" w:rsidRPr="00BE49AF" w:rsidRDefault="00000000" w:rsidP="006A20D2">
            <w:pPr>
              <w:jc w:val="both"/>
              <w:rPr>
                <w:rFonts w:ascii="Arial" w:hAnsi="Arial" w:cs="Arial"/>
                <w:sz w:val="20"/>
                <w:lang w:val="ru-RU"/>
              </w:rPr>
            </w:pPr>
            <w:r w:rsidRPr="00BE49AF">
              <w:rPr>
                <w:rFonts w:ascii="Arial" w:hAnsi="Arial" w:cs="Arial"/>
                <w:sz w:val="20"/>
                <w:lang w:val="ru-RU"/>
              </w:rPr>
              <w:t>7.5.1. В случае обнаружения при приемке работ по вводу Оборудования в эксплуатацию недостатков (в т.ч. недостатков самого Оборудования) Продавец обязан исправить обнаруженные недостатки за свой счет в течение 30 (тридцати) календарных дней со дня получения претензии с приложением Акта и иных подтверждающих документов, при их наличии.</w:t>
            </w:r>
          </w:p>
        </w:tc>
      </w:tr>
      <w:tr w:rsidR="00F40535" w:rsidRPr="00157104" w14:paraId="47F26C83" w14:textId="77777777" w:rsidTr="00314FFD">
        <w:tc>
          <w:tcPr>
            <w:tcW w:w="5133" w:type="dxa"/>
          </w:tcPr>
          <w:p w14:paraId="34BAA7B9" w14:textId="77777777" w:rsidR="00000000" w:rsidRPr="00BE49AF" w:rsidRDefault="00000000" w:rsidP="006A20D2">
            <w:pPr>
              <w:jc w:val="both"/>
              <w:rPr>
                <w:rFonts w:ascii="Arial" w:hAnsi="Arial" w:cs="Arial"/>
                <w:sz w:val="20"/>
                <w:lang w:val="en-US"/>
              </w:rPr>
            </w:pPr>
            <w:r w:rsidRPr="00BE49AF">
              <w:rPr>
                <w:rFonts w:ascii="Arial" w:hAnsi="Arial" w:cs="Arial"/>
                <w:sz w:val="20"/>
                <w:lang w:val="en-US"/>
              </w:rPr>
              <w:t>7.5.2. If the Seller fails to comply with the deadline for eliminating the defects identified in the course of the Equipment commissioning for more than 30 (thirty) calendar days, the Buyer shall be entitled to refuse to execute the Contract in whole or in part by notifying the Seller thereof in writing.</w:t>
            </w:r>
          </w:p>
        </w:tc>
        <w:tc>
          <w:tcPr>
            <w:tcW w:w="5362" w:type="dxa"/>
          </w:tcPr>
          <w:p w14:paraId="77C12697" w14:textId="77777777" w:rsidR="00000000" w:rsidRPr="00BE49AF" w:rsidRDefault="00000000" w:rsidP="006A20D2">
            <w:pPr>
              <w:jc w:val="both"/>
              <w:rPr>
                <w:rFonts w:ascii="Arial" w:hAnsi="Arial" w:cs="Arial"/>
                <w:sz w:val="20"/>
                <w:lang w:val="ru-RU"/>
              </w:rPr>
            </w:pPr>
            <w:r w:rsidRPr="00BE49AF">
              <w:rPr>
                <w:rFonts w:ascii="Arial" w:hAnsi="Arial" w:cs="Arial"/>
                <w:sz w:val="20"/>
                <w:lang w:val="ru-RU"/>
              </w:rPr>
              <w:t>7.5.2. В случае нарушения Продавцом срока для исправления недостатков, выявленных при вводе Оборудования в эксплуатацию более чем на 30 (тридцати) календарных дней Покупатель вправе отказаться от исполнения Контракта полностью или частично, письменно уведомив об этом Продавца.</w:t>
            </w:r>
          </w:p>
        </w:tc>
      </w:tr>
      <w:tr w:rsidR="00F40535" w:rsidRPr="00157104" w14:paraId="3699BE71" w14:textId="77777777" w:rsidTr="00314FFD">
        <w:tc>
          <w:tcPr>
            <w:tcW w:w="5133" w:type="dxa"/>
          </w:tcPr>
          <w:p w14:paraId="3A39A898" w14:textId="77777777" w:rsidR="00000000" w:rsidRPr="00BE49AF" w:rsidRDefault="00000000" w:rsidP="00BE49AF">
            <w:pPr>
              <w:jc w:val="both"/>
              <w:rPr>
                <w:rFonts w:ascii="Arial" w:hAnsi="Arial" w:cs="Arial"/>
                <w:sz w:val="20"/>
                <w:lang w:val="en-US"/>
              </w:rPr>
            </w:pPr>
            <w:r w:rsidRPr="00BE49AF">
              <w:rPr>
                <w:rFonts w:ascii="Arial" w:hAnsi="Arial" w:cs="Arial"/>
                <w:sz w:val="20"/>
                <w:lang w:val="en-US"/>
              </w:rPr>
              <w:t>7.5.3. If the Buyer refuses the Equipment that does not comply with the terms and conditions of this Contract (Appendix hereto), the Buyer shall ensure acceptance of the Equipment for safekeeping, and shall notify the Seller thereof. The notification shall be drawn up with an indication of the details of the place where the Equipment is stored and shall be sent via electronic or other communication. The Equipment that does not comply with the terms and conditions of the Contract shall be stored and returned at the Seller’s expense.</w:t>
            </w:r>
          </w:p>
          <w:p w14:paraId="5105A23D" w14:textId="77777777" w:rsidR="00000000" w:rsidRPr="00BE49AF" w:rsidRDefault="00000000" w:rsidP="00BE49AF">
            <w:pPr>
              <w:jc w:val="both"/>
              <w:rPr>
                <w:rFonts w:ascii="Arial" w:hAnsi="Arial" w:cs="Arial"/>
                <w:sz w:val="20"/>
                <w:lang w:val="en-US"/>
              </w:rPr>
            </w:pPr>
            <w:r w:rsidRPr="00BE49AF">
              <w:rPr>
                <w:rFonts w:ascii="Arial" w:hAnsi="Arial" w:cs="Arial"/>
                <w:sz w:val="20"/>
                <w:lang w:val="en-US"/>
              </w:rPr>
              <w:t>The Buyer shall be entitled to demand from the Seller, and the Seller undertakes to reimburse all the costs of the Buyer (Consignee) for the replacement of the Equipment that does not comply with the terms and conditions of the Contract, including the costs of storage, loading and unloading, transportation and other costs related to the Equipment quality control.</w:t>
            </w:r>
          </w:p>
        </w:tc>
        <w:tc>
          <w:tcPr>
            <w:tcW w:w="5362" w:type="dxa"/>
          </w:tcPr>
          <w:p w14:paraId="602DE1E3" w14:textId="77777777" w:rsidR="00000000" w:rsidRPr="00BE49AF" w:rsidRDefault="00000000" w:rsidP="00BE49AF">
            <w:pPr>
              <w:jc w:val="both"/>
              <w:rPr>
                <w:rFonts w:ascii="Arial" w:hAnsi="Arial" w:cs="Arial"/>
                <w:sz w:val="20"/>
                <w:lang w:val="ru-RU"/>
              </w:rPr>
            </w:pPr>
            <w:r w:rsidRPr="00BE49AF">
              <w:rPr>
                <w:rFonts w:ascii="Arial" w:hAnsi="Arial" w:cs="Arial"/>
                <w:sz w:val="20"/>
                <w:lang w:val="ru-RU"/>
              </w:rPr>
              <w:t>7.5.3. В случае отказа Покупателя от Оборудования, не соответствующего условиям настоящего Контракта (Приложения) Покупатель обеспечивает приемку Оборудования на ответственное хранение, о чем уведомляет Продавца. Уведомление составляется с указанием реквизитов места хранения Оборудования и направляется посредством электронной или иной связи. Хранение и возврат Оборудования, не соответствующего условиям Контракта, осуществляется за счет Продавца.</w:t>
            </w:r>
          </w:p>
          <w:p w14:paraId="5B3FB899" w14:textId="77777777" w:rsidR="00000000" w:rsidRPr="00BE49AF" w:rsidRDefault="00000000" w:rsidP="00BE49AF">
            <w:pPr>
              <w:jc w:val="both"/>
              <w:rPr>
                <w:rFonts w:ascii="Arial" w:hAnsi="Arial" w:cs="Arial"/>
                <w:sz w:val="20"/>
                <w:lang w:val="ru-RU"/>
              </w:rPr>
            </w:pPr>
            <w:r w:rsidRPr="00BE49AF">
              <w:rPr>
                <w:rFonts w:ascii="Arial" w:hAnsi="Arial" w:cs="Arial"/>
                <w:sz w:val="20"/>
                <w:lang w:val="ru-RU"/>
              </w:rPr>
              <w:t>Покупатель вправе требовать от Продавца, а Продавец обязуется возместить все затраты Покупателя (Грузополучателя) по замене Оборудования, не соответствующего условиям Договора, включая затраты по хранению, погрузо-разгрузочным работам, транспортировке и иных затрат, связанных с проведением контроля качества Оборудования.</w:t>
            </w:r>
          </w:p>
        </w:tc>
      </w:tr>
      <w:tr w:rsidR="00F40535" w:rsidRPr="00157104" w14:paraId="37276CA8" w14:textId="77777777" w:rsidTr="00314FFD">
        <w:tc>
          <w:tcPr>
            <w:tcW w:w="5133" w:type="dxa"/>
          </w:tcPr>
          <w:p w14:paraId="432BCE5E" w14:textId="77777777" w:rsidR="00000000" w:rsidRPr="00BE49AF" w:rsidRDefault="00000000" w:rsidP="006A20D2">
            <w:pPr>
              <w:jc w:val="both"/>
              <w:rPr>
                <w:rFonts w:ascii="Arial" w:hAnsi="Arial" w:cs="Arial"/>
                <w:sz w:val="20"/>
                <w:lang w:val="en-US"/>
              </w:rPr>
            </w:pPr>
            <w:r w:rsidRPr="00BE49AF">
              <w:rPr>
                <w:rFonts w:ascii="Arial" w:hAnsi="Arial" w:cs="Arial"/>
                <w:sz w:val="20"/>
                <w:lang w:val="en-US"/>
              </w:rPr>
              <w:t>7.5.4. The Buyer shall be entitled to refuse to pay for the Equipment of inadequate quality (failure to comply with the technical characteristics and technical condition in accordance with the terms and conditions of the Contract and Appendix No. 1 hereto). In case if such Equipment has been paid for, the Buyer shall be entitled to require the Seller to repay the amounts paid for the Equipment until the defects are eliminated and the Equipment is fully equipped or replaced. In this case, the Seller shall be obliged to refund the money paid by the Buyer for the Equipment within 5 (five) business days upon receipt of the relevant requirement from the Buyer.</w:t>
            </w:r>
          </w:p>
        </w:tc>
        <w:tc>
          <w:tcPr>
            <w:tcW w:w="5362" w:type="dxa"/>
          </w:tcPr>
          <w:p w14:paraId="0298B369" w14:textId="77777777" w:rsidR="00000000" w:rsidRPr="00BE49AF" w:rsidRDefault="00000000" w:rsidP="006A20D2">
            <w:pPr>
              <w:jc w:val="both"/>
              <w:rPr>
                <w:rFonts w:ascii="Arial" w:hAnsi="Arial" w:cs="Arial"/>
                <w:sz w:val="20"/>
                <w:lang w:val="ru-RU"/>
              </w:rPr>
            </w:pPr>
            <w:r w:rsidRPr="00BE49AF">
              <w:rPr>
                <w:rFonts w:ascii="Arial" w:hAnsi="Arial" w:cs="Arial"/>
                <w:sz w:val="20"/>
                <w:lang w:val="ru-RU"/>
              </w:rPr>
              <w:t>7.5.4. Покупатель вправе отказаться от оплаты Оборудования ненадлежащего качества (не соответствие техническим характеристикам и техническому состоянию согласно условиям договора и Приложения № 1 к Контракту). В случае, если такое Оборудование было оплачено, то Покупатель вправе потребовать от Продавца возврата уплаченных сумм за Оборудование впредь до устранения недостатков и доукомплектования Оборудования либо его замены. В этом случае Продавец обязан осуществить возврат денежных средств, уплаченных Покупателем за Оборудования, в течение 5 (пяти) рабочих дней со дня получения соответствующего требования от Покупателя.</w:t>
            </w:r>
          </w:p>
        </w:tc>
      </w:tr>
      <w:tr w:rsidR="00F40535" w:rsidRPr="00157104" w14:paraId="4478921C" w14:textId="77777777" w:rsidTr="00314FFD">
        <w:tc>
          <w:tcPr>
            <w:tcW w:w="5133" w:type="dxa"/>
          </w:tcPr>
          <w:p w14:paraId="7E8034A2" w14:textId="77777777" w:rsidR="00000000" w:rsidRPr="00BE49AF" w:rsidRDefault="00000000" w:rsidP="006A20D2">
            <w:pPr>
              <w:jc w:val="both"/>
              <w:rPr>
                <w:rFonts w:ascii="Arial" w:hAnsi="Arial" w:cs="Arial"/>
                <w:sz w:val="20"/>
                <w:lang w:val="en-US"/>
              </w:rPr>
            </w:pPr>
            <w:r>
              <w:rPr>
                <w:rFonts w:ascii="Arial" w:hAnsi="Arial" w:cs="Arial"/>
                <w:sz w:val="20"/>
                <w:lang w:val="en-US"/>
              </w:rPr>
              <w:t>7.5.5</w:t>
            </w:r>
            <w:r w:rsidRPr="00BE49AF">
              <w:rPr>
                <w:rFonts w:ascii="Arial" w:hAnsi="Arial" w:cs="Arial"/>
                <w:sz w:val="20"/>
                <w:lang w:val="en-US"/>
              </w:rPr>
              <w:t xml:space="preserve">. The Buyer shall be entitled to involve independent experts or third parties for the purpose of the expert </w:t>
            </w:r>
            <w:r w:rsidRPr="00BE49AF">
              <w:rPr>
                <w:rFonts w:ascii="Arial" w:hAnsi="Arial" w:cs="Arial"/>
                <w:sz w:val="20"/>
                <w:lang w:val="en-US"/>
              </w:rPr>
              <w:lastRenderedPageBreak/>
              <w:t>examination to find the facts of the defects. In case of acknowledgement of the defects, the Seller shall reimburse the Buyer for the Buyer’s expenses incurred as a result of the expert examination.</w:t>
            </w:r>
          </w:p>
        </w:tc>
        <w:tc>
          <w:tcPr>
            <w:tcW w:w="5362" w:type="dxa"/>
          </w:tcPr>
          <w:p w14:paraId="17702643" w14:textId="77777777" w:rsidR="00000000" w:rsidRPr="00BE49AF" w:rsidRDefault="00000000" w:rsidP="006A20D2">
            <w:pPr>
              <w:jc w:val="both"/>
              <w:rPr>
                <w:rFonts w:ascii="Arial" w:hAnsi="Arial" w:cs="Arial"/>
                <w:sz w:val="20"/>
                <w:lang w:val="ru-RU"/>
              </w:rPr>
            </w:pPr>
            <w:r>
              <w:rPr>
                <w:rFonts w:ascii="Arial" w:hAnsi="Arial" w:cs="Arial"/>
                <w:sz w:val="20"/>
                <w:lang w:val="ru-RU"/>
              </w:rPr>
              <w:lastRenderedPageBreak/>
              <w:t>7.5.5</w:t>
            </w:r>
            <w:r w:rsidRPr="00BE49AF">
              <w:rPr>
                <w:rFonts w:ascii="Arial" w:hAnsi="Arial" w:cs="Arial"/>
                <w:sz w:val="20"/>
                <w:lang w:val="ru-RU"/>
              </w:rPr>
              <w:t xml:space="preserve">. Покупатель вправе привлекать независимых экспертов или третьих лиц с целью проведения </w:t>
            </w:r>
            <w:r w:rsidRPr="00BE49AF">
              <w:rPr>
                <w:rFonts w:ascii="Arial" w:hAnsi="Arial" w:cs="Arial"/>
                <w:sz w:val="20"/>
                <w:lang w:val="ru-RU"/>
              </w:rPr>
              <w:lastRenderedPageBreak/>
              <w:t>экспертизы для установления фактов недостатков. В случае подтверждения факта недостатков Продавец возмещает Покупателю затраты Покупателя на проведение экспертизы.</w:t>
            </w:r>
          </w:p>
        </w:tc>
      </w:tr>
      <w:tr w:rsidR="00F40535" w14:paraId="78108FB6" w14:textId="77777777" w:rsidTr="00314FFD">
        <w:tc>
          <w:tcPr>
            <w:tcW w:w="5133" w:type="dxa"/>
          </w:tcPr>
          <w:p w14:paraId="608A17BC" w14:textId="77777777" w:rsidR="00000000" w:rsidRPr="00BE49AF" w:rsidRDefault="00000000" w:rsidP="006A20D2">
            <w:pPr>
              <w:jc w:val="both"/>
              <w:rPr>
                <w:rFonts w:ascii="Arial" w:hAnsi="Arial" w:cs="Arial"/>
                <w:sz w:val="20"/>
                <w:lang w:val="ru-RU"/>
              </w:rPr>
            </w:pPr>
            <w:r w:rsidRPr="00BE49AF">
              <w:rPr>
                <w:rFonts w:ascii="Arial" w:hAnsi="Arial" w:cs="Arial"/>
                <w:sz w:val="20"/>
                <w:lang w:val="ru-RU"/>
              </w:rPr>
              <w:lastRenderedPageBreak/>
              <w:t>7.6. Instructing:</w:t>
            </w:r>
          </w:p>
        </w:tc>
        <w:tc>
          <w:tcPr>
            <w:tcW w:w="5362" w:type="dxa"/>
          </w:tcPr>
          <w:p w14:paraId="2CBD5FCA" w14:textId="77777777" w:rsidR="00000000" w:rsidRPr="00AD3B67" w:rsidRDefault="00000000" w:rsidP="006A20D2">
            <w:pPr>
              <w:jc w:val="both"/>
              <w:rPr>
                <w:rFonts w:ascii="Arial" w:hAnsi="Arial" w:cs="Arial"/>
                <w:sz w:val="20"/>
                <w:lang w:val="en-US"/>
              </w:rPr>
            </w:pPr>
            <w:r w:rsidRPr="00AD3B67">
              <w:rPr>
                <w:rFonts w:ascii="Arial" w:hAnsi="Arial" w:cs="Arial"/>
                <w:sz w:val="20"/>
                <w:lang w:val="en-US"/>
              </w:rPr>
              <w:t xml:space="preserve">7.6. </w:t>
            </w:r>
            <w:r>
              <w:rPr>
                <w:rFonts w:ascii="Arial" w:hAnsi="Arial" w:cs="Arial"/>
                <w:sz w:val="20"/>
                <w:lang w:val="ru-RU"/>
              </w:rPr>
              <w:t>Обучение</w:t>
            </w:r>
            <w:r w:rsidRPr="00AD3B67">
              <w:rPr>
                <w:rFonts w:ascii="Arial" w:hAnsi="Arial" w:cs="Arial"/>
                <w:sz w:val="20"/>
                <w:lang w:val="en-US"/>
              </w:rPr>
              <w:t>:</w:t>
            </w:r>
          </w:p>
        </w:tc>
      </w:tr>
      <w:tr w:rsidR="00F40535" w14:paraId="5F996C80" w14:textId="77777777" w:rsidTr="00314FFD">
        <w:tc>
          <w:tcPr>
            <w:tcW w:w="5133" w:type="dxa"/>
          </w:tcPr>
          <w:p w14:paraId="2E663653" w14:textId="77777777" w:rsidR="00000000" w:rsidRPr="00A57698" w:rsidRDefault="00000000" w:rsidP="006A20D2">
            <w:pPr>
              <w:jc w:val="both"/>
              <w:rPr>
                <w:rFonts w:ascii="Arial" w:hAnsi="Arial" w:cs="Arial"/>
                <w:sz w:val="20"/>
                <w:lang w:val="en-US"/>
              </w:rPr>
            </w:pPr>
            <w:r w:rsidRPr="00A57698">
              <w:rPr>
                <w:rFonts w:ascii="Arial" w:hAnsi="Arial" w:cs="Arial"/>
                <w:sz w:val="20"/>
                <w:lang w:val="en-US"/>
              </w:rPr>
              <w:t xml:space="preserve">7.6.1. Upon completion of the Equipment commissioning, the Buyer’s staff shall be trained in the maintenance and operation of the Equipment. Number of the trainees shall be __________ persons.            </w:t>
            </w:r>
          </w:p>
        </w:tc>
        <w:tc>
          <w:tcPr>
            <w:tcW w:w="5362" w:type="dxa"/>
          </w:tcPr>
          <w:p w14:paraId="223ED5B6" w14:textId="77777777" w:rsidR="00000000" w:rsidRPr="00BE49AF" w:rsidRDefault="00000000" w:rsidP="006A20D2">
            <w:pPr>
              <w:jc w:val="both"/>
              <w:rPr>
                <w:rFonts w:ascii="Arial" w:hAnsi="Arial" w:cs="Arial"/>
                <w:sz w:val="20"/>
                <w:lang w:val="ru-RU"/>
              </w:rPr>
            </w:pPr>
            <w:r w:rsidRPr="00A57698">
              <w:rPr>
                <w:rFonts w:ascii="Arial" w:hAnsi="Arial" w:cs="Arial"/>
                <w:sz w:val="20"/>
                <w:lang w:val="ru-RU"/>
              </w:rPr>
              <w:t>7.6.1. По окончании ввода в эксплуатацию Оборудования проводится обучение персонала Покупателя по обслуживанию и эксплуатации Оборудования. Количество участников – __________ человека.</w:t>
            </w:r>
            <w:r w:rsidRPr="00BE49AF">
              <w:rPr>
                <w:rFonts w:ascii="Arial" w:hAnsi="Arial" w:cs="Arial"/>
                <w:sz w:val="20"/>
                <w:lang w:val="ru-RU"/>
              </w:rPr>
              <w:t xml:space="preserve">            </w:t>
            </w:r>
          </w:p>
        </w:tc>
      </w:tr>
      <w:tr w:rsidR="00F40535" w:rsidRPr="00157104" w14:paraId="6279A107" w14:textId="77777777" w:rsidTr="00314FFD">
        <w:tc>
          <w:tcPr>
            <w:tcW w:w="5133" w:type="dxa"/>
          </w:tcPr>
          <w:p w14:paraId="1BE44BFC" w14:textId="77777777" w:rsidR="00000000" w:rsidRPr="00BE49AF" w:rsidRDefault="00000000" w:rsidP="006A20D2">
            <w:pPr>
              <w:jc w:val="both"/>
              <w:rPr>
                <w:rFonts w:ascii="Arial" w:hAnsi="Arial" w:cs="Arial"/>
                <w:sz w:val="20"/>
                <w:lang w:val="en-US"/>
              </w:rPr>
            </w:pPr>
            <w:r w:rsidRPr="00BE49AF">
              <w:rPr>
                <w:rFonts w:ascii="Arial" w:hAnsi="Arial" w:cs="Arial"/>
                <w:sz w:val="20"/>
                <w:lang w:val="en-US"/>
              </w:rPr>
              <w:t>7.6.2. The training duration shall be determined under Appendix No.__ hereto.</w:t>
            </w:r>
          </w:p>
        </w:tc>
        <w:tc>
          <w:tcPr>
            <w:tcW w:w="5362" w:type="dxa"/>
          </w:tcPr>
          <w:p w14:paraId="2043C217" w14:textId="77777777" w:rsidR="00000000" w:rsidRPr="00BE49AF" w:rsidRDefault="00000000" w:rsidP="006A20D2">
            <w:pPr>
              <w:jc w:val="both"/>
              <w:rPr>
                <w:rFonts w:ascii="Arial" w:hAnsi="Arial" w:cs="Arial"/>
                <w:sz w:val="20"/>
                <w:lang w:val="ru-RU"/>
              </w:rPr>
            </w:pPr>
            <w:r w:rsidRPr="00BE49AF">
              <w:rPr>
                <w:rFonts w:ascii="Arial" w:hAnsi="Arial" w:cs="Arial"/>
                <w:sz w:val="20"/>
                <w:lang w:val="ru-RU"/>
              </w:rPr>
              <w:t>7.6.2. Продолжительность обучения определяется согласно Приложению №__ к настоящему Договору.</w:t>
            </w:r>
          </w:p>
        </w:tc>
      </w:tr>
      <w:tr w:rsidR="00F40535" w14:paraId="34BFC615" w14:textId="77777777" w:rsidTr="00314FFD">
        <w:tc>
          <w:tcPr>
            <w:tcW w:w="5133" w:type="dxa"/>
          </w:tcPr>
          <w:p w14:paraId="6F237DFB" w14:textId="77777777" w:rsidR="00000000" w:rsidRPr="0010452C" w:rsidRDefault="00000000" w:rsidP="006A20D2">
            <w:pPr>
              <w:jc w:val="both"/>
              <w:rPr>
                <w:rFonts w:ascii="Arial" w:hAnsi="Arial" w:cs="Arial"/>
                <w:sz w:val="20"/>
                <w:lang w:val="en-US"/>
              </w:rPr>
            </w:pPr>
            <w:r w:rsidRPr="0010452C">
              <w:rPr>
                <w:rFonts w:ascii="Arial" w:hAnsi="Arial" w:cs="Arial"/>
                <w:sz w:val="20"/>
                <w:lang w:val="en-US"/>
              </w:rPr>
              <w:t>7.6.3. Following the training results, the relevant Buyer’s Staff Training Certificate shall be drawn up (under the form according to Appendix No.__ hereto) to be signed by the authorized representatives of both Parties.</w:t>
            </w:r>
          </w:p>
        </w:tc>
        <w:tc>
          <w:tcPr>
            <w:tcW w:w="5362" w:type="dxa"/>
          </w:tcPr>
          <w:p w14:paraId="3FA4EA5D" w14:textId="77777777" w:rsidR="00000000" w:rsidRPr="0010452C" w:rsidRDefault="00000000" w:rsidP="006A20D2">
            <w:pPr>
              <w:jc w:val="both"/>
              <w:rPr>
                <w:rFonts w:ascii="Arial" w:hAnsi="Arial" w:cs="Arial"/>
                <w:sz w:val="20"/>
                <w:lang w:val="en-US"/>
              </w:rPr>
            </w:pPr>
            <w:r w:rsidRPr="0010452C">
              <w:rPr>
                <w:rFonts w:ascii="Arial" w:hAnsi="Arial" w:cs="Arial"/>
                <w:sz w:val="20"/>
                <w:lang w:val="ru-RU"/>
              </w:rPr>
              <w:t>7.6.3. По результатам обучения составляется соответствую</w:t>
            </w:r>
            <w:r>
              <w:rPr>
                <w:rFonts w:ascii="Arial" w:hAnsi="Arial" w:cs="Arial"/>
                <w:sz w:val="20"/>
                <w:lang w:val="ru-RU"/>
              </w:rPr>
              <w:t>щий Акт о проведении обучения</w:t>
            </w:r>
            <w:r w:rsidRPr="0010452C">
              <w:rPr>
                <w:rFonts w:ascii="Arial" w:hAnsi="Arial" w:cs="Arial"/>
                <w:sz w:val="20"/>
                <w:lang w:val="ru-RU"/>
              </w:rPr>
              <w:t xml:space="preserve"> персонала Покупателя (по форме согласно приложению </w:t>
            </w:r>
            <w:r w:rsidRPr="0010452C">
              <w:rPr>
                <w:rFonts w:ascii="Arial" w:hAnsi="Arial" w:cs="Arial"/>
                <w:sz w:val="20"/>
                <w:lang w:val="en-US"/>
              </w:rPr>
              <w:t>№__ к Договору), который подписывается уполномоченными представителями обеих сторон.</w:t>
            </w:r>
          </w:p>
        </w:tc>
      </w:tr>
      <w:tr w:rsidR="00F40535" w14:paraId="15D206B9" w14:textId="77777777" w:rsidTr="00314FFD">
        <w:tc>
          <w:tcPr>
            <w:tcW w:w="5133" w:type="dxa"/>
          </w:tcPr>
          <w:p w14:paraId="3C1ED45E" w14:textId="77777777" w:rsidR="00000000" w:rsidRPr="0010452C" w:rsidRDefault="00000000" w:rsidP="006A20D2">
            <w:pPr>
              <w:jc w:val="both"/>
              <w:rPr>
                <w:rFonts w:ascii="Arial" w:hAnsi="Arial" w:cs="Arial"/>
                <w:sz w:val="20"/>
                <w:lang w:val="en-US"/>
              </w:rPr>
            </w:pPr>
            <w:r w:rsidRPr="0010452C">
              <w:rPr>
                <w:rFonts w:ascii="Arial" w:hAnsi="Arial" w:cs="Arial"/>
                <w:sz w:val="20"/>
                <w:lang w:val="en-US"/>
              </w:rPr>
              <w:t>7.7. No later than within 5 days upon signing the Equipment Commissioning Certificates and the Buyer’s Staff Training Certificate, the Seller, on the one part</w:t>
            </w:r>
            <w:r w:rsidRPr="0010452C">
              <w:rPr>
                <w:rFonts w:ascii="Arial" w:hAnsi="Arial" w:cs="Arial"/>
                <w:sz w:val="20"/>
                <w:lang w:val="en-US"/>
              </w:rPr>
              <w:t xml:space="preserve"> </w:t>
            </w:r>
            <w:r>
              <w:rPr>
                <w:rFonts w:ascii="Arial" w:hAnsi="Arial" w:cs="Arial"/>
                <w:sz w:val="20"/>
                <w:lang w:val="en-US"/>
              </w:rPr>
              <w:t>(under Appendix No. __</w:t>
            </w:r>
            <w:r w:rsidRPr="00067282">
              <w:rPr>
                <w:rFonts w:ascii="Arial" w:hAnsi="Arial" w:cs="Arial"/>
                <w:sz w:val="20"/>
                <w:lang w:val="en-US"/>
              </w:rPr>
              <w:t>8</w:t>
            </w:r>
            <w:r>
              <w:rPr>
                <w:rFonts w:ascii="Arial" w:hAnsi="Arial" w:cs="Arial"/>
                <w:sz w:val="20"/>
                <w:lang w:val="en-US"/>
              </w:rPr>
              <w:t xml:space="preserve"> hereto)</w:t>
            </w:r>
            <w:r w:rsidRPr="0010452C">
              <w:rPr>
                <w:rFonts w:ascii="Arial" w:hAnsi="Arial" w:cs="Arial"/>
                <w:sz w:val="20"/>
                <w:lang w:val="en-US"/>
              </w:rPr>
              <w:t>, and the Buyer, on the other part, shall sign the Work and Services Completion Certificate (</w:t>
            </w:r>
            <w:r>
              <w:rPr>
                <w:rFonts w:ascii="Arial" w:hAnsi="Arial" w:cs="Arial"/>
                <w:sz w:val="20"/>
                <w:lang w:val="en-US"/>
              </w:rPr>
              <w:t>under Appendix No. 9</w:t>
            </w:r>
            <w:r w:rsidRPr="0010452C">
              <w:rPr>
                <w:rFonts w:ascii="Arial" w:hAnsi="Arial" w:cs="Arial"/>
                <w:sz w:val="20"/>
                <w:lang w:val="en-US"/>
              </w:rPr>
              <w:t xml:space="preserve"> hereto).</w:t>
            </w:r>
          </w:p>
        </w:tc>
        <w:tc>
          <w:tcPr>
            <w:tcW w:w="5362" w:type="dxa"/>
          </w:tcPr>
          <w:p w14:paraId="05C5F198" w14:textId="77777777" w:rsidR="00000000" w:rsidRPr="0010452C" w:rsidRDefault="00000000" w:rsidP="006A20D2">
            <w:pPr>
              <w:jc w:val="both"/>
              <w:rPr>
                <w:rFonts w:ascii="Arial" w:hAnsi="Arial" w:cs="Arial"/>
                <w:sz w:val="20"/>
                <w:lang w:val="en-US"/>
              </w:rPr>
            </w:pPr>
            <w:r w:rsidRPr="0010452C">
              <w:rPr>
                <w:rFonts w:ascii="Arial" w:hAnsi="Arial" w:cs="Arial"/>
                <w:sz w:val="20"/>
                <w:lang w:val="ru-RU"/>
              </w:rPr>
              <w:t>7.7. В срок не позднее, чем 5 дней с момента подписания Актов ввода Оборудования в эксплуатацию и Акта о проведения подготовки персонала Покупателя</w:t>
            </w:r>
            <w:r>
              <w:rPr>
                <w:rFonts w:ascii="Arial" w:hAnsi="Arial" w:cs="Arial"/>
                <w:sz w:val="20"/>
                <w:lang w:val="ru-RU"/>
              </w:rPr>
              <w:t xml:space="preserve"> </w:t>
            </w:r>
            <w:r w:rsidRPr="00067282">
              <w:rPr>
                <w:rFonts w:ascii="Arial" w:hAnsi="Arial" w:cs="Arial"/>
                <w:sz w:val="20"/>
                <w:lang w:val="ru-RU"/>
              </w:rPr>
              <w:t>(п</w:t>
            </w:r>
            <w:r>
              <w:rPr>
                <w:rFonts w:ascii="Arial" w:hAnsi="Arial" w:cs="Arial"/>
                <w:sz w:val="20"/>
                <w:lang w:val="ru-RU"/>
              </w:rPr>
              <w:t>о форме согласно приложению № 8</w:t>
            </w:r>
            <w:r w:rsidRPr="00067282">
              <w:rPr>
                <w:rFonts w:ascii="Arial" w:hAnsi="Arial" w:cs="Arial"/>
                <w:sz w:val="20"/>
                <w:lang w:val="ru-RU"/>
              </w:rPr>
              <w:t xml:space="preserve"> к Договору)</w:t>
            </w:r>
            <w:r w:rsidRPr="0010452C">
              <w:rPr>
                <w:rFonts w:ascii="Arial" w:hAnsi="Arial" w:cs="Arial"/>
                <w:sz w:val="20"/>
                <w:lang w:val="ru-RU"/>
              </w:rPr>
              <w:t xml:space="preserve">, Продавец, с одной стороны, и Покупатель, с другой стороны, подписывают «Акт выполненных работ и оказанных услуг» (по форме согласно приложению </w:t>
            </w:r>
            <w:r>
              <w:rPr>
                <w:rFonts w:ascii="Arial" w:hAnsi="Arial" w:cs="Arial"/>
                <w:sz w:val="20"/>
                <w:lang w:val="en-US"/>
              </w:rPr>
              <w:t>№ 9</w:t>
            </w:r>
            <w:r w:rsidRPr="0010452C">
              <w:rPr>
                <w:rFonts w:ascii="Arial" w:hAnsi="Arial" w:cs="Arial"/>
                <w:sz w:val="20"/>
                <w:lang w:val="en-US"/>
              </w:rPr>
              <w:t xml:space="preserve"> к Договору).</w:t>
            </w:r>
          </w:p>
        </w:tc>
      </w:tr>
      <w:tr w:rsidR="00F40535" w14:paraId="5E205F70" w14:textId="77777777" w:rsidTr="00314FFD">
        <w:tc>
          <w:tcPr>
            <w:tcW w:w="5133" w:type="dxa"/>
          </w:tcPr>
          <w:p w14:paraId="3558AB05" w14:textId="77777777" w:rsidR="00000000" w:rsidRPr="0010452C" w:rsidRDefault="00000000" w:rsidP="0010452C">
            <w:pPr>
              <w:rPr>
                <w:rFonts w:ascii="Arial" w:hAnsi="Arial" w:cs="Arial"/>
                <w:b/>
                <w:sz w:val="20"/>
                <w:lang w:val="en-US"/>
              </w:rPr>
            </w:pPr>
            <w:r w:rsidRPr="0010452C">
              <w:rPr>
                <w:rFonts w:ascii="Arial" w:hAnsi="Arial" w:cs="Arial"/>
                <w:b/>
                <w:sz w:val="20"/>
                <w:lang w:val="en-US"/>
              </w:rPr>
              <w:t>8. WARRANTY OBLIGATIONS</w:t>
            </w:r>
          </w:p>
        </w:tc>
        <w:tc>
          <w:tcPr>
            <w:tcW w:w="5362" w:type="dxa"/>
          </w:tcPr>
          <w:p w14:paraId="25A5A10E" w14:textId="77777777" w:rsidR="00000000" w:rsidRPr="0010452C" w:rsidRDefault="00000000" w:rsidP="006A20D2">
            <w:pPr>
              <w:jc w:val="both"/>
              <w:rPr>
                <w:rFonts w:ascii="Arial" w:hAnsi="Arial" w:cs="Arial"/>
                <w:b/>
                <w:sz w:val="20"/>
                <w:lang w:val="en-US"/>
              </w:rPr>
            </w:pPr>
            <w:r w:rsidRPr="0010452C">
              <w:rPr>
                <w:rFonts w:ascii="Arial" w:hAnsi="Arial" w:cs="Arial"/>
                <w:b/>
                <w:sz w:val="20"/>
                <w:lang w:val="en-US"/>
              </w:rPr>
              <w:t>8. ГАРАНТИЙНЫЕ ОБЯЗАТЕЛЬСТВА</w:t>
            </w:r>
          </w:p>
        </w:tc>
      </w:tr>
      <w:tr w:rsidR="00F40535" w:rsidRPr="00157104" w14:paraId="0B02A6A0" w14:textId="77777777" w:rsidTr="00314FFD">
        <w:tc>
          <w:tcPr>
            <w:tcW w:w="5133" w:type="dxa"/>
          </w:tcPr>
          <w:p w14:paraId="1AFA4539" w14:textId="77777777" w:rsidR="00000000" w:rsidRPr="0010452C" w:rsidRDefault="00000000" w:rsidP="006A20D2">
            <w:pPr>
              <w:jc w:val="both"/>
              <w:rPr>
                <w:rFonts w:ascii="Arial" w:hAnsi="Arial" w:cs="Arial"/>
                <w:sz w:val="20"/>
                <w:lang w:val="en-US"/>
              </w:rPr>
            </w:pPr>
            <w:r w:rsidRPr="0010452C">
              <w:rPr>
                <w:rFonts w:ascii="Arial" w:hAnsi="Arial" w:cs="Arial"/>
                <w:sz w:val="20"/>
                <w:lang w:val="en-US"/>
              </w:rPr>
              <w:t>8.1. The Seller hereby represents and warrants the high quality of the Equipment and full compliance with the terms and conditions of this Contract and the technical parame</w:t>
            </w:r>
            <w:r>
              <w:rPr>
                <w:rFonts w:ascii="Arial" w:hAnsi="Arial" w:cs="Arial"/>
                <w:sz w:val="20"/>
                <w:lang w:val="en-US"/>
              </w:rPr>
              <w:t>ters specified in Appendix No. 2</w:t>
            </w:r>
            <w:r w:rsidRPr="0010452C">
              <w:rPr>
                <w:rFonts w:ascii="Arial" w:hAnsi="Arial" w:cs="Arial"/>
                <w:sz w:val="20"/>
                <w:lang w:val="en-US"/>
              </w:rPr>
              <w:t xml:space="preserve"> hereto, as well as in the technical documentation for the Equipment. Delivery of equipment should include a set of spare parts for the operation warranty period.</w:t>
            </w:r>
          </w:p>
        </w:tc>
        <w:tc>
          <w:tcPr>
            <w:tcW w:w="5362" w:type="dxa"/>
          </w:tcPr>
          <w:p w14:paraId="0E3E6703" w14:textId="77777777" w:rsidR="00000000" w:rsidRPr="0010452C" w:rsidRDefault="00000000" w:rsidP="006A20D2">
            <w:pPr>
              <w:jc w:val="both"/>
              <w:rPr>
                <w:rFonts w:ascii="Arial" w:hAnsi="Arial" w:cs="Arial"/>
                <w:sz w:val="20"/>
                <w:lang w:val="ru-RU"/>
              </w:rPr>
            </w:pPr>
            <w:r w:rsidRPr="000E21CB">
              <w:rPr>
                <w:rFonts w:ascii="Arial" w:hAnsi="Arial" w:cs="Arial"/>
                <w:sz w:val="20"/>
                <w:lang w:val="ru-RU"/>
              </w:rPr>
              <w:t xml:space="preserve">8.1. </w:t>
            </w:r>
            <w:r w:rsidRPr="0010452C">
              <w:rPr>
                <w:rFonts w:ascii="Arial" w:hAnsi="Arial" w:cs="Arial"/>
                <w:sz w:val="20"/>
                <w:lang w:val="ru-RU"/>
              </w:rPr>
              <w:t>Продавец</w:t>
            </w:r>
            <w:r w:rsidRPr="000E21CB">
              <w:rPr>
                <w:rFonts w:ascii="Arial" w:hAnsi="Arial" w:cs="Arial"/>
                <w:sz w:val="20"/>
                <w:lang w:val="ru-RU"/>
              </w:rPr>
              <w:t xml:space="preserve"> </w:t>
            </w:r>
            <w:r w:rsidRPr="0010452C">
              <w:rPr>
                <w:rFonts w:ascii="Arial" w:hAnsi="Arial" w:cs="Arial"/>
                <w:sz w:val="20"/>
                <w:lang w:val="ru-RU"/>
              </w:rPr>
              <w:t>гарантирует</w:t>
            </w:r>
            <w:r w:rsidRPr="000E21CB">
              <w:rPr>
                <w:rFonts w:ascii="Arial" w:hAnsi="Arial" w:cs="Arial"/>
                <w:sz w:val="20"/>
                <w:lang w:val="ru-RU"/>
              </w:rPr>
              <w:t xml:space="preserve"> </w:t>
            </w:r>
            <w:r w:rsidRPr="0010452C">
              <w:rPr>
                <w:rFonts w:ascii="Arial" w:hAnsi="Arial" w:cs="Arial"/>
                <w:sz w:val="20"/>
                <w:lang w:val="ru-RU"/>
              </w:rPr>
              <w:t>высокое</w:t>
            </w:r>
            <w:r w:rsidRPr="000E21CB">
              <w:rPr>
                <w:rFonts w:ascii="Arial" w:hAnsi="Arial" w:cs="Arial"/>
                <w:sz w:val="20"/>
                <w:lang w:val="ru-RU"/>
              </w:rPr>
              <w:t xml:space="preserve"> </w:t>
            </w:r>
            <w:r w:rsidRPr="0010452C">
              <w:rPr>
                <w:rFonts w:ascii="Arial" w:hAnsi="Arial" w:cs="Arial"/>
                <w:sz w:val="20"/>
                <w:lang w:val="ru-RU"/>
              </w:rPr>
              <w:t>качество</w:t>
            </w:r>
            <w:r w:rsidRPr="000E21CB">
              <w:rPr>
                <w:rFonts w:ascii="Arial" w:hAnsi="Arial" w:cs="Arial"/>
                <w:sz w:val="20"/>
                <w:lang w:val="ru-RU"/>
              </w:rPr>
              <w:t xml:space="preserve"> </w:t>
            </w:r>
            <w:r w:rsidRPr="0010452C">
              <w:rPr>
                <w:rFonts w:ascii="Arial" w:hAnsi="Arial" w:cs="Arial"/>
                <w:sz w:val="20"/>
                <w:lang w:val="ru-RU"/>
              </w:rPr>
              <w:t>Оборудования</w:t>
            </w:r>
            <w:r w:rsidRPr="000E21CB">
              <w:rPr>
                <w:rFonts w:ascii="Arial" w:hAnsi="Arial" w:cs="Arial"/>
                <w:sz w:val="20"/>
                <w:lang w:val="ru-RU"/>
              </w:rPr>
              <w:t xml:space="preserve"> </w:t>
            </w:r>
            <w:r w:rsidRPr="0010452C">
              <w:rPr>
                <w:rFonts w:ascii="Arial" w:hAnsi="Arial" w:cs="Arial"/>
                <w:sz w:val="20"/>
                <w:lang w:val="ru-RU"/>
              </w:rPr>
              <w:t>и</w:t>
            </w:r>
            <w:r w:rsidRPr="000E21CB">
              <w:rPr>
                <w:rFonts w:ascii="Arial" w:hAnsi="Arial" w:cs="Arial"/>
                <w:sz w:val="20"/>
                <w:lang w:val="ru-RU"/>
              </w:rPr>
              <w:t xml:space="preserve"> </w:t>
            </w:r>
            <w:r w:rsidRPr="0010452C">
              <w:rPr>
                <w:rFonts w:ascii="Arial" w:hAnsi="Arial" w:cs="Arial"/>
                <w:sz w:val="20"/>
                <w:lang w:val="ru-RU"/>
              </w:rPr>
              <w:t>полное</w:t>
            </w:r>
            <w:r w:rsidRPr="000E21CB">
              <w:rPr>
                <w:rFonts w:ascii="Arial" w:hAnsi="Arial" w:cs="Arial"/>
                <w:sz w:val="20"/>
                <w:lang w:val="ru-RU"/>
              </w:rPr>
              <w:t xml:space="preserve"> </w:t>
            </w:r>
            <w:r w:rsidRPr="0010452C">
              <w:rPr>
                <w:rFonts w:ascii="Arial" w:hAnsi="Arial" w:cs="Arial"/>
                <w:sz w:val="20"/>
                <w:lang w:val="ru-RU"/>
              </w:rPr>
              <w:t>соответствие</w:t>
            </w:r>
            <w:r w:rsidRPr="000E21CB">
              <w:rPr>
                <w:rFonts w:ascii="Arial" w:hAnsi="Arial" w:cs="Arial"/>
                <w:sz w:val="20"/>
                <w:lang w:val="ru-RU"/>
              </w:rPr>
              <w:t xml:space="preserve"> </w:t>
            </w:r>
            <w:r w:rsidRPr="0010452C">
              <w:rPr>
                <w:rFonts w:ascii="Arial" w:hAnsi="Arial" w:cs="Arial"/>
                <w:sz w:val="20"/>
                <w:lang w:val="ru-RU"/>
              </w:rPr>
              <w:t>его</w:t>
            </w:r>
            <w:r w:rsidRPr="000E21CB">
              <w:rPr>
                <w:rFonts w:ascii="Arial" w:hAnsi="Arial" w:cs="Arial"/>
                <w:sz w:val="20"/>
                <w:lang w:val="ru-RU"/>
              </w:rPr>
              <w:t xml:space="preserve"> </w:t>
            </w:r>
            <w:r w:rsidRPr="0010452C">
              <w:rPr>
                <w:rFonts w:ascii="Arial" w:hAnsi="Arial" w:cs="Arial"/>
                <w:sz w:val="20"/>
                <w:lang w:val="ru-RU"/>
              </w:rPr>
              <w:t>условиям</w:t>
            </w:r>
            <w:r w:rsidRPr="000E21CB">
              <w:rPr>
                <w:rFonts w:ascii="Arial" w:hAnsi="Arial" w:cs="Arial"/>
                <w:sz w:val="20"/>
                <w:lang w:val="ru-RU"/>
              </w:rPr>
              <w:t xml:space="preserve"> </w:t>
            </w:r>
            <w:r w:rsidRPr="0010452C">
              <w:rPr>
                <w:rFonts w:ascii="Arial" w:hAnsi="Arial" w:cs="Arial"/>
                <w:sz w:val="20"/>
                <w:lang w:val="ru-RU"/>
              </w:rPr>
              <w:t>настоящего Договора и техническим параме</w:t>
            </w:r>
            <w:r>
              <w:rPr>
                <w:rFonts w:ascii="Arial" w:hAnsi="Arial" w:cs="Arial"/>
                <w:sz w:val="20"/>
                <w:lang w:val="ru-RU"/>
              </w:rPr>
              <w:t>трам, указанным в Приложении № 2</w:t>
            </w:r>
            <w:r w:rsidRPr="0010452C">
              <w:rPr>
                <w:rFonts w:ascii="Arial" w:hAnsi="Arial" w:cs="Arial"/>
                <w:sz w:val="20"/>
                <w:lang w:val="ru-RU"/>
              </w:rPr>
              <w:t xml:space="preserve"> к настоящему Контракту, а также в технической документации к Оборудованию. Поставка оборудования должна включать комплект запчастей на гарантийный срок эксплуатации.</w:t>
            </w:r>
          </w:p>
        </w:tc>
      </w:tr>
      <w:tr w:rsidR="00F40535" w:rsidRPr="00157104" w14:paraId="743A648E" w14:textId="77777777" w:rsidTr="00314FFD">
        <w:tc>
          <w:tcPr>
            <w:tcW w:w="5133" w:type="dxa"/>
          </w:tcPr>
          <w:p w14:paraId="7FBEF501" w14:textId="77777777" w:rsidR="00000000" w:rsidRPr="0010452C" w:rsidRDefault="00000000" w:rsidP="006A20D2">
            <w:pPr>
              <w:jc w:val="both"/>
              <w:rPr>
                <w:rFonts w:ascii="Arial" w:hAnsi="Arial" w:cs="Arial"/>
                <w:sz w:val="20"/>
                <w:lang w:val="en-US"/>
              </w:rPr>
            </w:pPr>
            <w:r w:rsidRPr="0010452C">
              <w:rPr>
                <w:rFonts w:ascii="Arial" w:hAnsi="Arial" w:cs="Arial"/>
                <w:sz w:val="20"/>
                <w:lang w:val="en-US"/>
              </w:rPr>
              <w:t>8.2. The supplied equipment is warranted for 12 months upon the Equipment commissioning. If, during the warranty period, there are defects that prevent the Equipment standard operation until they are eliminated, the warranty period shall be extended for the period of time taken to correct the defects thereof.</w:t>
            </w:r>
          </w:p>
        </w:tc>
        <w:tc>
          <w:tcPr>
            <w:tcW w:w="5362" w:type="dxa"/>
          </w:tcPr>
          <w:p w14:paraId="5BCA1FFF" w14:textId="77777777" w:rsidR="00000000" w:rsidRPr="0010452C" w:rsidRDefault="00000000" w:rsidP="006A20D2">
            <w:pPr>
              <w:jc w:val="both"/>
              <w:rPr>
                <w:rFonts w:ascii="Arial" w:hAnsi="Arial" w:cs="Arial"/>
                <w:sz w:val="20"/>
                <w:lang w:val="ru-RU"/>
              </w:rPr>
            </w:pPr>
            <w:r w:rsidRPr="0010452C">
              <w:rPr>
                <w:rFonts w:ascii="Arial" w:hAnsi="Arial" w:cs="Arial"/>
                <w:sz w:val="20"/>
                <w:lang w:val="ru-RU"/>
              </w:rPr>
              <w:t>8.2. На поставляемое Оборудование предоставляется гарантия 12 месяцев с момента ввода Оборудования в эксплуатацию. Если в период гарантийного срока обнаружатся недостатки, которые не позволяют продолжить нормальную эксплуатацию Оборудования до их устранения, то гарантийный срок продлевается на период времени, затраченный для устранения недостатков.</w:t>
            </w:r>
          </w:p>
        </w:tc>
      </w:tr>
      <w:tr w:rsidR="00F40535" w:rsidRPr="00157104" w14:paraId="22135B08" w14:textId="77777777" w:rsidTr="00314FFD">
        <w:tc>
          <w:tcPr>
            <w:tcW w:w="5133" w:type="dxa"/>
          </w:tcPr>
          <w:p w14:paraId="7F30A381" w14:textId="77777777" w:rsidR="00000000" w:rsidRPr="0010452C" w:rsidRDefault="00000000" w:rsidP="006A20D2">
            <w:pPr>
              <w:jc w:val="both"/>
              <w:rPr>
                <w:rFonts w:ascii="Arial" w:hAnsi="Arial" w:cs="Arial"/>
                <w:sz w:val="20"/>
                <w:lang w:val="en-US"/>
              </w:rPr>
            </w:pPr>
            <w:r w:rsidRPr="0010452C">
              <w:rPr>
                <w:rFonts w:ascii="Arial" w:hAnsi="Arial" w:cs="Arial"/>
                <w:sz w:val="20"/>
                <w:lang w:val="en-US"/>
              </w:rPr>
              <w:t>8.3. The warranty starts from the date of signing the Equipment Commissioning Certificate. The warranty shall be granted provided that the Buyer’s certified staff work on the Equipment, use consumables provided for in the technical documentation, original spare parts and timely maintenance.</w:t>
            </w:r>
          </w:p>
        </w:tc>
        <w:tc>
          <w:tcPr>
            <w:tcW w:w="5362" w:type="dxa"/>
          </w:tcPr>
          <w:p w14:paraId="07FD78E3" w14:textId="77777777" w:rsidR="00000000" w:rsidRPr="0010452C" w:rsidRDefault="00000000" w:rsidP="006A20D2">
            <w:pPr>
              <w:jc w:val="both"/>
              <w:rPr>
                <w:rFonts w:ascii="Arial" w:hAnsi="Arial" w:cs="Arial"/>
                <w:sz w:val="20"/>
                <w:lang w:val="ru-RU"/>
              </w:rPr>
            </w:pPr>
            <w:r w:rsidRPr="0010452C">
              <w:rPr>
                <w:rFonts w:ascii="Arial" w:hAnsi="Arial" w:cs="Arial"/>
                <w:sz w:val="20"/>
                <w:lang w:val="ru-RU"/>
              </w:rPr>
              <w:t>8.3. Гарантия начинается с даты подписания Акта ввода Оборудования в эксплуатацию. Гарантия предоставляется только при условии работы на Оборудовании сертифицированного персонала Покупателя, использования предусмотренных технической документацией расходных материалов, оригинальных запчастей и своевременного проведения регламентных работ.</w:t>
            </w:r>
          </w:p>
        </w:tc>
      </w:tr>
      <w:tr w:rsidR="00F40535" w:rsidRPr="00157104" w14:paraId="7F79F578" w14:textId="77777777" w:rsidTr="00314FFD">
        <w:tc>
          <w:tcPr>
            <w:tcW w:w="5133" w:type="dxa"/>
          </w:tcPr>
          <w:p w14:paraId="5B980F15" w14:textId="77777777" w:rsidR="00000000" w:rsidRPr="0010452C" w:rsidRDefault="00000000" w:rsidP="0010452C">
            <w:pPr>
              <w:jc w:val="both"/>
              <w:rPr>
                <w:rFonts w:ascii="Arial" w:hAnsi="Arial" w:cs="Arial"/>
                <w:sz w:val="20"/>
                <w:lang w:val="en-US"/>
              </w:rPr>
            </w:pPr>
            <w:r w:rsidRPr="0010452C">
              <w:rPr>
                <w:rFonts w:ascii="Arial" w:hAnsi="Arial" w:cs="Arial"/>
                <w:sz w:val="20"/>
                <w:lang w:val="en-US"/>
              </w:rPr>
              <w:t>8.4. If, during the warranty period, the Buyer (Consignee) reveals any defects in the Equipment or other non-compliance of the Equipment with the terms and conditions of this Contract and the Appendices hereto, the Buyer hereby undertakes to immediately call the Seller’s representative by sending the notice thereof via fax (electronic) or telegraph communication and with its participation to ensure the drafting of the Equipment Fault Certificate.</w:t>
            </w:r>
          </w:p>
          <w:p w14:paraId="738775E9" w14:textId="77777777" w:rsidR="00000000" w:rsidRPr="0010452C" w:rsidRDefault="00000000" w:rsidP="0010452C">
            <w:pPr>
              <w:jc w:val="both"/>
              <w:rPr>
                <w:rFonts w:ascii="Arial" w:hAnsi="Arial" w:cs="Arial"/>
                <w:sz w:val="20"/>
                <w:lang w:val="en-US"/>
              </w:rPr>
            </w:pPr>
            <w:r w:rsidRPr="0010452C">
              <w:rPr>
                <w:rFonts w:ascii="Arial" w:hAnsi="Arial" w:cs="Arial"/>
                <w:sz w:val="20"/>
                <w:lang w:val="en-US"/>
              </w:rPr>
              <w:t>No later than within 5 (five) business days upon receipt of the notification from the Buyer (Consignee), the Seller shall be obliged to ensure the arrival of its authorized representative to certify the fact of occurrence of the warranty case and shall sign the relevant Equipment Fault Certificate and other required documents.</w:t>
            </w:r>
          </w:p>
          <w:p w14:paraId="2EC37151" w14:textId="77777777" w:rsidR="00000000" w:rsidRPr="0010452C" w:rsidRDefault="00000000" w:rsidP="0010452C">
            <w:pPr>
              <w:jc w:val="both"/>
              <w:rPr>
                <w:rFonts w:ascii="Arial" w:hAnsi="Arial" w:cs="Arial"/>
                <w:sz w:val="20"/>
                <w:lang w:val="en-US"/>
              </w:rPr>
            </w:pPr>
            <w:r w:rsidRPr="0010452C">
              <w:rPr>
                <w:rFonts w:ascii="Arial" w:hAnsi="Arial" w:cs="Arial"/>
                <w:sz w:val="20"/>
                <w:lang w:val="en-US"/>
              </w:rPr>
              <w:t xml:space="preserve">The signed Equipment Fault Certificate is the acknowledgement of the fact that the quality of the </w:t>
            </w:r>
            <w:r w:rsidRPr="0010452C">
              <w:rPr>
                <w:rFonts w:ascii="Arial" w:hAnsi="Arial" w:cs="Arial"/>
                <w:sz w:val="20"/>
                <w:lang w:val="en-US"/>
              </w:rPr>
              <w:lastRenderedPageBreak/>
              <w:t>Equipment does not comply with the terms and conditions of this Contract and the Appendices hereto. In case if the Seller refuses to sign the aforementioned certificate, the relevant entry shall be made in it, and it shall be deemed to be properly drafted. Such a certificate shall be the relevant basis for a claim to the Seller.</w:t>
            </w:r>
          </w:p>
          <w:p w14:paraId="1ADF0C11" w14:textId="77777777" w:rsidR="00000000" w:rsidRPr="0010452C" w:rsidRDefault="00000000" w:rsidP="0010452C">
            <w:pPr>
              <w:jc w:val="both"/>
              <w:rPr>
                <w:rFonts w:ascii="Arial" w:hAnsi="Arial" w:cs="Arial"/>
                <w:sz w:val="20"/>
                <w:lang w:val="en-US"/>
              </w:rPr>
            </w:pPr>
            <w:r w:rsidRPr="0010452C">
              <w:rPr>
                <w:rFonts w:ascii="Arial" w:hAnsi="Arial" w:cs="Arial"/>
                <w:sz w:val="20"/>
                <w:lang w:val="en-US"/>
              </w:rPr>
              <w:t>The Seller’s refusal to send a representative or in case of failure of the Seller’s authorized representative to come on the date specified in this paragraph of the Contract means that the Seller agrees to the Buyer’s unilateral drawing up of the Equipment Fault Certificate. At the same time, the Seller shall not be entitled to refer to the improper execution of the certificate. Such a certificate, drawn up by the Buyer (Consignee) unilaterally, shall be of the effect of the document drawn up with the Seller’s involvement.</w:t>
            </w:r>
          </w:p>
        </w:tc>
        <w:tc>
          <w:tcPr>
            <w:tcW w:w="5362" w:type="dxa"/>
          </w:tcPr>
          <w:p w14:paraId="79DEA145" w14:textId="77777777" w:rsidR="00000000" w:rsidRPr="0010452C" w:rsidRDefault="00000000" w:rsidP="0010452C">
            <w:pPr>
              <w:jc w:val="both"/>
              <w:rPr>
                <w:rFonts w:ascii="Arial" w:hAnsi="Arial" w:cs="Arial"/>
                <w:sz w:val="20"/>
                <w:lang w:val="ru-RU"/>
              </w:rPr>
            </w:pPr>
            <w:r w:rsidRPr="0010452C">
              <w:rPr>
                <w:rFonts w:ascii="Arial" w:hAnsi="Arial" w:cs="Arial"/>
                <w:sz w:val="20"/>
                <w:lang w:val="ru-RU"/>
              </w:rPr>
              <w:lastRenderedPageBreak/>
              <w:t xml:space="preserve">8.4. В случае, если в течение гарантийного срока Покупателем (Грузополучателем) будут выявлены недостатки Оборудования или иное несоответствие качества Оборудования условиям настоящего Договора и Приложений к нему, то Покупатель обязуется незамедлительно обеспечить вызов представителя Продавца, направив ему уведомление посредством факсимильной (электронной) или телеграфной связи и с его участием обеспечить составление акта о недостатках Оборудования. </w:t>
            </w:r>
          </w:p>
          <w:p w14:paraId="6CDDBDA3" w14:textId="77777777" w:rsidR="00000000" w:rsidRPr="0010452C" w:rsidRDefault="00000000" w:rsidP="0010452C">
            <w:pPr>
              <w:jc w:val="both"/>
              <w:rPr>
                <w:rFonts w:ascii="Arial" w:hAnsi="Arial" w:cs="Arial"/>
                <w:sz w:val="20"/>
                <w:lang w:val="ru-RU"/>
              </w:rPr>
            </w:pPr>
            <w:r w:rsidRPr="0010452C">
              <w:rPr>
                <w:rFonts w:ascii="Arial" w:hAnsi="Arial" w:cs="Arial"/>
                <w:sz w:val="20"/>
                <w:lang w:val="ru-RU"/>
              </w:rPr>
              <w:t>Не позднее 5 (пяти) рабочих дней со дня получения уведомления от Покупателя (Грузополучателя) Продавец обязан обеспечить прибытие своего уполномоченного представителя для удостоверения факта наступления гарантийного случая и подписания соответствующего акта о недостатках Оборудования и иных необходимых документов.</w:t>
            </w:r>
          </w:p>
          <w:p w14:paraId="11C113DF" w14:textId="77777777" w:rsidR="00000000" w:rsidRPr="0010452C" w:rsidRDefault="00000000" w:rsidP="0010452C">
            <w:pPr>
              <w:jc w:val="both"/>
              <w:rPr>
                <w:rFonts w:ascii="Arial" w:hAnsi="Arial" w:cs="Arial"/>
                <w:sz w:val="20"/>
                <w:lang w:val="ru-RU"/>
              </w:rPr>
            </w:pPr>
            <w:r w:rsidRPr="0010452C">
              <w:rPr>
                <w:rFonts w:ascii="Arial" w:hAnsi="Arial" w:cs="Arial"/>
                <w:sz w:val="20"/>
                <w:lang w:val="ru-RU"/>
              </w:rPr>
              <w:lastRenderedPageBreak/>
              <w:t>Подписанный акт о недостатках Оборудования является подтверждением факта несоответствия качества Оборудования условиям настоящего Контракта и Приложений к нему. В том случае, если Продавец отказывается подписывать указанный акт, в нем делается соответствующая запись, и он считается надлежаще составленным. Такой акт будет являться надлежащим основанием для предъявления претензии Продавцу.</w:t>
            </w:r>
          </w:p>
          <w:p w14:paraId="37241D04" w14:textId="77777777" w:rsidR="00000000" w:rsidRPr="0010452C" w:rsidRDefault="00000000" w:rsidP="0010452C">
            <w:pPr>
              <w:jc w:val="both"/>
              <w:rPr>
                <w:rFonts w:ascii="Arial" w:hAnsi="Arial" w:cs="Arial"/>
                <w:sz w:val="20"/>
                <w:lang w:val="ru-RU"/>
              </w:rPr>
            </w:pPr>
            <w:r w:rsidRPr="0010452C">
              <w:rPr>
                <w:rFonts w:ascii="Arial" w:hAnsi="Arial" w:cs="Arial"/>
                <w:sz w:val="20"/>
                <w:lang w:val="ru-RU"/>
              </w:rPr>
              <w:t>Отказ Продавца от направления представителя или неприбытие уполномоченного представителя Продавца в срок, определенный в настоящем пункте Контракта, означает согласие Продавца на одностороннее составление акта о недостатках Оборудования Покупателем. При этом Продавец в дальнейшем не вправе ссылаться на ненадлежащее оформление акта. Такой акт, составленный Покупателем (Грузополучателем) в одностороннем порядке, будет иметь силу документа, составленного с участием Продавца.</w:t>
            </w:r>
          </w:p>
        </w:tc>
      </w:tr>
      <w:tr w:rsidR="00F40535" w:rsidRPr="00157104" w14:paraId="6A5D1E7B" w14:textId="77777777" w:rsidTr="00314FFD">
        <w:tc>
          <w:tcPr>
            <w:tcW w:w="5133" w:type="dxa"/>
          </w:tcPr>
          <w:p w14:paraId="04CB06B1" w14:textId="77777777" w:rsidR="00000000" w:rsidRPr="0010452C" w:rsidRDefault="00000000" w:rsidP="006A20D2">
            <w:pPr>
              <w:jc w:val="both"/>
              <w:rPr>
                <w:rFonts w:ascii="Arial" w:hAnsi="Arial" w:cs="Arial"/>
                <w:sz w:val="20"/>
                <w:lang w:val="en-US"/>
              </w:rPr>
            </w:pPr>
            <w:r w:rsidRPr="0010452C">
              <w:rPr>
                <w:rFonts w:ascii="Arial" w:hAnsi="Arial" w:cs="Arial"/>
                <w:sz w:val="20"/>
                <w:lang w:val="en-US"/>
              </w:rPr>
              <w:lastRenderedPageBreak/>
              <w:t>8.5. The Seller shall be obliged at its own expense, including transportation and other expenses, to eliminate the defects of the Equipment identified during the warranty period, or replace the Equipment and/or the components thereof within 15 calendar days (unless otherwise agreed by the Parties), unless it proves that the defects occurred as a result of the Buyer’s failure to adhere to rules of operation and/or storage conditions of the Equipment and/or the components thereof, whereas it was properly notified thereof by the Seller.</w:t>
            </w:r>
          </w:p>
        </w:tc>
        <w:tc>
          <w:tcPr>
            <w:tcW w:w="5362" w:type="dxa"/>
          </w:tcPr>
          <w:p w14:paraId="7BCC5EC8" w14:textId="77777777" w:rsidR="00000000" w:rsidRPr="0010452C" w:rsidRDefault="00000000" w:rsidP="006A20D2">
            <w:pPr>
              <w:jc w:val="both"/>
              <w:rPr>
                <w:rFonts w:ascii="Arial" w:hAnsi="Arial" w:cs="Arial"/>
                <w:sz w:val="20"/>
                <w:lang w:val="ru-RU"/>
              </w:rPr>
            </w:pPr>
            <w:r w:rsidRPr="0010452C">
              <w:rPr>
                <w:rFonts w:ascii="Arial" w:hAnsi="Arial" w:cs="Arial"/>
                <w:sz w:val="20"/>
                <w:lang w:val="ru-RU"/>
              </w:rPr>
              <w:t>8.5. Продавец обязан за свой счет, включая транспортные и иные расходы, устранить дефекты Оборудования, выявленные в течение гарантийного срока, или заменить Оборудование и/или его комплектующие в течение 15 календарных дней (если иное не согласовано Сторонами), если не докажет, что дефекты возникли в результате нарушения Покупателем правил эксплуатации и/или условий хранения Оборудования и/или его комплектующих, о которых он был надлежащим образом информирован Продавцом.</w:t>
            </w:r>
          </w:p>
        </w:tc>
      </w:tr>
      <w:tr w:rsidR="00F40535" w:rsidRPr="00157104" w14:paraId="59CBD351" w14:textId="77777777" w:rsidTr="00314FFD">
        <w:tc>
          <w:tcPr>
            <w:tcW w:w="5133" w:type="dxa"/>
          </w:tcPr>
          <w:p w14:paraId="11675065" w14:textId="77777777" w:rsidR="00000000" w:rsidRPr="0010452C" w:rsidRDefault="00000000" w:rsidP="0010452C">
            <w:pPr>
              <w:jc w:val="both"/>
              <w:rPr>
                <w:rFonts w:ascii="Arial" w:hAnsi="Arial" w:cs="Arial"/>
                <w:sz w:val="20"/>
                <w:lang w:val="en-US"/>
              </w:rPr>
            </w:pPr>
            <w:r w:rsidRPr="0010452C">
              <w:rPr>
                <w:rFonts w:ascii="Arial" w:hAnsi="Arial" w:cs="Arial"/>
                <w:sz w:val="20"/>
                <w:lang w:val="en-US"/>
              </w:rPr>
              <w:t>8.6. If it is impossible to eliminate significant defects (shortcomings), without which normal operation of the Equipment specified in the Equipment Fault Certificate or the Seller’s actual failure to fulfill its obligations to eliminate the defects of the Equipment within 30 (thirty) calendar days upon receipt of the Buyer’s written claim, attaching the Equipment Fault Certificate, the Buyer shall be entitled at its own discretion to:</w:t>
            </w:r>
          </w:p>
          <w:p w14:paraId="4383E1E5" w14:textId="77777777" w:rsidR="00000000" w:rsidRPr="0010452C" w:rsidRDefault="00000000" w:rsidP="0010452C">
            <w:pPr>
              <w:jc w:val="both"/>
              <w:rPr>
                <w:rFonts w:ascii="Arial" w:hAnsi="Arial" w:cs="Arial"/>
                <w:sz w:val="20"/>
                <w:lang w:val="en-US"/>
              </w:rPr>
            </w:pPr>
            <w:r w:rsidRPr="0010452C">
              <w:rPr>
                <w:rFonts w:ascii="Arial" w:hAnsi="Arial" w:cs="Arial"/>
                <w:sz w:val="20"/>
                <w:lang w:val="en-US"/>
              </w:rPr>
              <w:t>- require the replacement of equipment for the same;</w:t>
            </w:r>
          </w:p>
          <w:p w14:paraId="357DF8AA" w14:textId="77777777" w:rsidR="00000000" w:rsidRPr="0010452C" w:rsidRDefault="00000000" w:rsidP="0010452C">
            <w:pPr>
              <w:jc w:val="both"/>
              <w:rPr>
                <w:rFonts w:ascii="Arial" w:hAnsi="Arial" w:cs="Arial"/>
                <w:sz w:val="20"/>
                <w:lang w:val="en-US"/>
              </w:rPr>
            </w:pPr>
            <w:r w:rsidRPr="0010452C">
              <w:rPr>
                <w:rFonts w:ascii="Arial" w:hAnsi="Arial" w:cs="Arial"/>
                <w:sz w:val="20"/>
                <w:lang w:val="en-US"/>
              </w:rPr>
              <w:t>- return the Equipment and demand the return of what was performed by the Buyer under the Contract. In this case, it is the Seller who shall pay all costs and obligations related to the return thereof;</w:t>
            </w:r>
          </w:p>
          <w:p w14:paraId="3CB96FDE" w14:textId="77777777" w:rsidR="00000000" w:rsidRPr="0010452C" w:rsidRDefault="00000000" w:rsidP="0010452C">
            <w:pPr>
              <w:jc w:val="both"/>
              <w:rPr>
                <w:rFonts w:ascii="Arial" w:hAnsi="Arial" w:cs="Arial"/>
                <w:sz w:val="20"/>
                <w:lang w:val="en-US"/>
              </w:rPr>
            </w:pPr>
            <w:r w:rsidRPr="0010452C">
              <w:rPr>
                <w:rFonts w:ascii="Arial" w:hAnsi="Arial" w:cs="Arial"/>
                <w:sz w:val="20"/>
                <w:lang w:val="en-US"/>
              </w:rPr>
              <w:t>- demand compensation for losses related to elimination of the said defects (shortcomings).</w:t>
            </w:r>
          </w:p>
        </w:tc>
        <w:tc>
          <w:tcPr>
            <w:tcW w:w="5362" w:type="dxa"/>
          </w:tcPr>
          <w:p w14:paraId="310576E2" w14:textId="77777777" w:rsidR="00000000" w:rsidRPr="0010452C" w:rsidRDefault="00000000" w:rsidP="0010452C">
            <w:pPr>
              <w:jc w:val="both"/>
              <w:rPr>
                <w:rFonts w:ascii="Arial" w:hAnsi="Arial" w:cs="Arial"/>
                <w:sz w:val="20"/>
                <w:lang w:val="ru-RU"/>
              </w:rPr>
            </w:pPr>
            <w:r w:rsidRPr="0010452C">
              <w:rPr>
                <w:rFonts w:ascii="Arial" w:hAnsi="Arial" w:cs="Arial"/>
                <w:sz w:val="20"/>
                <w:lang w:val="ru-RU"/>
              </w:rPr>
              <w:t>8.6. В случае невозможности исправления существенных дефектов (недостатков), без которых не возможна нормальная эксплуатация Оборудования, указанных в Акте о недостатках Оборудования либо фактическом неисполнении Продавцом обязательств по исправлению недостатков Оборудования в течение 30 (тридцати) календарных дней, считая со дня получения письменной претензии от Покупателя с приложением Акта о недостатках Оборудования, Покупатель вправе по своему усмотрению:</w:t>
            </w:r>
          </w:p>
          <w:p w14:paraId="39AE90C5" w14:textId="77777777" w:rsidR="00000000" w:rsidRPr="0010452C" w:rsidRDefault="00000000" w:rsidP="0010452C">
            <w:pPr>
              <w:jc w:val="both"/>
              <w:rPr>
                <w:rFonts w:ascii="Arial" w:hAnsi="Arial" w:cs="Arial"/>
                <w:sz w:val="20"/>
                <w:lang w:val="ru-RU"/>
              </w:rPr>
            </w:pPr>
            <w:r w:rsidRPr="0010452C">
              <w:rPr>
                <w:rFonts w:ascii="Arial" w:hAnsi="Arial" w:cs="Arial"/>
                <w:sz w:val="20"/>
                <w:lang w:val="ru-RU"/>
              </w:rPr>
              <w:t>- требовать замены Оборудования на аналогичное;</w:t>
            </w:r>
          </w:p>
          <w:p w14:paraId="78F4B925" w14:textId="77777777" w:rsidR="00000000" w:rsidRPr="0010452C" w:rsidRDefault="00000000" w:rsidP="0010452C">
            <w:pPr>
              <w:jc w:val="both"/>
              <w:rPr>
                <w:rFonts w:ascii="Arial" w:hAnsi="Arial" w:cs="Arial"/>
                <w:sz w:val="20"/>
                <w:lang w:val="ru-RU"/>
              </w:rPr>
            </w:pPr>
            <w:r w:rsidRPr="0010452C">
              <w:rPr>
                <w:rFonts w:ascii="Arial" w:hAnsi="Arial" w:cs="Arial"/>
                <w:sz w:val="20"/>
                <w:lang w:val="ru-RU"/>
              </w:rPr>
              <w:t>- вернуть Оборудование и потребовать возврата того, что было исполнено Покупателем по Договору. При этом все расходы и обязательства, связанные с возвратом лежат на Продавце;</w:t>
            </w:r>
          </w:p>
          <w:p w14:paraId="5F6FA9A4" w14:textId="77777777" w:rsidR="00000000" w:rsidRPr="0010452C" w:rsidRDefault="00000000" w:rsidP="0010452C">
            <w:pPr>
              <w:jc w:val="both"/>
              <w:rPr>
                <w:rFonts w:ascii="Arial" w:hAnsi="Arial" w:cs="Arial"/>
                <w:sz w:val="20"/>
                <w:lang w:val="ru-RU"/>
              </w:rPr>
            </w:pPr>
            <w:r w:rsidRPr="0010452C">
              <w:rPr>
                <w:rFonts w:ascii="Arial" w:hAnsi="Arial" w:cs="Arial"/>
                <w:sz w:val="20"/>
                <w:lang w:val="ru-RU"/>
              </w:rPr>
              <w:t>- требовать возмещения убытков, связанных с исправлением указанных дефектов (недостатков).</w:t>
            </w:r>
          </w:p>
        </w:tc>
      </w:tr>
      <w:tr w:rsidR="00F40535" w:rsidRPr="00157104" w14:paraId="6D50B232" w14:textId="77777777" w:rsidTr="00314FFD">
        <w:tc>
          <w:tcPr>
            <w:tcW w:w="5133" w:type="dxa"/>
          </w:tcPr>
          <w:p w14:paraId="7B76A2FD" w14:textId="77777777" w:rsidR="00000000" w:rsidRPr="0010452C" w:rsidRDefault="00000000" w:rsidP="006A20D2">
            <w:pPr>
              <w:jc w:val="both"/>
              <w:rPr>
                <w:rFonts w:ascii="Arial" w:hAnsi="Arial" w:cs="Arial"/>
                <w:sz w:val="20"/>
                <w:lang w:val="en-US"/>
              </w:rPr>
            </w:pPr>
            <w:r w:rsidRPr="0010452C">
              <w:rPr>
                <w:rFonts w:ascii="Arial" w:hAnsi="Arial" w:cs="Arial"/>
                <w:sz w:val="20"/>
                <w:lang w:val="en-US"/>
              </w:rPr>
              <w:t xml:space="preserve">8.7. The Buyer shall be obliged to provide the Seller with a faulty component or unit within 5 days upon replacement of the faulty component by the Seller’s specialists.   </w:t>
            </w:r>
          </w:p>
        </w:tc>
        <w:tc>
          <w:tcPr>
            <w:tcW w:w="5362" w:type="dxa"/>
          </w:tcPr>
          <w:p w14:paraId="1157B894" w14:textId="77777777" w:rsidR="00000000" w:rsidRPr="0010452C" w:rsidRDefault="00000000" w:rsidP="006A20D2">
            <w:pPr>
              <w:jc w:val="both"/>
              <w:rPr>
                <w:rFonts w:ascii="Arial" w:hAnsi="Arial" w:cs="Arial"/>
                <w:sz w:val="20"/>
                <w:lang w:val="ru-RU"/>
              </w:rPr>
            </w:pPr>
            <w:r w:rsidRPr="0010452C">
              <w:rPr>
                <w:rFonts w:ascii="Arial" w:hAnsi="Arial" w:cs="Arial"/>
                <w:sz w:val="20"/>
                <w:lang w:val="ru-RU"/>
              </w:rPr>
              <w:t xml:space="preserve">8.7. Покупатель обязан предоставить Продавцу дефектный узел или агрегат в срок не позднее 5-ти дней с момента замены дефектной детали специалистами Продавца.   </w:t>
            </w:r>
          </w:p>
        </w:tc>
      </w:tr>
      <w:tr w:rsidR="00F40535" w14:paraId="698DD6C0" w14:textId="77777777" w:rsidTr="00314FFD">
        <w:tc>
          <w:tcPr>
            <w:tcW w:w="5133" w:type="dxa"/>
          </w:tcPr>
          <w:p w14:paraId="4BD11D5A" w14:textId="77777777" w:rsidR="00000000" w:rsidRPr="00314FFD" w:rsidRDefault="00000000" w:rsidP="006A20D2">
            <w:pPr>
              <w:jc w:val="both"/>
              <w:rPr>
                <w:rFonts w:ascii="Arial" w:hAnsi="Arial" w:cs="Arial"/>
                <w:b/>
                <w:sz w:val="20"/>
                <w:lang w:val="ru-RU"/>
              </w:rPr>
            </w:pPr>
            <w:r w:rsidRPr="00314FFD">
              <w:rPr>
                <w:rFonts w:ascii="Arial" w:hAnsi="Arial" w:cs="Arial"/>
                <w:b/>
                <w:sz w:val="20"/>
                <w:lang w:val="ru-RU"/>
              </w:rPr>
              <w:t>9. PRODUCTION WARRANTY</w:t>
            </w:r>
          </w:p>
        </w:tc>
        <w:tc>
          <w:tcPr>
            <w:tcW w:w="5362" w:type="dxa"/>
          </w:tcPr>
          <w:p w14:paraId="305FE2D5" w14:textId="77777777" w:rsidR="00000000" w:rsidRPr="00314FFD" w:rsidRDefault="00000000" w:rsidP="006A20D2">
            <w:pPr>
              <w:jc w:val="both"/>
              <w:rPr>
                <w:rFonts w:ascii="Arial" w:hAnsi="Arial" w:cs="Arial"/>
                <w:b/>
                <w:sz w:val="20"/>
                <w:lang w:val="ru-RU"/>
              </w:rPr>
            </w:pPr>
            <w:r w:rsidRPr="00314FFD">
              <w:rPr>
                <w:rFonts w:ascii="Arial" w:hAnsi="Arial" w:cs="Arial"/>
                <w:b/>
                <w:sz w:val="20"/>
                <w:lang w:val="ru-RU"/>
              </w:rPr>
              <w:t>9. ПРОИЗВОДСТВЕННАЯ ГАРАНТИЯ</w:t>
            </w:r>
          </w:p>
        </w:tc>
      </w:tr>
      <w:tr w:rsidR="00F40535" w:rsidRPr="00157104" w14:paraId="62CEF0C8" w14:textId="77777777" w:rsidTr="00314FFD">
        <w:tc>
          <w:tcPr>
            <w:tcW w:w="5133" w:type="dxa"/>
          </w:tcPr>
          <w:p w14:paraId="017467A2" w14:textId="77777777" w:rsidR="00000000" w:rsidRPr="00CF35DE" w:rsidRDefault="00000000" w:rsidP="006A20D2">
            <w:pPr>
              <w:jc w:val="both"/>
              <w:rPr>
                <w:rFonts w:ascii="Arial" w:hAnsi="Arial" w:cs="Arial"/>
                <w:sz w:val="20"/>
                <w:lang w:val="en-US"/>
              </w:rPr>
            </w:pPr>
            <w:r w:rsidRPr="00CF35DE">
              <w:rPr>
                <w:rFonts w:ascii="Arial" w:hAnsi="Arial" w:cs="Arial"/>
                <w:sz w:val="20"/>
                <w:lang w:val="en-US"/>
              </w:rPr>
              <w:t>9.1. The Seller hereby represents and warrants that subject to installation, use and maintenance following the Seller’s instructions or, in accordance with normal industrial standards, in case if there are not instructions from the Seller, the Equipment achieves the warranty indicat</w:t>
            </w:r>
            <w:r>
              <w:rPr>
                <w:rFonts w:ascii="Arial" w:hAnsi="Arial" w:cs="Arial"/>
                <w:sz w:val="20"/>
                <w:lang w:val="en-US"/>
              </w:rPr>
              <w:t>ors specified in Appendix No.1</w:t>
            </w:r>
            <w:r w:rsidRPr="00067282">
              <w:rPr>
                <w:rFonts w:ascii="Arial" w:hAnsi="Arial" w:cs="Arial"/>
                <w:sz w:val="20"/>
                <w:lang w:val="en-US"/>
              </w:rPr>
              <w:t>0</w:t>
            </w:r>
            <w:r w:rsidRPr="00CF35DE">
              <w:rPr>
                <w:rFonts w:ascii="Arial" w:hAnsi="Arial" w:cs="Arial"/>
                <w:sz w:val="20"/>
                <w:lang w:val="en-US"/>
              </w:rPr>
              <w:t>, provided that all other parts of the Equipment, not included in the Seller’s scope of supply, which may affect the Equipment operation, are working properly, have sufficient performance and are controlled under the Seller’s instructions, if the Seller provides such instruction and the Buyer provides the necessary quantity and quality of raw materials, electricity, heat, water, and anything else necessary for the proper operation of the Equipment.</w:t>
            </w:r>
          </w:p>
        </w:tc>
        <w:tc>
          <w:tcPr>
            <w:tcW w:w="5362" w:type="dxa"/>
          </w:tcPr>
          <w:p w14:paraId="69B86A32" w14:textId="77777777" w:rsidR="00000000" w:rsidRPr="0010452C" w:rsidRDefault="00000000" w:rsidP="006A20D2">
            <w:pPr>
              <w:jc w:val="both"/>
              <w:rPr>
                <w:rFonts w:ascii="Arial" w:hAnsi="Arial" w:cs="Arial"/>
                <w:sz w:val="20"/>
                <w:lang w:val="ru-RU"/>
              </w:rPr>
            </w:pPr>
            <w:r w:rsidRPr="000E21CB">
              <w:rPr>
                <w:rFonts w:ascii="Arial" w:hAnsi="Arial" w:cs="Arial"/>
                <w:sz w:val="20"/>
                <w:lang w:val="ru-RU"/>
              </w:rPr>
              <w:t xml:space="preserve">9.1. </w:t>
            </w:r>
            <w:r w:rsidRPr="00CF35DE">
              <w:rPr>
                <w:rFonts w:ascii="Arial" w:hAnsi="Arial" w:cs="Arial"/>
                <w:sz w:val="20"/>
                <w:lang w:val="ru-RU"/>
              </w:rPr>
              <w:t>Продавец</w:t>
            </w:r>
            <w:r w:rsidRPr="000E21CB">
              <w:rPr>
                <w:rFonts w:ascii="Arial" w:hAnsi="Arial" w:cs="Arial"/>
                <w:sz w:val="20"/>
                <w:lang w:val="ru-RU"/>
              </w:rPr>
              <w:t xml:space="preserve"> </w:t>
            </w:r>
            <w:r w:rsidRPr="00CF35DE">
              <w:rPr>
                <w:rFonts w:ascii="Arial" w:hAnsi="Arial" w:cs="Arial"/>
                <w:sz w:val="20"/>
                <w:lang w:val="ru-RU"/>
              </w:rPr>
              <w:t>гарантирует</w:t>
            </w:r>
            <w:r w:rsidRPr="000E21CB">
              <w:rPr>
                <w:rFonts w:ascii="Arial" w:hAnsi="Arial" w:cs="Arial"/>
                <w:sz w:val="20"/>
                <w:lang w:val="ru-RU"/>
              </w:rPr>
              <w:t xml:space="preserve">, </w:t>
            </w:r>
            <w:r w:rsidRPr="00CF35DE">
              <w:rPr>
                <w:rFonts w:ascii="Arial" w:hAnsi="Arial" w:cs="Arial"/>
                <w:sz w:val="20"/>
                <w:lang w:val="ru-RU"/>
              </w:rPr>
              <w:t>что</w:t>
            </w:r>
            <w:r w:rsidRPr="000E21CB">
              <w:rPr>
                <w:rFonts w:ascii="Arial" w:hAnsi="Arial" w:cs="Arial"/>
                <w:sz w:val="20"/>
                <w:lang w:val="ru-RU"/>
              </w:rPr>
              <w:t xml:space="preserve"> </w:t>
            </w:r>
            <w:r w:rsidRPr="00CF35DE">
              <w:rPr>
                <w:rFonts w:ascii="Arial" w:hAnsi="Arial" w:cs="Arial"/>
                <w:sz w:val="20"/>
                <w:lang w:val="ru-RU"/>
              </w:rPr>
              <w:t>при</w:t>
            </w:r>
            <w:r w:rsidRPr="000E21CB">
              <w:rPr>
                <w:rFonts w:ascii="Arial" w:hAnsi="Arial" w:cs="Arial"/>
                <w:sz w:val="20"/>
                <w:lang w:val="ru-RU"/>
              </w:rPr>
              <w:t xml:space="preserve"> </w:t>
            </w:r>
            <w:r w:rsidRPr="00CF35DE">
              <w:rPr>
                <w:rFonts w:ascii="Arial" w:hAnsi="Arial" w:cs="Arial"/>
                <w:sz w:val="20"/>
                <w:lang w:val="ru-RU"/>
              </w:rPr>
              <w:t>условии</w:t>
            </w:r>
            <w:r w:rsidRPr="000E21CB">
              <w:rPr>
                <w:rFonts w:ascii="Arial" w:hAnsi="Arial" w:cs="Arial"/>
                <w:sz w:val="20"/>
                <w:lang w:val="ru-RU"/>
              </w:rPr>
              <w:t xml:space="preserve"> </w:t>
            </w:r>
            <w:r w:rsidRPr="00CF35DE">
              <w:rPr>
                <w:rFonts w:ascii="Arial" w:hAnsi="Arial" w:cs="Arial"/>
                <w:sz w:val="20"/>
                <w:lang w:val="ru-RU"/>
              </w:rPr>
              <w:t>монтажа</w:t>
            </w:r>
            <w:r w:rsidRPr="000E21CB">
              <w:rPr>
                <w:rFonts w:ascii="Arial" w:hAnsi="Arial" w:cs="Arial"/>
                <w:sz w:val="20"/>
                <w:lang w:val="ru-RU"/>
              </w:rPr>
              <w:t xml:space="preserve">, </w:t>
            </w:r>
            <w:r w:rsidRPr="00CF35DE">
              <w:rPr>
                <w:rFonts w:ascii="Arial" w:hAnsi="Arial" w:cs="Arial"/>
                <w:sz w:val="20"/>
                <w:lang w:val="ru-RU"/>
              </w:rPr>
              <w:t>использования</w:t>
            </w:r>
            <w:r w:rsidRPr="000E21CB">
              <w:rPr>
                <w:rFonts w:ascii="Arial" w:hAnsi="Arial" w:cs="Arial"/>
                <w:sz w:val="20"/>
                <w:lang w:val="ru-RU"/>
              </w:rPr>
              <w:t xml:space="preserve"> </w:t>
            </w:r>
            <w:r w:rsidRPr="00CF35DE">
              <w:rPr>
                <w:rFonts w:ascii="Arial" w:hAnsi="Arial" w:cs="Arial"/>
                <w:sz w:val="20"/>
                <w:lang w:val="ru-RU"/>
              </w:rPr>
              <w:t>и</w:t>
            </w:r>
            <w:r w:rsidRPr="000E21CB">
              <w:rPr>
                <w:rFonts w:ascii="Arial" w:hAnsi="Arial" w:cs="Arial"/>
                <w:sz w:val="20"/>
                <w:lang w:val="ru-RU"/>
              </w:rPr>
              <w:t xml:space="preserve"> </w:t>
            </w:r>
            <w:r w:rsidRPr="00CF35DE">
              <w:rPr>
                <w:rFonts w:ascii="Arial" w:hAnsi="Arial" w:cs="Arial"/>
                <w:sz w:val="20"/>
                <w:lang w:val="ru-RU"/>
              </w:rPr>
              <w:t>обслуживания</w:t>
            </w:r>
            <w:r w:rsidRPr="000E21CB">
              <w:rPr>
                <w:rFonts w:ascii="Arial" w:hAnsi="Arial" w:cs="Arial"/>
                <w:sz w:val="20"/>
                <w:lang w:val="ru-RU"/>
              </w:rPr>
              <w:t xml:space="preserve"> </w:t>
            </w:r>
            <w:r w:rsidRPr="00CF35DE">
              <w:rPr>
                <w:rFonts w:ascii="Arial" w:hAnsi="Arial" w:cs="Arial"/>
                <w:sz w:val="20"/>
                <w:lang w:val="ru-RU"/>
              </w:rPr>
              <w:t>в</w:t>
            </w:r>
            <w:r w:rsidRPr="000E21CB">
              <w:rPr>
                <w:rFonts w:ascii="Arial" w:hAnsi="Arial" w:cs="Arial"/>
                <w:sz w:val="20"/>
                <w:lang w:val="ru-RU"/>
              </w:rPr>
              <w:t xml:space="preserve"> </w:t>
            </w:r>
            <w:r w:rsidRPr="00CF35DE">
              <w:rPr>
                <w:rFonts w:ascii="Arial" w:hAnsi="Arial" w:cs="Arial"/>
                <w:sz w:val="20"/>
                <w:lang w:val="ru-RU"/>
              </w:rPr>
              <w:t>соответствии</w:t>
            </w:r>
            <w:r w:rsidRPr="000E21CB">
              <w:rPr>
                <w:rFonts w:ascii="Arial" w:hAnsi="Arial" w:cs="Arial"/>
                <w:sz w:val="20"/>
                <w:lang w:val="ru-RU"/>
              </w:rPr>
              <w:t xml:space="preserve"> </w:t>
            </w:r>
            <w:r w:rsidRPr="00CF35DE">
              <w:rPr>
                <w:rFonts w:ascii="Arial" w:hAnsi="Arial" w:cs="Arial"/>
                <w:sz w:val="20"/>
                <w:lang w:val="ru-RU"/>
              </w:rPr>
              <w:t>с</w:t>
            </w:r>
            <w:r w:rsidRPr="000E21CB">
              <w:rPr>
                <w:rFonts w:ascii="Arial" w:hAnsi="Arial" w:cs="Arial"/>
                <w:sz w:val="20"/>
                <w:lang w:val="ru-RU"/>
              </w:rPr>
              <w:t xml:space="preserve"> </w:t>
            </w:r>
            <w:r w:rsidRPr="00CF35DE">
              <w:rPr>
                <w:rFonts w:ascii="Arial" w:hAnsi="Arial" w:cs="Arial"/>
                <w:sz w:val="20"/>
                <w:lang w:val="ru-RU"/>
              </w:rPr>
              <w:t>инструкциями Продавца или, в соответствии с нормальными промышленными стандартами в случае отсутствия инструкций Продавца, Оборудование достигает гарантийных показате</w:t>
            </w:r>
            <w:r>
              <w:rPr>
                <w:rFonts w:ascii="Arial" w:hAnsi="Arial" w:cs="Arial"/>
                <w:sz w:val="20"/>
                <w:lang w:val="ru-RU"/>
              </w:rPr>
              <w:t>лей, указанных в Приложении № 10</w:t>
            </w:r>
            <w:r w:rsidRPr="00CF35DE">
              <w:rPr>
                <w:rFonts w:ascii="Arial" w:hAnsi="Arial" w:cs="Arial"/>
                <w:sz w:val="20"/>
                <w:lang w:val="ru-RU"/>
              </w:rPr>
              <w:t xml:space="preserve">, при условии, что все другие части Оборудования, не входящие в объем поставки Продавца, которые могут оказывать влияние на работу Оборудования, работают надлежащим образом, имеют достаточную производительность и управляются согласно инструкции Продавца, если Продавцом предоставлена такая инструкция, а также, если Покупатель обеспечивает необходимое </w:t>
            </w:r>
            <w:r w:rsidRPr="00CF35DE">
              <w:rPr>
                <w:rFonts w:ascii="Arial" w:hAnsi="Arial" w:cs="Arial"/>
                <w:sz w:val="20"/>
                <w:lang w:val="ru-RU"/>
              </w:rPr>
              <w:lastRenderedPageBreak/>
              <w:t>количество и качество сырья, электроэнергии, тепла, воды и всего прочего, необходимого для должного рабочего процесса Оборудования.</w:t>
            </w:r>
          </w:p>
        </w:tc>
      </w:tr>
      <w:tr w:rsidR="00F40535" w:rsidRPr="00157104" w14:paraId="6C0FCC88" w14:textId="77777777" w:rsidTr="00314FFD">
        <w:tc>
          <w:tcPr>
            <w:tcW w:w="5133" w:type="dxa"/>
          </w:tcPr>
          <w:p w14:paraId="37F80E2F" w14:textId="77777777" w:rsidR="00000000" w:rsidRPr="00CF35DE" w:rsidRDefault="00000000" w:rsidP="006A20D2">
            <w:pPr>
              <w:jc w:val="both"/>
              <w:rPr>
                <w:rFonts w:ascii="Arial" w:hAnsi="Arial" w:cs="Arial"/>
                <w:sz w:val="20"/>
                <w:lang w:val="en-US"/>
              </w:rPr>
            </w:pPr>
            <w:r w:rsidRPr="00CF35DE">
              <w:rPr>
                <w:rFonts w:ascii="Arial" w:hAnsi="Arial" w:cs="Arial"/>
                <w:sz w:val="20"/>
                <w:lang w:val="en-US"/>
              </w:rPr>
              <w:lastRenderedPageBreak/>
              <w:t>9.2. Upon the Buyer’s or the Seller’s request and for the purpose of demonstrating the Equipment ability to achieve the warranty indicators stipulated in the Appendix</w:t>
            </w:r>
            <w:r w:rsidRPr="006A1F77">
              <w:rPr>
                <w:rFonts w:ascii="Arial" w:hAnsi="Arial" w:cs="Arial"/>
                <w:sz w:val="20"/>
                <w:lang w:val="en-US"/>
              </w:rPr>
              <w:t xml:space="preserve"> 10</w:t>
            </w:r>
            <w:r w:rsidRPr="00CF35DE">
              <w:rPr>
                <w:rFonts w:ascii="Arial" w:hAnsi="Arial" w:cs="Arial"/>
                <w:sz w:val="20"/>
                <w:lang w:val="en-US"/>
              </w:rPr>
              <w:t>, production tests shall be made under the supervision and guidance of the Seller and under this Contract, and under the test program offered by the Seller and approved by the Buyer before the tests.</w:t>
            </w:r>
          </w:p>
        </w:tc>
        <w:tc>
          <w:tcPr>
            <w:tcW w:w="5362" w:type="dxa"/>
          </w:tcPr>
          <w:p w14:paraId="4244FFA2" w14:textId="77777777" w:rsidR="00000000" w:rsidRPr="00CF35DE" w:rsidRDefault="00000000" w:rsidP="006A20D2">
            <w:pPr>
              <w:jc w:val="both"/>
              <w:rPr>
                <w:rFonts w:ascii="Arial" w:hAnsi="Arial" w:cs="Arial"/>
                <w:sz w:val="20"/>
                <w:lang w:val="ru-RU"/>
              </w:rPr>
            </w:pPr>
            <w:r w:rsidRPr="00CF35DE">
              <w:rPr>
                <w:rFonts w:ascii="Arial" w:hAnsi="Arial" w:cs="Arial"/>
                <w:sz w:val="20"/>
                <w:lang w:val="ru-RU"/>
              </w:rPr>
              <w:t>9.2. По требованию Покупателя или Продавца и с целью демонстрации способности Оборудования достичь гарантийных показателей, указанны</w:t>
            </w:r>
            <w:r>
              <w:rPr>
                <w:rFonts w:ascii="Arial" w:hAnsi="Arial" w:cs="Arial"/>
                <w:sz w:val="20"/>
                <w:lang w:val="ru-RU"/>
              </w:rPr>
              <w:t>х в Приложении 10</w:t>
            </w:r>
            <w:r w:rsidRPr="00CF35DE">
              <w:rPr>
                <w:rFonts w:ascii="Arial" w:hAnsi="Arial" w:cs="Arial"/>
                <w:sz w:val="20"/>
                <w:lang w:val="ru-RU"/>
              </w:rPr>
              <w:t>, производственные испытания должны быть осуществлены под контролем и руководством Продавца и в соответствии с настоящим Контрактом и программой испытаний, предлагаемой Продавцом и утвержденной Покупателем перед испытаниями.</w:t>
            </w:r>
          </w:p>
        </w:tc>
      </w:tr>
      <w:tr w:rsidR="00F40535" w:rsidRPr="00157104" w14:paraId="5F6E4DFB" w14:textId="77777777" w:rsidTr="00314FFD">
        <w:tc>
          <w:tcPr>
            <w:tcW w:w="5133" w:type="dxa"/>
          </w:tcPr>
          <w:p w14:paraId="35265FB7" w14:textId="77777777" w:rsidR="00000000" w:rsidRPr="00CF35DE" w:rsidRDefault="00000000" w:rsidP="006A20D2">
            <w:pPr>
              <w:jc w:val="both"/>
              <w:rPr>
                <w:rFonts w:ascii="Arial" w:hAnsi="Arial" w:cs="Arial"/>
                <w:sz w:val="20"/>
                <w:lang w:val="en-US"/>
              </w:rPr>
            </w:pPr>
            <w:r w:rsidRPr="00CF35DE">
              <w:rPr>
                <w:rFonts w:ascii="Arial" w:hAnsi="Arial" w:cs="Arial"/>
                <w:sz w:val="20"/>
                <w:lang w:val="en-US"/>
              </w:rPr>
              <w:t>9.3. Warranty tests shall be scheduled for a period agreed upon and satisfying both Parties, and shall be made within 6 (six) months upon the Parties’ signing of the Equipment Commissioning Certificate and, unless otherwise stipulated by the Seller in writing, not earlier than within 30 (thirty) upon the request thereof. The Buyer shall ensure that there is all the necessary staff, availability of materials required for normal work, which shall be at the Seller’s disposal immediately upon the Equipment commissioning.</w:t>
            </w:r>
          </w:p>
        </w:tc>
        <w:tc>
          <w:tcPr>
            <w:tcW w:w="5362" w:type="dxa"/>
          </w:tcPr>
          <w:p w14:paraId="1C32AEF2" w14:textId="77777777" w:rsidR="00000000" w:rsidRPr="00CF35DE" w:rsidRDefault="00000000" w:rsidP="006A20D2">
            <w:pPr>
              <w:jc w:val="both"/>
              <w:rPr>
                <w:rFonts w:ascii="Arial" w:hAnsi="Arial" w:cs="Arial"/>
                <w:sz w:val="20"/>
                <w:lang w:val="ru-RU"/>
              </w:rPr>
            </w:pPr>
            <w:r w:rsidRPr="00CF35DE">
              <w:rPr>
                <w:rFonts w:ascii="Arial" w:hAnsi="Arial" w:cs="Arial"/>
                <w:sz w:val="20"/>
                <w:lang w:val="ru-RU"/>
              </w:rPr>
              <w:t>9.3. Гарантийные испытания должны быть назначены на срок, согласованный и удовлетворяющий обе стороны, и должны быть проведены в течение шести (6) месяцев с даты  подписания Сторонами  Акта ввода Оборудования в эксплуатацию и, если Продавцом не оговорено особо в письменном виде, не раньше тридцати (30) дней со дня запроса. Покупатель обеспечивает присутствие всего необходимого персонала, наличие материалов необходимых для нормальной работы, которые будут находиться в распоряжении Продавца сразу после пуска Оборудования.</w:t>
            </w:r>
          </w:p>
        </w:tc>
      </w:tr>
      <w:tr w:rsidR="00F40535" w:rsidRPr="00157104" w14:paraId="7AE286C1" w14:textId="77777777" w:rsidTr="00314FFD">
        <w:tc>
          <w:tcPr>
            <w:tcW w:w="5133" w:type="dxa"/>
          </w:tcPr>
          <w:p w14:paraId="25B28EBF" w14:textId="77777777" w:rsidR="00000000" w:rsidRPr="00CF35DE" w:rsidRDefault="00000000" w:rsidP="006A20D2">
            <w:pPr>
              <w:jc w:val="both"/>
              <w:rPr>
                <w:rFonts w:ascii="Arial" w:hAnsi="Arial" w:cs="Arial"/>
                <w:sz w:val="20"/>
                <w:lang w:val="en-US"/>
              </w:rPr>
            </w:pPr>
            <w:r w:rsidRPr="00CF35DE">
              <w:rPr>
                <w:rFonts w:ascii="Arial" w:hAnsi="Arial" w:cs="Arial"/>
                <w:sz w:val="20"/>
                <w:lang w:val="en-US"/>
              </w:rPr>
              <w:t>9.4. It is the Buyer who shall pay all costs, such as, for example, raw materials, electricity, steam, etc., related to production tests.</w:t>
            </w:r>
          </w:p>
        </w:tc>
        <w:tc>
          <w:tcPr>
            <w:tcW w:w="5362" w:type="dxa"/>
          </w:tcPr>
          <w:p w14:paraId="4E1AF2D4" w14:textId="77777777" w:rsidR="00000000" w:rsidRPr="00CF35DE" w:rsidRDefault="00000000" w:rsidP="006A20D2">
            <w:pPr>
              <w:jc w:val="both"/>
              <w:rPr>
                <w:rFonts w:ascii="Arial" w:hAnsi="Arial" w:cs="Arial"/>
                <w:sz w:val="20"/>
                <w:lang w:val="ru-RU"/>
              </w:rPr>
            </w:pPr>
            <w:r w:rsidRPr="00CF35DE">
              <w:rPr>
                <w:rFonts w:ascii="Arial" w:hAnsi="Arial" w:cs="Arial"/>
                <w:sz w:val="20"/>
                <w:lang w:val="ru-RU"/>
              </w:rPr>
              <w:t>9.4. Все расходы, такие как, например, сырьё, электроэнергия, пар, и т. д., связанные с производственными испытаниями, относятся на счет Покупателя.</w:t>
            </w:r>
          </w:p>
        </w:tc>
      </w:tr>
      <w:tr w:rsidR="00F40535" w:rsidRPr="00157104" w14:paraId="6BB2F9F0" w14:textId="77777777" w:rsidTr="00314FFD">
        <w:tc>
          <w:tcPr>
            <w:tcW w:w="5133" w:type="dxa"/>
          </w:tcPr>
          <w:p w14:paraId="5F588EDA" w14:textId="77777777" w:rsidR="00000000" w:rsidRPr="00CF35DE" w:rsidRDefault="00000000" w:rsidP="006A20D2">
            <w:pPr>
              <w:jc w:val="both"/>
              <w:rPr>
                <w:rFonts w:ascii="Arial" w:hAnsi="Arial" w:cs="Arial"/>
                <w:sz w:val="20"/>
                <w:lang w:val="en-US"/>
              </w:rPr>
            </w:pPr>
            <w:r w:rsidRPr="00CF35DE">
              <w:rPr>
                <w:rFonts w:ascii="Arial" w:hAnsi="Arial" w:cs="Arial"/>
                <w:sz w:val="20"/>
                <w:lang w:val="en-US"/>
              </w:rPr>
              <w:t>9.5. Prior to starting the warranty tests, the Buyer and the Seller shall agree on the suitability of the raw materials used during the warranty test period.</w:t>
            </w:r>
          </w:p>
        </w:tc>
        <w:tc>
          <w:tcPr>
            <w:tcW w:w="5362" w:type="dxa"/>
          </w:tcPr>
          <w:p w14:paraId="636D1B08" w14:textId="77777777" w:rsidR="00000000" w:rsidRPr="00CF35DE" w:rsidRDefault="00000000" w:rsidP="006A20D2">
            <w:pPr>
              <w:jc w:val="both"/>
              <w:rPr>
                <w:rFonts w:ascii="Arial" w:hAnsi="Arial" w:cs="Arial"/>
                <w:sz w:val="20"/>
                <w:lang w:val="ru-RU"/>
              </w:rPr>
            </w:pPr>
            <w:r w:rsidRPr="00CF35DE">
              <w:rPr>
                <w:rFonts w:ascii="Arial" w:hAnsi="Arial" w:cs="Arial"/>
                <w:sz w:val="20"/>
                <w:lang w:val="ru-RU"/>
              </w:rPr>
              <w:t>9.5. Перед началом гарантийных испытаний Покупатель и Продавец должны согласовать пригодность сырья, применяемого в течение срока гарантийных испытаний.</w:t>
            </w:r>
          </w:p>
        </w:tc>
      </w:tr>
      <w:tr w:rsidR="00F40535" w:rsidRPr="00157104" w14:paraId="6FEADFEA" w14:textId="77777777" w:rsidTr="00314FFD">
        <w:tc>
          <w:tcPr>
            <w:tcW w:w="5133" w:type="dxa"/>
          </w:tcPr>
          <w:p w14:paraId="4C2B6BF1" w14:textId="77777777" w:rsidR="00000000" w:rsidRPr="006A1F77" w:rsidRDefault="00000000" w:rsidP="006A20D2">
            <w:pPr>
              <w:jc w:val="both"/>
              <w:rPr>
                <w:rFonts w:ascii="Arial" w:hAnsi="Arial" w:cs="Arial"/>
                <w:sz w:val="20"/>
                <w:lang w:val="en-US"/>
              </w:rPr>
            </w:pPr>
            <w:r w:rsidRPr="00CF35DE">
              <w:rPr>
                <w:rFonts w:ascii="Arial" w:hAnsi="Arial" w:cs="Arial"/>
                <w:sz w:val="20"/>
                <w:lang w:val="en-US"/>
              </w:rPr>
              <w:t xml:space="preserve">9.6. The duration of warranty tests shall be under Appendix No. </w:t>
            </w:r>
            <w:r w:rsidRPr="006A1F77">
              <w:rPr>
                <w:rFonts w:ascii="Arial" w:hAnsi="Arial" w:cs="Arial"/>
                <w:sz w:val="20"/>
                <w:lang w:val="en-US"/>
              </w:rPr>
              <w:t>11.</w:t>
            </w:r>
          </w:p>
        </w:tc>
        <w:tc>
          <w:tcPr>
            <w:tcW w:w="5362" w:type="dxa"/>
          </w:tcPr>
          <w:p w14:paraId="38D8CADA" w14:textId="77777777" w:rsidR="00000000" w:rsidRPr="00CF35DE" w:rsidRDefault="00000000" w:rsidP="006A20D2">
            <w:pPr>
              <w:jc w:val="both"/>
              <w:rPr>
                <w:rFonts w:ascii="Arial" w:hAnsi="Arial" w:cs="Arial"/>
                <w:sz w:val="20"/>
                <w:lang w:val="ru-RU"/>
              </w:rPr>
            </w:pPr>
            <w:r w:rsidRPr="00CF35DE">
              <w:rPr>
                <w:rFonts w:ascii="Arial" w:hAnsi="Arial" w:cs="Arial"/>
                <w:sz w:val="20"/>
                <w:lang w:val="ru-RU"/>
              </w:rPr>
              <w:t>9.6. Продолжительность гарантийных испы</w:t>
            </w:r>
            <w:r>
              <w:rPr>
                <w:rFonts w:ascii="Arial" w:hAnsi="Arial" w:cs="Arial"/>
                <w:sz w:val="20"/>
                <w:lang w:val="ru-RU"/>
              </w:rPr>
              <w:t>таний - согласно Приложению № 11</w:t>
            </w:r>
            <w:r w:rsidRPr="00CF35DE">
              <w:rPr>
                <w:rFonts w:ascii="Arial" w:hAnsi="Arial" w:cs="Arial"/>
                <w:sz w:val="20"/>
                <w:lang w:val="ru-RU"/>
              </w:rPr>
              <w:t>.</w:t>
            </w:r>
          </w:p>
        </w:tc>
      </w:tr>
      <w:tr w:rsidR="00F40535" w14:paraId="295EE363" w14:textId="77777777" w:rsidTr="00314FFD">
        <w:tc>
          <w:tcPr>
            <w:tcW w:w="5133" w:type="dxa"/>
          </w:tcPr>
          <w:p w14:paraId="209D023B" w14:textId="77777777" w:rsidR="00000000" w:rsidRPr="00CF35DE" w:rsidRDefault="00000000" w:rsidP="006A20D2">
            <w:pPr>
              <w:jc w:val="both"/>
              <w:rPr>
                <w:rFonts w:ascii="Arial" w:hAnsi="Arial" w:cs="Arial"/>
                <w:sz w:val="20"/>
                <w:lang w:val="en-US"/>
              </w:rPr>
            </w:pPr>
            <w:r w:rsidRPr="00CF35DE">
              <w:rPr>
                <w:rFonts w:ascii="Arial" w:hAnsi="Arial" w:cs="Arial"/>
                <w:sz w:val="20"/>
                <w:lang w:val="en-US"/>
              </w:rPr>
              <w:t xml:space="preserve">9.7. If it turns out that any of the technological indicators achieved during the warranty tests deviates from the nominal </w:t>
            </w:r>
            <w:r>
              <w:rPr>
                <w:rFonts w:ascii="Arial" w:hAnsi="Arial" w:cs="Arial"/>
                <w:sz w:val="20"/>
                <w:lang w:val="en-US"/>
              </w:rPr>
              <w:t xml:space="preserve">indicators set out in Appendix </w:t>
            </w:r>
            <w:r w:rsidRPr="006A1F77">
              <w:rPr>
                <w:rFonts w:ascii="Arial" w:hAnsi="Arial" w:cs="Arial"/>
                <w:sz w:val="20"/>
                <w:lang w:val="en-US"/>
              </w:rPr>
              <w:t>10</w:t>
            </w:r>
            <w:r w:rsidRPr="00CF35DE">
              <w:rPr>
                <w:rFonts w:ascii="Arial" w:hAnsi="Arial" w:cs="Arial"/>
                <w:sz w:val="20"/>
                <w:lang w:val="en-US"/>
              </w:rPr>
              <w:t xml:space="preserve"> through the Seller’s fault, the Seller shall make the necessary and sufficient changes in setting up and modifying the Equipment at the production site, and shall invoice to repair or replace the defective Equipment so that during the warranty tests it is possible to achieve the 6 ind</w:t>
            </w:r>
            <w:r>
              <w:rPr>
                <w:rFonts w:ascii="Arial" w:hAnsi="Arial" w:cs="Arial"/>
                <w:sz w:val="20"/>
                <w:lang w:val="en-US"/>
              </w:rPr>
              <w:t>icators stipulated in Appendix 10</w:t>
            </w:r>
            <w:r w:rsidRPr="00CF35DE">
              <w:rPr>
                <w:rFonts w:ascii="Arial" w:hAnsi="Arial" w:cs="Arial"/>
                <w:sz w:val="20"/>
                <w:lang w:val="en-US"/>
              </w:rPr>
              <w:t>. Upon the warranty tests that showed unsatisfactory results for reasons solely dependent on the Seller, warranty tests may be repeated upon the Buyer’s request.</w:t>
            </w:r>
          </w:p>
        </w:tc>
        <w:tc>
          <w:tcPr>
            <w:tcW w:w="5362" w:type="dxa"/>
          </w:tcPr>
          <w:p w14:paraId="426B4C67" w14:textId="77777777" w:rsidR="00000000" w:rsidRPr="00CF35DE" w:rsidRDefault="00000000" w:rsidP="006A20D2">
            <w:pPr>
              <w:jc w:val="both"/>
              <w:rPr>
                <w:rFonts w:ascii="Arial" w:hAnsi="Arial" w:cs="Arial"/>
                <w:sz w:val="20"/>
                <w:lang w:val="en-US"/>
              </w:rPr>
            </w:pPr>
            <w:r w:rsidRPr="00CF35DE">
              <w:rPr>
                <w:rFonts w:ascii="Arial" w:hAnsi="Arial" w:cs="Arial"/>
                <w:sz w:val="20"/>
                <w:lang w:val="ru-RU"/>
              </w:rPr>
              <w:t>9.7. Если оказывается, что какой-нибудь из технологических показателей, достигнутых во время  гарантийных испытаний, отклоняется от номинальных показа</w:t>
            </w:r>
            <w:r>
              <w:rPr>
                <w:rFonts w:ascii="Arial" w:hAnsi="Arial" w:cs="Arial"/>
                <w:sz w:val="20"/>
                <w:lang w:val="ru-RU"/>
              </w:rPr>
              <w:t>телей, указанных в Приложении 10</w:t>
            </w:r>
            <w:r w:rsidRPr="00CF35DE">
              <w:rPr>
                <w:rFonts w:ascii="Arial" w:hAnsi="Arial" w:cs="Arial"/>
                <w:sz w:val="20"/>
                <w:lang w:val="ru-RU"/>
              </w:rPr>
              <w:t xml:space="preserve"> по вине Продавца, Продавец должен внести необходимые и достаточные изменения в настройку и модификацию Оборудования на производственной площадке, и должен за свой счет отремонтировать или заменить дефектное Оборудование таким образом, чтобы при гарантийных испытаниях можно было </w:t>
            </w:r>
            <w:r>
              <w:rPr>
                <w:rFonts w:ascii="Arial" w:hAnsi="Arial" w:cs="Arial"/>
                <w:sz w:val="20"/>
                <w:lang w:val="ru-RU"/>
              </w:rPr>
              <w:t>достичь указанных в Приложении 10</w:t>
            </w:r>
            <w:r w:rsidRPr="00CF35DE">
              <w:rPr>
                <w:rFonts w:ascii="Arial" w:hAnsi="Arial" w:cs="Arial"/>
                <w:sz w:val="20"/>
                <w:lang w:val="ru-RU"/>
              </w:rPr>
              <w:t xml:space="preserve"> показателей. После гарантийных испытаний, показавших неудовлетворительный результат по причинам, зависящим исключительно от Продавца, гарантийные испытания могут быть проведены повторно по требованию </w:t>
            </w:r>
            <w:r w:rsidRPr="00CF35DE">
              <w:rPr>
                <w:rFonts w:ascii="Arial" w:hAnsi="Arial" w:cs="Arial"/>
                <w:sz w:val="20"/>
                <w:lang w:val="en-US"/>
              </w:rPr>
              <w:t>Покупателя.</w:t>
            </w:r>
          </w:p>
        </w:tc>
      </w:tr>
      <w:tr w:rsidR="00F40535" w14:paraId="031570D3" w14:textId="77777777" w:rsidTr="00314FFD">
        <w:tc>
          <w:tcPr>
            <w:tcW w:w="5133" w:type="dxa"/>
          </w:tcPr>
          <w:p w14:paraId="384609E2" w14:textId="77777777" w:rsidR="00000000" w:rsidRPr="00314FFD" w:rsidRDefault="00000000" w:rsidP="006A20D2">
            <w:pPr>
              <w:jc w:val="both"/>
              <w:rPr>
                <w:rFonts w:ascii="Arial" w:hAnsi="Arial" w:cs="Arial"/>
                <w:b/>
                <w:sz w:val="20"/>
                <w:lang w:val="en-US"/>
              </w:rPr>
            </w:pPr>
            <w:r w:rsidRPr="00314FFD">
              <w:rPr>
                <w:rFonts w:ascii="Arial" w:hAnsi="Arial" w:cs="Arial"/>
                <w:b/>
                <w:sz w:val="20"/>
                <w:lang w:val="en-US"/>
              </w:rPr>
              <w:t>10. PACKAGING AND LABELLING</w:t>
            </w:r>
          </w:p>
        </w:tc>
        <w:tc>
          <w:tcPr>
            <w:tcW w:w="5362" w:type="dxa"/>
          </w:tcPr>
          <w:p w14:paraId="71F5F06D" w14:textId="77777777" w:rsidR="00000000" w:rsidRPr="00314FFD" w:rsidRDefault="00000000" w:rsidP="006A20D2">
            <w:pPr>
              <w:jc w:val="both"/>
              <w:rPr>
                <w:rFonts w:ascii="Arial" w:hAnsi="Arial" w:cs="Arial"/>
                <w:b/>
                <w:sz w:val="20"/>
                <w:lang w:val="en-US"/>
              </w:rPr>
            </w:pPr>
            <w:r w:rsidRPr="00314FFD">
              <w:rPr>
                <w:rFonts w:ascii="Arial" w:hAnsi="Arial" w:cs="Arial"/>
                <w:b/>
                <w:sz w:val="20"/>
                <w:lang w:val="en-US"/>
              </w:rPr>
              <w:t>10. УПАКОВКА И МАРКИРОВКА</w:t>
            </w:r>
          </w:p>
        </w:tc>
      </w:tr>
      <w:tr w:rsidR="00F40535" w:rsidRPr="00157104" w14:paraId="6CE6C8B8" w14:textId="77777777" w:rsidTr="00314FFD">
        <w:tc>
          <w:tcPr>
            <w:tcW w:w="5133" w:type="dxa"/>
          </w:tcPr>
          <w:p w14:paraId="6895FF6E" w14:textId="77777777" w:rsidR="00000000" w:rsidRPr="00CF35DE" w:rsidRDefault="00000000" w:rsidP="006A20D2">
            <w:pPr>
              <w:jc w:val="both"/>
              <w:rPr>
                <w:rFonts w:ascii="Arial" w:hAnsi="Arial" w:cs="Arial"/>
                <w:sz w:val="20"/>
                <w:lang w:val="en-US"/>
              </w:rPr>
            </w:pPr>
            <w:r w:rsidRPr="00CF35DE">
              <w:rPr>
                <w:rFonts w:ascii="Arial" w:hAnsi="Arial" w:cs="Arial"/>
                <w:sz w:val="20"/>
                <w:lang w:val="en-US"/>
              </w:rPr>
              <w:t>10.1. Due to its nature, the Equipment shall be supplied in a package that ensures the safety of the cargo from any damage that is usually possible during normal transportation.</w:t>
            </w:r>
          </w:p>
        </w:tc>
        <w:tc>
          <w:tcPr>
            <w:tcW w:w="5362" w:type="dxa"/>
          </w:tcPr>
          <w:p w14:paraId="5D750251" w14:textId="77777777" w:rsidR="00000000" w:rsidRPr="00CF35DE" w:rsidRDefault="00000000" w:rsidP="006A20D2">
            <w:pPr>
              <w:jc w:val="both"/>
              <w:rPr>
                <w:rFonts w:ascii="Arial" w:hAnsi="Arial" w:cs="Arial"/>
                <w:sz w:val="20"/>
                <w:lang w:val="ru-RU"/>
              </w:rPr>
            </w:pPr>
            <w:r w:rsidRPr="00CF35DE">
              <w:rPr>
                <w:rFonts w:ascii="Arial" w:hAnsi="Arial" w:cs="Arial"/>
                <w:sz w:val="20"/>
                <w:lang w:val="ru-RU"/>
              </w:rPr>
              <w:t>10.1. Оборудование в соответствии со своим характером должно быть поставлено в упаковке, обеспечивающей сохранность груза от любых повреждений, обычно возможных во время обычной перевозки.</w:t>
            </w:r>
          </w:p>
        </w:tc>
      </w:tr>
      <w:tr w:rsidR="00F40535" w:rsidRPr="00157104" w14:paraId="59E81540" w14:textId="77777777" w:rsidTr="00314FFD">
        <w:tc>
          <w:tcPr>
            <w:tcW w:w="5133" w:type="dxa"/>
          </w:tcPr>
          <w:p w14:paraId="6CAF3F3D" w14:textId="77777777" w:rsidR="00000000" w:rsidRPr="002B7923" w:rsidRDefault="00000000" w:rsidP="002B7923">
            <w:pPr>
              <w:jc w:val="both"/>
              <w:rPr>
                <w:rFonts w:ascii="Arial" w:hAnsi="Arial" w:cs="Arial"/>
                <w:sz w:val="20"/>
                <w:lang w:val="en-US"/>
              </w:rPr>
            </w:pPr>
            <w:r w:rsidRPr="002B7923">
              <w:rPr>
                <w:rFonts w:ascii="Arial" w:hAnsi="Arial" w:cs="Arial"/>
                <w:sz w:val="20"/>
                <w:lang w:val="en-US"/>
              </w:rPr>
              <w:t xml:space="preserve">10.2. The Seller shall be obliged for each shipment to make a packing list containing the following information: </w:t>
            </w:r>
          </w:p>
          <w:p w14:paraId="1A1A05DE" w14:textId="77777777" w:rsidR="00000000" w:rsidRPr="002B7923" w:rsidRDefault="00000000" w:rsidP="002B7923">
            <w:pPr>
              <w:jc w:val="both"/>
              <w:rPr>
                <w:rFonts w:ascii="Arial" w:hAnsi="Arial" w:cs="Arial"/>
                <w:sz w:val="20"/>
                <w:lang w:val="en-US"/>
              </w:rPr>
            </w:pPr>
            <w:r w:rsidRPr="002B7923">
              <w:rPr>
                <w:rFonts w:ascii="Arial" w:hAnsi="Arial" w:cs="Arial"/>
                <w:sz w:val="20"/>
                <w:lang w:val="en-US"/>
              </w:rPr>
              <w:t>•</w:t>
            </w:r>
            <w:r w:rsidRPr="002B7923">
              <w:rPr>
                <w:rFonts w:ascii="Arial" w:hAnsi="Arial" w:cs="Arial"/>
                <w:sz w:val="20"/>
                <w:lang w:val="en-US"/>
              </w:rPr>
              <w:tab/>
              <w:t xml:space="preserve">Contract number; </w:t>
            </w:r>
          </w:p>
          <w:p w14:paraId="735FCF1E" w14:textId="77777777" w:rsidR="00000000" w:rsidRPr="002B7923" w:rsidRDefault="00000000" w:rsidP="002B7923">
            <w:pPr>
              <w:jc w:val="both"/>
              <w:rPr>
                <w:rFonts w:ascii="Arial" w:hAnsi="Arial" w:cs="Arial"/>
                <w:sz w:val="20"/>
                <w:lang w:val="en-US"/>
              </w:rPr>
            </w:pPr>
            <w:r w:rsidRPr="002B7923">
              <w:rPr>
                <w:rFonts w:ascii="Arial" w:hAnsi="Arial" w:cs="Arial"/>
                <w:sz w:val="20"/>
                <w:lang w:val="en-US"/>
              </w:rPr>
              <w:t>•</w:t>
            </w:r>
            <w:r w:rsidRPr="002B7923">
              <w:rPr>
                <w:rFonts w:ascii="Arial" w:hAnsi="Arial" w:cs="Arial"/>
                <w:sz w:val="20"/>
                <w:lang w:val="en-US"/>
              </w:rPr>
              <w:tab/>
              <w:t xml:space="preserve">exact specification;  </w:t>
            </w:r>
          </w:p>
          <w:p w14:paraId="3D9997F4" w14:textId="77777777" w:rsidR="00000000" w:rsidRPr="002B7923" w:rsidRDefault="00000000" w:rsidP="002B7923">
            <w:pPr>
              <w:jc w:val="both"/>
              <w:rPr>
                <w:rFonts w:ascii="Arial" w:hAnsi="Arial" w:cs="Arial"/>
                <w:sz w:val="20"/>
                <w:lang w:val="en-US"/>
              </w:rPr>
            </w:pPr>
            <w:r w:rsidRPr="002B7923">
              <w:rPr>
                <w:rFonts w:ascii="Arial" w:hAnsi="Arial" w:cs="Arial"/>
                <w:sz w:val="20"/>
                <w:lang w:val="en-US"/>
              </w:rPr>
              <w:t>•</w:t>
            </w:r>
            <w:r w:rsidRPr="002B7923">
              <w:rPr>
                <w:rFonts w:ascii="Arial" w:hAnsi="Arial" w:cs="Arial"/>
                <w:sz w:val="20"/>
                <w:lang w:val="en-US"/>
              </w:rPr>
              <w:tab/>
              <w:t>position numbers under Appendix No. 1;</w:t>
            </w:r>
          </w:p>
          <w:p w14:paraId="48672E67" w14:textId="77777777" w:rsidR="00000000" w:rsidRPr="002B7923" w:rsidRDefault="00000000" w:rsidP="002B7923">
            <w:pPr>
              <w:jc w:val="both"/>
              <w:rPr>
                <w:rFonts w:ascii="Arial" w:hAnsi="Arial" w:cs="Arial"/>
                <w:sz w:val="20"/>
                <w:lang w:val="en-US"/>
              </w:rPr>
            </w:pPr>
            <w:r w:rsidRPr="002B7923">
              <w:rPr>
                <w:rFonts w:ascii="Arial" w:hAnsi="Arial" w:cs="Arial"/>
                <w:sz w:val="20"/>
                <w:lang w:val="en-US"/>
              </w:rPr>
              <w:t>•</w:t>
            </w:r>
            <w:r w:rsidRPr="002B7923">
              <w:rPr>
                <w:rFonts w:ascii="Arial" w:hAnsi="Arial" w:cs="Arial"/>
                <w:sz w:val="20"/>
                <w:lang w:val="en-US"/>
              </w:rPr>
              <w:tab/>
              <w:t xml:space="preserve">total net/gross weight for packages; </w:t>
            </w:r>
          </w:p>
          <w:p w14:paraId="396BF930" w14:textId="77777777" w:rsidR="00000000" w:rsidRPr="00CF35DE" w:rsidRDefault="00000000" w:rsidP="002B7923">
            <w:pPr>
              <w:jc w:val="both"/>
              <w:rPr>
                <w:rFonts w:ascii="Arial" w:hAnsi="Arial" w:cs="Arial"/>
                <w:sz w:val="20"/>
                <w:lang w:val="en-US"/>
              </w:rPr>
            </w:pPr>
            <w:r w:rsidRPr="002B7923">
              <w:rPr>
                <w:rFonts w:ascii="Arial" w:hAnsi="Arial" w:cs="Arial"/>
                <w:sz w:val="20"/>
                <w:lang w:val="en-US"/>
              </w:rPr>
              <w:t>The packing list shall contain information on storage conditions.</w:t>
            </w:r>
          </w:p>
        </w:tc>
        <w:tc>
          <w:tcPr>
            <w:tcW w:w="5362" w:type="dxa"/>
          </w:tcPr>
          <w:p w14:paraId="7E43831F" w14:textId="77777777" w:rsidR="00000000" w:rsidRPr="002B7923" w:rsidRDefault="00000000" w:rsidP="002B7923">
            <w:pPr>
              <w:jc w:val="both"/>
              <w:rPr>
                <w:rFonts w:ascii="Arial" w:hAnsi="Arial" w:cs="Arial"/>
                <w:sz w:val="20"/>
                <w:lang w:val="ru-RU"/>
              </w:rPr>
            </w:pPr>
            <w:r w:rsidRPr="002B7923">
              <w:rPr>
                <w:rFonts w:ascii="Arial" w:hAnsi="Arial" w:cs="Arial"/>
                <w:sz w:val="20"/>
                <w:lang w:val="ru-RU"/>
              </w:rPr>
              <w:t>10.2. Продавец обязан для каждой отгрузки составить упаковочный лист, содержащий следующие сведения:</w:t>
            </w:r>
          </w:p>
          <w:p w14:paraId="7F0A308C" w14:textId="77777777" w:rsidR="00000000" w:rsidRPr="002B7923" w:rsidRDefault="00000000" w:rsidP="002B7923">
            <w:pPr>
              <w:jc w:val="both"/>
              <w:rPr>
                <w:rFonts w:ascii="Arial" w:hAnsi="Arial" w:cs="Arial"/>
                <w:sz w:val="20"/>
                <w:lang w:val="ru-RU"/>
              </w:rPr>
            </w:pPr>
            <w:r w:rsidRPr="002B7923">
              <w:rPr>
                <w:rFonts w:ascii="Arial" w:hAnsi="Arial" w:cs="Arial"/>
                <w:sz w:val="20"/>
                <w:lang w:val="ru-RU"/>
              </w:rPr>
              <w:t>•</w:t>
            </w:r>
            <w:r w:rsidRPr="002B7923">
              <w:rPr>
                <w:rFonts w:ascii="Arial" w:hAnsi="Arial" w:cs="Arial"/>
                <w:sz w:val="20"/>
                <w:lang w:val="ru-RU"/>
              </w:rPr>
              <w:tab/>
              <w:t>номер Контракта;</w:t>
            </w:r>
          </w:p>
          <w:p w14:paraId="44F56777" w14:textId="77777777" w:rsidR="00000000" w:rsidRPr="002B7923" w:rsidRDefault="00000000" w:rsidP="002B7923">
            <w:pPr>
              <w:jc w:val="both"/>
              <w:rPr>
                <w:rFonts w:ascii="Arial" w:hAnsi="Arial" w:cs="Arial"/>
                <w:sz w:val="20"/>
                <w:lang w:val="ru-RU"/>
              </w:rPr>
            </w:pPr>
            <w:r w:rsidRPr="002B7923">
              <w:rPr>
                <w:rFonts w:ascii="Arial" w:hAnsi="Arial" w:cs="Arial"/>
                <w:sz w:val="20"/>
                <w:lang w:val="ru-RU"/>
              </w:rPr>
              <w:t>•</w:t>
            </w:r>
            <w:r w:rsidRPr="002B7923">
              <w:rPr>
                <w:rFonts w:ascii="Arial" w:hAnsi="Arial" w:cs="Arial"/>
                <w:sz w:val="20"/>
                <w:lang w:val="ru-RU"/>
              </w:rPr>
              <w:tab/>
              <w:t xml:space="preserve">точную спецификацию; </w:t>
            </w:r>
          </w:p>
          <w:p w14:paraId="158F1CC5" w14:textId="77777777" w:rsidR="00000000" w:rsidRPr="002B7923" w:rsidRDefault="00000000" w:rsidP="002B7923">
            <w:pPr>
              <w:jc w:val="both"/>
              <w:rPr>
                <w:rFonts w:ascii="Arial" w:hAnsi="Arial" w:cs="Arial"/>
                <w:sz w:val="20"/>
                <w:lang w:val="ru-RU"/>
              </w:rPr>
            </w:pPr>
            <w:r w:rsidRPr="002B7923">
              <w:rPr>
                <w:rFonts w:ascii="Arial" w:hAnsi="Arial" w:cs="Arial"/>
                <w:sz w:val="20"/>
                <w:lang w:val="ru-RU"/>
              </w:rPr>
              <w:t>•</w:t>
            </w:r>
            <w:r w:rsidRPr="002B7923">
              <w:rPr>
                <w:rFonts w:ascii="Arial" w:hAnsi="Arial" w:cs="Arial"/>
                <w:sz w:val="20"/>
                <w:lang w:val="ru-RU"/>
              </w:rPr>
              <w:tab/>
              <w:t>номера позиций согласно Приложения №1;</w:t>
            </w:r>
          </w:p>
          <w:p w14:paraId="2E4F718E" w14:textId="77777777" w:rsidR="00000000" w:rsidRPr="002B7923" w:rsidRDefault="00000000" w:rsidP="002B7923">
            <w:pPr>
              <w:jc w:val="both"/>
              <w:rPr>
                <w:rFonts w:ascii="Arial" w:hAnsi="Arial" w:cs="Arial"/>
                <w:sz w:val="20"/>
                <w:lang w:val="ru-RU"/>
              </w:rPr>
            </w:pPr>
            <w:r w:rsidRPr="002B7923">
              <w:rPr>
                <w:rFonts w:ascii="Arial" w:hAnsi="Arial" w:cs="Arial"/>
                <w:sz w:val="20"/>
                <w:lang w:val="ru-RU"/>
              </w:rPr>
              <w:t>•</w:t>
            </w:r>
            <w:r w:rsidRPr="002B7923">
              <w:rPr>
                <w:rFonts w:ascii="Arial" w:hAnsi="Arial" w:cs="Arial"/>
                <w:sz w:val="20"/>
                <w:lang w:val="ru-RU"/>
              </w:rPr>
              <w:tab/>
              <w:t>общий вес нетто / вес брутто для упаковок;</w:t>
            </w:r>
          </w:p>
          <w:p w14:paraId="38C43312" w14:textId="77777777" w:rsidR="00000000" w:rsidRPr="002B7923" w:rsidRDefault="00000000" w:rsidP="002B7923">
            <w:pPr>
              <w:jc w:val="both"/>
              <w:rPr>
                <w:rFonts w:ascii="Arial" w:hAnsi="Arial" w:cs="Arial"/>
                <w:sz w:val="20"/>
                <w:lang w:val="ru-RU"/>
              </w:rPr>
            </w:pPr>
            <w:r w:rsidRPr="002B7923">
              <w:rPr>
                <w:rFonts w:ascii="Arial" w:hAnsi="Arial" w:cs="Arial"/>
                <w:sz w:val="20"/>
                <w:lang w:val="ru-RU"/>
              </w:rPr>
              <w:t>Упаковочный лист должен содержать информацию о условиях хранения.</w:t>
            </w:r>
          </w:p>
        </w:tc>
      </w:tr>
      <w:tr w:rsidR="00F40535" w:rsidRPr="00157104" w14:paraId="3E403990" w14:textId="77777777" w:rsidTr="00314FFD">
        <w:tc>
          <w:tcPr>
            <w:tcW w:w="5133" w:type="dxa"/>
          </w:tcPr>
          <w:p w14:paraId="37841EAE" w14:textId="77777777" w:rsidR="00000000" w:rsidRPr="002B7923" w:rsidRDefault="00000000" w:rsidP="00CF35DE">
            <w:pPr>
              <w:jc w:val="both"/>
              <w:rPr>
                <w:rFonts w:ascii="Arial" w:hAnsi="Arial" w:cs="Arial"/>
                <w:sz w:val="20"/>
                <w:lang w:val="en-US"/>
              </w:rPr>
            </w:pPr>
            <w:r w:rsidRPr="002B7923">
              <w:rPr>
                <w:rFonts w:ascii="Arial" w:hAnsi="Arial" w:cs="Arial"/>
                <w:sz w:val="20"/>
                <w:lang w:val="en-US"/>
              </w:rPr>
              <w:t>10.3. Boxes with a gross weight exceeding 2 tons, as well as any boxes with a height and/or a length of more than 2 meters shall have the center of gravity clearly marked (with a ‘+’ and/or ‘CT’ symbol).</w:t>
            </w:r>
          </w:p>
        </w:tc>
        <w:tc>
          <w:tcPr>
            <w:tcW w:w="5362" w:type="dxa"/>
          </w:tcPr>
          <w:p w14:paraId="6299B84C" w14:textId="77777777" w:rsidR="00000000" w:rsidRPr="002B7923" w:rsidRDefault="00000000" w:rsidP="00CF35DE">
            <w:pPr>
              <w:jc w:val="both"/>
              <w:rPr>
                <w:rFonts w:ascii="Arial" w:hAnsi="Arial" w:cs="Arial"/>
                <w:sz w:val="20"/>
                <w:lang w:val="ru-RU"/>
              </w:rPr>
            </w:pPr>
            <w:r w:rsidRPr="002B7923">
              <w:rPr>
                <w:rFonts w:ascii="Arial" w:hAnsi="Arial" w:cs="Arial"/>
                <w:sz w:val="20"/>
                <w:lang w:val="ru-RU"/>
              </w:rPr>
              <w:t>10.3. На ящиках весом брутто свыше 2 тонн, а также на любых ящиках, высотой и/или длиной более 2 метров должен быть отчётливо обозначен центр тяжести (символом «+» и/или «ЦТ»).</w:t>
            </w:r>
          </w:p>
        </w:tc>
      </w:tr>
      <w:tr w:rsidR="00F40535" w:rsidRPr="00157104" w14:paraId="65A78094" w14:textId="77777777" w:rsidTr="00314FFD">
        <w:tc>
          <w:tcPr>
            <w:tcW w:w="5133" w:type="dxa"/>
          </w:tcPr>
          <w:p w14:paraId="40ED301D" w14:textId="77777777" w:rsidR="00000000" w:rsidRPr="002B7923" w:rsidRDefault="00000000" w:rsidP="006A20D2">
            <w:pPr>
              <w:jc w:val="both"/>
              <w:rPr>
                <w:rFonts w:ascii="Arial" w:hAnsi="Arial" w:cs="Arial"/>
                <w:sz w:val="20"/>
                <w:lang w:val="en-US"/>
              </w:rPr>
            </w:pPr>
            <w:r w:rsidRPr="002B7923">
              <w:rPr>
                <w:rFonts w:ascii="Arial" w:hAnsi="Arial" w:cs="Arial"/>
                <w:sz w:val="20"/>
                <w:lang w:val="en-US"/>
              </w:rPr>
              <w:lastRenderedPageBreak/>
              <w:t>10.4. When supplying the Equipment that does not allow tilting, the labeling in Russian and English ‘DO NOT TURN OVER’ shall be obligatory.</w:t>
            </w:r>
          </w:p>
        </w:tc>
        <w:tc>
          <w:tcPr>
            <w:tcW w:w="5362" w:type="dxa"/>
          </w:tcPr>
          <w:p w14:paraId="665BAA77" w14:textId="77777777" w:rsidR="00000000" w:rsidRPr="002B7923" w:rsidRDefault="00000000" w:rsidP="006A20D2">
            <w:pPr>
              <w:jc w:val="both"/>
              <w:rPr>
                <w:rFonts w:ascii="Arial" w:hAnsi="Arial" w:cs="Arial"/>
                <w:sz w:val="20"/>
                <w:lang w:val="ru-RU"/>
              </w:rPr>
            </w:pPr>
            <w:r w:rsidRPr="002B7923">
              <w:rPr>
                <w:rFonts w:ascii="Arial" w:hAnsi="Arial" w:cs="Arial"/>
                <w:sz w:val="20"/>
                <w:lang w:val="ru-RU"/>
              </w:rPr>
              <w:t>10.4. При поставке Оборудования, не допускающего кантования, обязательна маркировка на русском и английском языках «НЕ КАНТОВАТЬ».</w:t>
            </w:r>
          </w:p>
        </w:tc>
      </w:tr>
      <w:tr w:rsidR="00F40535" w:rsidRPr="00157104" w14:paraId="7E63C447" w14:textId="77777777" w:rsidTr="00314FFD">
        <w:tc>
          <w:tcPr>
            <w:tcW w:w="5133" w:type="dxa"/>
          </w:tcPr>
          <w:p w14:paraId="65FC9670" w14:textId="77777777" w:rsidR="00000000" w:rsidRPr="002B7923" w:rsidRDefault="00000000" w:rsidP="002B7923">
            <w:pPr>
              <w:jc w:val="both"/>
              <w:rPr>
                <w:rFonts w:ascii="Arial" w:hAnsi="Arial" w:cs="Arial"/>
                <w:sz w:val="20"/>
                <w:lang w:val="en-US"/>
              </w:rPr>
            </w:pPr>
            <w:r w:rsidRPr="002B7923">
              <w:rPr>
                <w:rFonts w:ascii="Arial" w:hAnsi="Arial" w:cs="Arial"/>
                <w:sz w:val="20"/>
                <w:lang w:val="en-US"/>
              </w:rPr>
              <w:t>10.5. The packaging shall be marked with clearly waterproof paint in English with the following content:</w:t>
            </w:r>
          </w:p>
          <w:p w14:paraId="26243D60" w14:textId="77777777" w:rsidR="00000000" w:rsidRPr="002B7923" w:rsidRDefault="00000000" w:rsidP="002B7923">
            <w:pPr>
              <w:jc w:val="both"/>
              <w:rPr>
                <w:rFonts w:ascii="Arial" w:hAnsi="Arial" w:cs="Arial"/>
                <w:sz w:val="20"/>
                <w:lang w:val="en-US"/>
              </w:rPr>
            </w:pPr>
            <w:r w:rsidRPr="002B7923">
              <w:rPr>
                <w:rFonts w:ascii="Arial" w:hAnsi="Arial" w:cs="Arial"/>
                <w:sz w:val="20"/>
                <w:lang w:val="en-US"/>
              </w:rPr>
              <w:t xml:space="preserve">Seller:  </w:t>
            </w:r>
            <w:r w:rsidRPr="002B7923">
              <w:rPr>
                <w:rFonts w:ascii="Arial" w:hAnsi="Arial" w:cs="Arial"/>
                <w:sz w:val="20"/>
                <w:lang w:val="en-US"/>
              </w:rPr>
              <w:tab/>
              <w:t xml:space="preserve"> </w:t>
            </w:r>
          </w:p>
          <w:p w14:paraId="57535AEC" w14:textId="77777777" w:rsidR="00000000" w:rsidRPr="002B7923" w:rsidRDefault="00000000" w:rsidP="002B7923">
            <w:pPr>
              <w:jc w:val="both"/>
              <w:rPr>
                <w:rFonts w:ascii="Arial" w:hAnsi="Arial" w:cs="Arial"/>
                <w:sz w:val="20"/>
                <w:lang w:val="en-US"/>
              </w:rPr>
            </w:pPr>
            <w:r w:rsidRPr="002B7923">
              <w:rPr>
                <w:rFonts w:ascii="Arial" w:hAnsi="Arial" w:cs="Arial"/>
                <w:sz w:val="20"/>
                <w:lang w:val="en-US"/>
              </w:rPr>
              <w:t xml:space="preserve">Buyer: </w:t>
            </w:r>
          </w:p>
          <w:p w14:paraId="33D401C7" w14:textId="77777777" w:rsidR="00000000" w:rsidRPr="002B7923" w:rsidRDefault="00000000" w:rsidP="002B7923">
            <w:pPr>
              <w:jc w:val="both"/>
              <w:rPr>
                <w:rFonts w:ascii="Arial" w:hAnsi="Arial" w:cs="Arial"/>
                <w:sz w:val="20"/>
                <w:lang w:val="en-US"/>
              </w:rPr>
            </w:pPr>
            <w:r w:rsidRPr="002B7923">
              <w:rPr>
                <w:rFonts w:ascii="Arial" w:hAnsi="Arial" w:cs="Arial"/>
                <w:sz w:val="20"/>
                <w:lang w:val="en-US"/>
              </w:rPr>
              <w:t xml:space="preserve">Contract:  </w:t>
            </w:r>
          </w:p>
          <w:p w14:paraId="6754F44D" w14:textId="77777777" w:rsidR="00000000" w:rsidRPr="002B7923" w:rsidRDefault="00000000" w:rsidP="002B7923">
            <w:pPr>
              <w:jc w:val="both"/>
              <w:rPr>
                <w:rFonts w:ascii="Arial" w:hAnsi="Arial" w:cs="Arial"/>
                <w:sz w:val="20"/>
                <w:lang w:val="en-US"/>
              </w:rPr>
            </w:pPr>
            <w:r w:rsidRPr="002B7923">
              <w:rPr>
                <w:rFonts w:ascii="Arial" w:hAnsi="Arial" w:cs="Arial"/>
                <w:sz w:val="20"/>
                <w:lang w:val="en-US"/>
              </w:rPr>
              <w:t>Place:</w:t>
            </w:r>
          </w:p>
          <w:p w14:paraId="412D12FA" w14:textId="77777777" w:rsidR="00000000" w:rsidRPr="002B7923" w:rsidRDefault="00000000" w:rsidP="002B7923">
            <w:pPr>
              <w:jc w:val="both"/>
              <w:rPr>
                <w:rFonts w:ascii="Arial" w:hAnsi="Arial" w:cs="Arial"/>
                <w:sz w:val="20"/>
                <w:lang w:val="en-US"/>
              </w:rPr>
            </w:pPr>
            <w:r w:rsidRPr="002B7923">
              <w:rPr>
                <w:rFonts w:ascii="Arial" w:hAnsi="Arial" w:cs="Arial"/>
                <w:sz w:val="20"/>
                <w:lang w:val="en-US"/>
              </w:rPr>
              <w:t>Exterior dimensions, cm:</w:t>
            </w:r>
          </w:p>
          <w:p w14:paraId="793DD4F6" w14:textId="77777777" w:rsidR="00000000" w:rsidRPr="00D67227" w:rsidRDefault="00000000" w:rsidP="002B7923">
            <w:pPr>
              <w:jc w:val="both"/>
              <w:rPr>
                <w:rFonts w:ascii="Arial" w:hAnsi="Arial" w:cs="Arial"/>
                <w:sz w:val="20"/>
                <w:lang w:val="en-US"/>
              </w:rPr>
            </w:pPr>
            <w:r w:rsidRPr="00D67227">
              <w:rPr>
                <w:rFonts w:ascii="Arial" w:hAnsi="Arial" w:cs="Arial"/>
                <w:sz w:val="20"/>
                <w:lang w:val="en-US"/>
              </w:rPr>
              <w:t>Net weight, kg</w:t>
            </w:r>
          </w:p>
          <w:p w14:paraId="541FE0E5" w14:textId="77777777" w:rsidR="00000000" w:rsidRPr="00D67227" w:rsidRDefault="00000000" w:rsidP="002B7923">
            <w:pPr>
              <w:jc w:val="both"/>
              <w:rPr>
                <w:rFonts w:ascii="Arial" w:hAnsi="Arial" w:cs="Arial"/>
                <w:sz w:val="20"/>
                <w:lang w:val="en-US"/>
              </w:rPr>
            </w:pPr>
            <w:r w:rsidRPr="00D67227">
              <w:rPr>
                <w:rFonts w:ascii="Arial" w:hAnsi="Arial" w:cs="Arial"/>
                <w:sz w:val="20"/>
                <w:lang w:val="en-US"/>
              </w:rPr>
              <w:t>Gross weight, kg</w:t>
            </w:r>
          </w:p>
        </w:tc>
        <w:tc>
          <w:tcPr>
            <w:tcW w:w="5362" w:type="dxa"/>
          </w:tcPr>
          <w:p w14:paraId="66039106" w14:textId="77777777" w:rsidR="00000000" w:rsidRPr="002B7923" w:rsidRDefault="00000000" w:rsidP="002B7923">
            <w:pPr>
              <w:jc w:val="both"/>
              <w:rPr>
                <w:rFonts w:ascii="Arial" w:hAnsi="Arial" w:cs="Arial"/>
                <w:sz w:val="20"/>
                <w:lang w:val="ru-RU"/>
              </w:rPr>
            </w:pPr>
            <w:r w:rsidRPr="002B7923">
              <w:rPr>
                <w:rFonts w:ascii="Arial" w:hAnsi="Arial" w:cs="Arial"/>
                <w:sz w:val="20"/>
                <w:lang w:val="ru-RU"/>
              </w:rPr>
              <w:t>10.5. Упаковка маркируется отчётливо водостойкой краской на английском языке со следующим содержанием:</w:t>
            </w:r>
          </w:p>
          <w:p w14:paraId="31DF793C" w14:textId="77777777" w:rsidR="00000000" w:rsidRPr="002B7923" w:rsidRDefault="00000000" w:rsidP="002B7923">
            <w:pPr>
              <w:jc w:val="both"/>
              <w:rPr>
                <w:rFonts w:ascii="Arial" w:hAnsi="Arial" w:cs="Arial"/>
                <w:sz w:val="20"/>
                <w:lang w:val="ru-RU"/>
              </w:rPr>
            </w:pPr>
            <w:r w:rsidRPr="002B7923">
              <w:rPr>
                <w:rFonts w:ascii="Arial" w:hAnsi="Arial" w:cs="Arial"/>
                <w:sz w:val="20"/>
                <w:lang w:val="ru-RU"/>
              </w:rPr>
              <w:t xml:space="preserve">Продавец </w:t>
            </w:r>
            <w:r w:rsidRPr="002B7923">
              <w:rPr>
                <w:rFonts w:ascii="Arial" w:hAnsi="Arial" w:cs="Arial"/>
                <w:sz w:val="20"/>
                <w:lang w:val="ru-RU"/>
              </w:rPr>
              <w:tab/>
              <w:t xml:space="preserve"> </w:t>
            </w:r>
          </w:p>
          <w:p w14:paraId="653AB568" w14:textId="77777777" w:rsidR="00000000" w:rsidRPr="002B7923" w:rsidRDefault="00000000" w:rsidP="002B7923">
            <w:pPr>
              <w:jc w:val="both"/>
              <w:rPr>
                <w:rFonts w:ascii="Arial" w:hAnsi="Arial" w:cs="Arial"/>
                <w:sz w:val="20"/>
                <w:lang w:val="ru-RU"/>
              </w:rPr>
            </w:pPr>
            <w:r w:rsidRPr="002B7923">
              <w:rPr>
                <w:rFonts w:ascii="Arial" w:hAnsi="Arial" w:cs="Arial"/>
                <w:sz w:val="20"/>
                <w:lang w:val="ru-RU"/>
              </w:rPr>
              <w:t xml:space="preserve">Покупатель: </w:t>
            </w:r>
          </w:p>
          <w:p w14:paraId="184E42FB" w14:textId="77777777" w:rsidR="00000000" w:rsidRPr="002B7923" w:rsidRDefault="00000000" w:rsidP="002B7923">
            <w:pPr>
              <w:jc w:val="both"/>
              <w:rPr>
                <w:rFonts w:ascii="Arial" w:hAnsi="Arial" w:cs="Arial"/>
                <w:sz w:val="20"/>
                <w:lang w:val="ru-RU"/>
              </w:rPr>
            </w:pPr>
            <w:r w:rsidRPr="002B7923">
              <w:rPr>
                <w:rFonts w:ascii="Arial" w:hAnsi="Arial" w:cs="Arial"/>
                <w:sz w:val="20"/>
                <w:lang w:val="ru-RU"/>
              </w:rPr>
              <w:t xml:space="preserve">Контракт: </w:t>
            </w:r>
          </w:p>
          <w:p w14:paraId="0D6C55C1" w14:textId="77777777" w:rsidR="00000000" w:rsidRPr="002B7923" w:rsidRDefault="00000000" w:rsidP="002B7923">
            <w:pPr>
              <w:jc w:val="both"/>
              <w:rPr>
                <w:rFonts w:ascii="Arial" w:hAnsi="Arial" w:cs="Arial"/>
                <w:sz w:val="20"/>
                <w:lang w:val="ru-RU"/>
              </w:rPr>
            </w:pPr>
            <w:r w:rsidRPr="002B7923">
              <w:rPr>
                <w:rFonts w:ascii="Arial" w:hAnsi="Arial" w:cs="Arial"/>
                <w:sz w:val="20"/>
                <w:lang w:val="ru-RU"/>
              </w:rPr>
              <w:t>Место:</w:t>
            </w:r>
          </w:p>
          <w:p w14:paraId="102273EE" w14:textId="77777777" w:rsidR="00000000" w:rsidRPr="002B7923" w:rsidRDefault="00000000" w:rsidP="002B7923">
            <w:pPr>
              <w:jc w:val="both"/>
              <w:rPr>
                <w:rFonts w:ascii="Arial" w:hAnsi="Arial" w:cs="Arial"/>
                <w:sz w:val="20"/>
                <w:lang w:val="ru-RU"/>
              </w:rPr>
            </w:pPr>
            <w:r w:rsidRPr="002B7923">
              <w:rPr>
                <w:rFonts w:ascii="Arial" w:hAnsi="Arial" w:cs="Arial"/>
                <w:sz w:val="20"/>
                <w:lang w:val="ru-RU"/>
              </w:rPr>
              <w:t>Габаритные размеры, см:</w:t>
            </w:r>
          </w:p>
          <w:p w14:paraId="14C62863" w14:textId="77777777" w:rsidR="00000000" w:rsidRPr="00D67227" w:rsidRDefault="00000000" w:rsidP="002B7923">
            <w:pPr>
              <w:jc w:val="both"/>
              <w:rPr>
                <w:rFonts w:ascii="Arial" w:hAnsi="Arial" w:cs="Arial"/>
                <w:sz w:val="20"/>
                <w:lang w:val="ru-RU"/>
              </w:rPr>
            </w:pPr>
            <w:r w:rsidRPr="00D67227">
              <w:rPr>
                <w:rFonts w:ascii="Arial" w:hAnsi="Arial" w:cs="Arial"/>
                <w:sz w:val="20"/>
                <w:lang w:val="ru-RU"/>
              </w:rPr>
              <w:t xml:space="preserve">Вес нетто, кг </w:t>
            </w:r>
          </w:p>
          <w:p w14:paraId="110816EA" w14:textId="77777777" w:rsidR="00000000" w:rsidRPr="00D67227" w:rsidRDefault="00000000" w:rsidP="002B7923">
            <w:pPr>
              <w:jc w:val="both"/>
              <w:rPr>
                <w:rFonts w:ascii="Arial" w:hAnsi="Arial" w:cs="Arial"/>
                <w:sz w:val="20"/>
                <w:lang w:val="ru-RU"/>
              </w:rPr>
            </w:pPr>
            <w:r w:rsidRPr="00D67227">
              <w:rPr>
                <w:rFonts w:ascii="Arial" w:hAnsi="Arial" w:cs="Arial"/>
                <w:sz w:val="20"/>
                <w:lang w:val="ru-RU"/>
              </w:rPr>
              <w:t>Вес брутто, кг</w:t>
            </w:r>
          </w:p>
        </w:tc>
      </w:tr>
      <w:tr w:rsidR="00F40535" w:rsidRPr="00157104" w14:paraId="29722CA2" w14:textId="77777777" w:rsidTr="00314FFD">
        <w:tc>
          <w:tcPr>
            <w:tcW w:w="5133" w:type="dxa"/>
          </w:tcPr>
          <w:p w14:paraId="546DDD9D" w14:textId="77777777" w:rsidR="00000000" w:rsidRPr="00CF35DE" w:rsidRDefault="00000000" w:rsidP="00CF35DE">
            <w:pPr>
              <w:jc w:val="both"/>
              <w:rPr>
                <w:rFonts w:ascii="Arial" w:hAnsi="Arial" w:cs="Arial"/>
                <w:sz w:val="20"/>
                <w:lang w:val="en-US"/>
              </w:rPr>
            </w:pPr>
            <w:r w:rsidRPr="002B7923">
              <w:rPr>
                <w:rFonts w:ascii="Arial" w:hAnsi="Arial" w:cs="Arial"/>
                <w:sz w:val="20"/>
                <w:lang w:val="en-US"/>
              </w:rPr>
              <w:t>10.6. Wooden packaging shall be ISPM stamped or phytosanitary certificate under the International Standards for Phytosanitary Measures No. 15.</w:t>
            </w:r>
          </w:p>
        </w:tc>
        <w:tc>
          <w:tcPr>
            <w:tcW w:w="5362" w:type="dxa"/>
          </w:tcPr>
          <w:p w14:paraId="15DBB9C3" w14:textId="77777777" w:rsidR="00000000" w:rsidRPr="002B7923" w:rsidRDefault="00000000" w:rsidP="00CF35DE">
            <w:pPr>
              <w:jc w:val="both"/>
              <w:rPr>
                <w:rFonts w:ascii="Arial" w:hAnsi="Arial" w:cs="Arial"/>
                <w:sz w:val="20"/>
                <w:lang w:val="ru-RU"/>
              </w:rPr>
            </w:pPr>
            <w:r w:rsidRPr="002B7923">
              <w:rPr>
                <w:rFonts w:ascii="Arial" w:hAnsi="Arial" w:cs="Arial"/>
                <w:sz w:val="20"/>
                <w:lang w:val="ru-RU"/>
              </w:rPr>
              <w:t xml:space="preserve">10.6. Деревянная тара должна иметь клеймо </w:t>
            </w:r>
            <w:r w:rsidRPr="002B7923">
              <w:rPr>
                <w:rFonts w:ascii="Arial" w:hAnsi="Arial" w:cs="Arial"/>
                <w:sz w:val="20"/>
                <w:lang w:val="en-US"/>
              </w:rPr>
              <w:t>ISPM</w:t>
            </w:r>
            <w:r w:rsidRPr="002B7923">
              <w:rPr>
                <w:rFonts w:ascii="Arial" w:hAnsi="Arial" w:cs="Arial"/>
                <w:sz w:val="20"/>
                <w:lang w:val="ru-RU"/>
              </w:rPr>
              <w:t>, либо фитосанитарный сертификат, согласно «Международных стандартов по фитосанитарным мерам №15».</w:t>
            </w:r>
          </w:p>
        </w:tc>
      </w:tr>
      <w:tr w:rsidR="00F40535" w14:paraId="033578CE" w14:textId="77777777" w:rsidTr="00314FFD">
        <w:tc>
          <w:tcPr>
            <w:tcW w:w="5133" w:type="dxa"/>
          </w:tcPr>
          <w:p w14:paraId="1C26FE92" w14:textId="77777777" w:rsidR="00000000" w:rsidRPr="00314FFD" w:rsidRDefault="00000000" w:rsidP="006A20D2">
            <w:pPr>
              <w:jc w:val="both"/>
              <w:rPr>
                <w:rFonts w:ascii="Arial" w:hAnsi="Arial" w:cs="Arial"/>
                <w:b/>
                <w:sz w:val="20"/>
                <w:lang w:val="ru-RU"/>
              </w:rPr>
            </w:pPr>
            <w:r w:rsidRPr="00314FFD">
              <w:rPr>
                <w:rFonts w:ascii="Arial" w:hAnsi="Arial" w:cs="Arial"/>
                <w:b/>
                <w:sz w:val="20"/>
                <w:lang w:val="ru-RU"/>
              </w:rPr>
              <w:t>11. FORCE MAJEURE</w:t>
            </w:r>
          </w:p>
        </w:tc>
        <w:tc>
          <w:tcPr>
            <w:tcW w:w="5362" w:type="dxa"/>
          </w:tcPr>
          <w:p w14:paraId="1F00F7F7" w14:textId="77777777" w:rsidR="00000000" w:rsidRPr="00314FFD" w:rsidRDefault="00000000" w:rsidP="006A20D2">
            <w:pPr>
              <w:jc w:val="both"/>
              <w:rPr>
                <w:rFonts w:ascii="Arial" w:hAnsi="Arial" w:cs="Arial"/>
                <w:b/>
                <w:sz w:val="20"/>
                <w:lang w:val="ru-RU"/>
              </w:rPr>
            </w:pPr>
            <w:r w:rsidRPr="00314FFD">
              <w:rPr>
                <w:rFonts w:ascii="Arial" w:hAnsi="Arial" w:cs="Arial"/>
                <w:b/>
                <w:sz w:val="20"/>
                <w:lang w:val="ru-RU"/>
              </w:rPr>
              <w:t>11. ФОРС-МАЖОР</w:t>
            </w:r>
          </w:p>
        </w:tc>
      </w:tr>
      <w:tr w:rsidR="00F40535" w:rsidRPr="00157104" w14:paraId="675C877B" w14:textId="77777777" w:rsidTr="00314FFD">
        <w:tc>
          <w:tcPr>
            <w:tcW w:w="5133" w:type="dxa"/>
          </w:tcPr>
          <w:p w14:paraId="3568218C" w14:textId="77777777" w:rsidR="00000000" w:rsidRPr="002B7923" w:rsidRDefault="00000000" w:rsidP="006A20D2">
            <w:pPr>
              <w:jc w:val="both"/>
              <w:rPr>
                <w:rFonts w:ascii="Arial" w:hAnsi="Arial" w:cs="Arial"/>
                <w:sz w:val="20"/>
                <w:lang w:val="en-US"/>
              </w:rPr>
            </w:pPr>
            <w:r w:rsidRPr="002B7923">
              <w:rPr>
                <w:rFonts w:ascii="Arial" w:hAnsi="Arial" w:cs="Arial"/>
                <w:sz w:val="20"/>
                <w:lang w:val="en-US"/>
              </w:rPr>
              <w:t>11.1. In case of any force majeure circumstances such as fire, flood, earthquake and other unpredictable natural phenomena, as well as strikes, military or terrorist actions and prohibitive acts of state bodies, or any other circumstances beyond the control of the Parties that cannot be foreseen or prevented prior to entering into the Contract and which, in case of occurrence upon entering into this Contract, cannot be prevented or terminated, the delivery dates stipulated by the Contract shall be postponed in proportion thereto, if the aforesaid circumstances directly affect the Parties’ compliance with the terms and conditions of the Contract in due time.</w:t>
            </w:r>
          </w:p>
        </w:tc>
        <w:tc>
          <w:tcPr>
            <w:tcW w:w="5362" w:type="dxa"/>
          </w:tcPr>
          <w:p w14:paraId="76DBBFDD" w14:textId="77777777" w:rsidR="00000000" w:rsidRPr="002B7923" w:rsidRDefault="00000000" w:rsidP="006A20D2">
            <w:pPr>
              <w:jc w:val="both"/>
              <w:rPr>
                <w:rFonts w:ascii="Arial" w:hAnsi="Arial" w:cs="Arial"/>
                <w:sz w:val="20"/>
                <w:lang w:val="ru-RU"/>
              </w:rPr>
            </w:pPr>
            <w:r w:rsidRPr="002B7923">
              <w:rPr>
                <w:rFonts w:ascii="Arial" w:hAnsi="Arial" w:cs="Arial"/>
                <w:sz w:val="20"/>
                <w:lang w:val="ru-RU"/>
              </w:rPr>
              <w:t>11.1. При обстоятельствах непреодолимой силы таких как пожар, наводнение, землетрясение и др. непредсказуемых природных явлениях, а также забастовках, военных или террористических действиях и запретительных актов государственных органов, или любых других обстоятельств вне пределах контроля Сторон, которые невозможно предвидеть или предусмотреть перед заключением Контракта и которые, в случае возникновения после подписания настоящего Контракта не могут быть предупреждены или прекращены, сроки поставок, предусмотренные Контрактом, будут соразмерно перенесены, если эти обстоятельства непосредственно повлияли на исполнение Сторонами в срок условий Контракта.</w:t>
            </w:r>
          </w:p>
        </w:tc>
      </w:tr>
      <w:tr w:rsidR="00F40535" w:rsidRPr="00157104" w14:paraId="2C4BE528" w14:textId="77777777" w:rsidTr="00314FFD">
        <w:tc>
          <w:tcPr>
            <w:tcW w:w="5133" w:type="dxa"/>
          </w:tcPr>
          <w:p w14:paraId="63C65FCF" w14:textId="77777777" w:rsidR="00000000" w:rsidRPr="002B7923" w:rsidRDefault="00000000" w:rsidP="006A20D2">
            <w:pPr>
              <w:jc w:val="both"/>
              <w:rPr>
                <w:rFonts w:ascii="Arial" w:hAnsi="Arial" w:cs="Arial"/>
                <w:sz w:val="20"/>
                <w:lang w:val="en-US"/>
              </w:rPr>
            </w:pPr>
            <w:r w:rsidRPr="002B7923">
              <w:rPr>
                <w:rFonts w:ascii="Arial" w:hAnsi="Arial" w:cs="Arial"/>
                <w:sz w:val="20"/>
                <w:lang w:val="en-US"/>
              </w:rPr>
              <w:t>11.2. The Party shall notify the other party of commencement and termination of force majeure circumstances within 7 days with acknowledgement by the Chamber of Commerce and Industry of its state.</w:t>
            </w:r>
          </w:p>
        </w:tc>
        <w:tc>
          <w:tcPr>
            <w:tcW w:w="5362" w:type="dxa"/>
          </w:tcPr>
          <w:p w14:paraId="4C567824" w14:textId="77777777" w:rsidR="00000000" w:rsidRPr="002B7923" w:rsidRDefault="00000000" w:rsidP="006A20D2">
            <w:pPr>
              <w:jc w:val="both"/>
              <w:rPr>
                <w:rFonts w:ascii="Arial" w:hAnsi="Arial" w:cs="Arial"/>
                <w:sz w:val="20"/>
                <w:lang w:val="ru-RU"/>
              </w:rPr>
            </w:pPr>
            <w:r w:rsidRPr="002B7923">
              <w:rPr>
                <w:rFonts w:ascii="Arial" w:hAnsi="Arial" w:cs="Arial"/>
                <w:sz w:val="20"/>
                <w:lang w:val="ru-RU"/>
              </w:rPr>
              <w:t>11.2. Сторона извещает другую сторону о начале и конце обстоятельств непреодолимой силы в течение 7-ми дней с подтверждением Торгово-Промышленной Палаты своего государства.</w:t>
            </w:r>
          </w:p>
        </w:tc>
      </w:tr>
      <w:tr w:rsidR="00F40535" w:rsidRPr="00157104" w14:paraId="0DE48CCB" w14:textId="77777777" w:rsidTr="00314FFD">
        <w:tc>
          <w:tcPr>
            <w:tcW w:w="5133" w:type="dxa"/>
          </w:tcPr>
          <w:p w14:paraId="76A2EE78" w14:textId="77777777" w:rsidR="00000000" w:rsidRPr="002B7923" w:rsidRDefault="00000000" w:rsidP="006A20D2">
            <w:pPr>
              <w:jc w:val="both"/>
              <w:rPr>
                <w:rFonts w:ascii="Arial" w:hAnsi="Arial" w:cs="Arial"/>
                <w:sz w:val="20"/>
                <w:lang w:val="en-US"/>
              </w:rPr>
            </w:pPr>
            <w:r w:rsidRPr="002B7923">
              <w:rPr>
                <w:rFonts w:ascii="Arial" w:hAnsi="Arial" w:cs="Arial"/>
                <w:sz w:val="20"/>
                <w:lang w:val="en-US"/>
              </w:rPr>
              <w:t>11.3. Late notification of the force majeure circumstances shall deprive the party of the right to further refer to them.</w:t>
            </w:r>
          </w:p>
        </w:tc>
        <w:tc>
          <w:tcPr>
            <w:tcW w:w="5362" w:type="dxa"/>
          </w:tcPr>
          <w:p w14:paraId="63A3619C" w14:textId="77777777" w:rsidR="00000000" w:rsidRPr="002B7923" w:rsidRDefault="00000000" w:rsidP="006A20D2">
            <w:pPr>
              <w:jc w:val="both"/>
              <w:rPr>
                <w:rFonts w:ascii="Arial" w:hAnsi="Arial" w:cs="Arial"/>
                <w:sz w:val="20"/>
                <w:lang w:val="ru-RU"/>
              </w:rPr>
            </w:pPr>
            <w:r w:rsidRPr="002B7923">
              <w:rPr>
                <w:rFonts w:ascii="Arial" w:hAnsi="Arial" w:cs="Arial"/>
                <w:sz w:val="20"/>
                <w:lang w:val="ru-RU"/>
              </w:rPr>
              <w:t>11.3. Несвоевременное извещение об обстоятельствах непреодолимой силы лишает сторону права в дальнейшем ссылаться на них.</w:t>
            </w:r>
          </w:p>
        </w:tc>
      </w:tr>
      <w:tr w:rsidR="00F40535" w:rsidRPr="00157104" w14:paraId="66A3E2BE" w14:textId="77777777" w:rsidTr="00314FFD">
        <w:tc>
          <w:tcPr>
            <w:tcW w:w="5133" w:type="dxa"/>
          </w:tcPr>
          <w:p w14:paraId="13FA0989" w14:textId="77777777" w:rsidR="00000000" w:rsidRPr="002B7923" w:rsidRDefault="00000000" w:rsidP="006A20D2">
            <w:pPr>
              <w:jc w:val="both"/>
              <w:rPr>
                <w:rFonts w:ascii="Arial" w:hAnsi="Arial" w:cs="Arial"/>
                <w:sz w:val="20"/>
                <w:lang w:val="en-US"/>
              </w:rPr>
            </w:pPr>
            <w:r w:rsidRPr="002B7923">
              <w:rPr>
                <w:rFonts w:ascii="Arial" w:hAnsi="Arial" w:cs="Arial"/>
                <w:sz w:val="20"/>
                <w:lang w:val="en-US"/>
              </w:rPr>
              <w:t>11.4. In case of delay in delivery as a result of force majeure circumstances for a period of more than 6 months, each Party shall be entitled to cancel the unfulfilled part of the Contract without reimbursing the other party for any additional costs or losses.</w:t>
            </w:r>
          </w:p>
        </w:tc>
        <w:tc>
          <w:tcPr>
            <w:tcW w:w="5362" w:type="dxa"/>
          </w:tcPr>
          <w:p w14:paraId="7A4C92AD" w14:textId="77777777" w:rsidR="00000000" w:rsidRPr="002B7923" w:rsidRDefault="00000000" w:rsidP="006A20D2">
            <w:pPr>
              <w:jc w:val="both"/>
              <w:rPr>
                <w:rFonts w:ascii="Arial" w:hAnsi="Arial" w:cs="Arial"/>
                <w:sz w:val="20"/>
                <w:lang w:val="ru-RU"/>
              </w:rPr>
            </w:pPr>
            <w:r w:rsidRPr="002B7923">
              <w:rPr>
                <w:rFonts w:ascii="Arial" w:hAnsi="Arial" w:cs="Arial"/>
                <w:sz w:val="20"/>
                <w:lang w:val="ru-RU"/>
              </w:rPr>
              <w:t>11.4. В случае задержки поставок по причине обстоятельств непреодолимой силы на срок более 6-ти месяцев каждая из сторон имеет право аннулировать невыполненную часть Контракта без возмещения другой стороне каких-либо дополнительных затрат или убытков.</w:t>
            </w:r>
          </w:p>
        </w:tc>
      </w:tr>
      <w:tr w:rsidR="00F40535" w14:paraId="2E514FE8" w14:textId="77777777" w:rsidTr="00314FFD">
        <w:tc>
          <w:tcPr>
            <w:tcW w:w="5133" w:type="dxa"/>
          </w:tcPr>
          <w:p w14:paraId="383E8271" w14:textId="77777777" w:rsidR="00000000" w:rsidRPr="00314FFD" w:rsidRDefault="00000000" w:rsidP="006A20D2">
            <w:pPr>
              <w:jc w:val="both"/>
              <w:rPr>
                <w:rFonts w:ascii="Arial" w:hAnsi="Arial" w:cs="Arial"/>
                <w:b/>
                <w:sz w:val="20"/>
                <w:lang w:val="ru-RU"/>
              </w:rPr>
            </w:pPr>
            <w:r w:rsidRPr="00314FFD">
              <w:rPr>
                <w:rFonts w:ascii="Arial" w:hAnsi="Arial" w:cs="Arial"/>
                <w:b/>
                <w:sz w:val="20"/>
                <w:lang w:val="ru-RU"/>
              </w:rPr>
              <w:t>12. DISPUTE SETTLEMENT PROCEDURE</w:t>
            </w:r>
          </w:p>
        </w:tc>
        <w:tc>
          <w:tcPr>
            <w:tcW w:w="5362" w:type="dxa"/>
          </w:tcPr>
          <w:p w14:paraId="511F06B6" w14:textId="77777777" w:rsidR="00000000" w:rsidRPr="00314FFD" w:rsidRDefault="00000000" w:rsidP="006A20D2">
            <w:pPr>
              <w:jc w:val="both"/>
              <w:rPr>
                <w:rFonts w:ascii="Arial" w:hAnsi="Arial" w:cs="Arial"/>
                <w:b/>
                <w:sz w:val="20"/>
                <w:lang w:val="ru-RU"/>
              </w:rPr>
            </w:pPr>
            <w:r w:rsidRPr="00314FFD">
              <w:rPr>
                <w:rFonts w:ascii="Arial" w:hAnsi="Arial" w:cs="Arial"/>
                <w:b/>
                <w:sz w:val="20"/>
                <w:lang w:val="ru-RU"/>
              </w:rPr>
              <w:t>12. ПОРЯДОК РАССМОТРЕНИЯ СПОРОВ</w:t>
            </w:r>
          </w:p>
        </w:tc>
      </w:tr>
      <w:tr w:rsidR="00F40535" w:rsidRPr="00157104" w14:paraId="555A4EA8" w14:textId="77777777" w:rsidTr="00314FFD">
        <w:tc>
          <w:tcPr>
            <w:tcW w:w="5133" w:type="dxa"/>
          </w:tcPr>
          <w:p w14:paraId="00733E51" w14:textId="77777777" w:rsidR="00000000" w:rsidRPr="00782470" w:rsidRDefault="00000000" w:rsidP="006A20D2">
            <w:pPr>
              <w:jc w:val="both"/>
              <w:rPr>
                <w:rFonts w:ascii="Arial" w:hAnsi="Arial" w:cs="Arial"/>
                <w:sz w:val="20"/>
                <w:lang w:val="en-US"/>
              </w:rPr>
            </w:pPr>
            <w:r w:rsidRPr="00782470">
              <w:rPr>
                <w:rFonts w:ascii="Arial" w:hAnsi="Arial" w:cs="Arial"/>
                <w:sz w:val="20"/>
                <w:lang w:val="en-US"/>
              </w:rPr>
              <w:t>12.1. In case of any disputes, disagreements or claims arising hereunder or in connection with its execution, the Parties shall take all measures to resolve them through negotiations.</w:t>
            </w:r>
          </w:p>
        </w:tc>
        <w:tc>
          <w:tcPr>
            <w:tcW w:w="5362" w:type="dxa"/>
          </w:tcPr>
          <w:p w14:paraId="602A6465" w14:textId="77777777" w:rsidR="00000000" w:rsidRPr="00782470" w:rsidRDefault="00000000" w:rsidP="006A20D2">
            <w:pPr>
              <w:jc w:val="both"/>
              <w:rPr>
                <w:rFonts w:ascii="Arial" w:hAnsi="Arial" w:cs="Arial"/>
                <w:sz w:val="20"/>
                <w:lang w:val="ru-RU"/>
              </w:rPr>
            </w:pPr>
            <w:r w:rsidRPr="00782470">
              <w:rPr>
                <w:rFonts w:ascii="Arial" w:hAnsi="Arial" w:cs="Arial"/>
                <w:sz w:val="20"/>
                <w:lang w:val="ru-RU"/>
              </w:rPr>
              <w:t>12.1. В случае споров, разногласий или претензий, возникающих по настоящему Контракту или в связи с его исполнением, стороны примут все меры к разрешению их путём переговоров.</w:t>
            </w:r>
          </w:p>
        </w:tc>
      </w:tr>
      <w:tr w:rsidR="00F40535" w:rsidRPr="00157104" w14:paraId="65948275" w14:textId="77777777" w:rsidTr="00314FFD">
        <w:tc>
          <w:tcPr>
            <w:tcW w:w="5133" w:type="dxa"/>
          </w:tcPr>
          <w:p w14:paraId="048871C7" w14:textId="77777777" w:rsidR="00000000" w:rsidRPr="00782470" w:rsidRDefault="00000000" w:rsidP="006A20D2">
            <w:pPr>
              <w:jc w:val="both"/>
              <w:rPr>
                <w:rFonts w:ascii="Arial" w:hAnsi="Arial" w:cs="Arial"/>
                <w:sz w:val="20"/>
                <w:lang w:val="en-US"/>
              </w:rPr>
            </w:pPr>
            <w:r w:rsidRPr="00782470">
              <w:rPr>
                <w:rFonts w:ascii="Arial" w:hAnsi="Arial" w:cs="Arial"/>
                <w:sz w:val="20"/>
                <w:lang w:val="en-US"/>
              </w:rPr>
              <w:t>12.2. The Buyer shall be entitled to file claims on quality (obvious visible defects) and quantity within 10 business days from the date of customs clearance of the Equipment in the territory of the Russian Federation on the basis of comparison of the actual data with the data stipulated in the Contract and in invoices and shipping documents delivered with the Equipment.</w:t>
            </w:r>
          </w:p>
        </w:tc>
        <w:tc>
          <w:tcPr>
            <w:tcW w:w="5362" w:type="dxa"/>
          </w:tcPr>
          <w:p w14:paraId="0181A49B" w14:textId="77777777" w:rsidR="00000000" w:rsidRPr="00782470" w:rsidRDefault="00000000" w:rsidP="006A20D2">
            <w:pPr>
              <w:jc w:val="both"/>
              <w:rPr>
                <w:rFonts w:ascii="Arial" w:hAnsi="Arial" w:cs="Arial"/>
                <w:sz w:val="20"/>
                <w:lang w:val="ru-RU"/>
              </w:rPr>
            </w:pPr>
            <w:r w:rsidRPr="00782470">
              <w:rPr>
                <w:rFonts w:ascii="Arial" w:hAnsi="Arial" w:cs="Arial"/>
                <w:sz w:val="20"/>
                <w:lang w:val="ru-RU"/>
              </w:rPr>
              <w:t>12.2. Покупатель имеет право предъявлять претензии по качеству (явные видимые дефекты) и количеству в течение 10 рабочих дней с даты таможенного оформления Оборудования на территории Российской Федерации на основании сравнения фактических данных с данными, указанными в Контракте и в инвойсах и товаротранспортных документах, прибывших с Оборудованием.</w:t>
            </w:r>
          </w:p>
        </w:tc>
      </w:tr>
      <w:tr w:rsidR="00F40535" w:rsidRPr="00157104" w14:paraId="0156EAE4" w14:textId="77777777" w:rsidTr="00314FFD">
        <w:tc>
          <w:tcPr>
            <w:tcW w:w="5133" w:type="dxa"/>
          </w:tcPr>
          <w:p w14:paraId="0D5DAC88" w14:textId="77777777" w:rsidR="00000000" w:rsidRPr="00782470" w:rsidRDefault="00000000" w:rsidP="00782470">
            <w:pPr>
              <w:jc w:val="both"/>
              <w:rPr>
                <w:rFonts w:ascii="Arial" w:hAnsi="Arial" w:cs="Arial"/>
                <w:sz w:val="20"/>
                <w:lang w:val="en-US"/>
              </w:rPr>
            </w:pPr>
            <w:r w:rsidRPr="00782470">
              <w:rPr>
                <w:rFonts w:ascii="Arial" w:hAnsi="Arial" w:cs="Arial"/>
                <w:sz w:val="20"/>
                <w:lang w:val="en-US"/>
              </w:rPr>
              <w:t xml:space="preserve">12.3. The following documents shall be attached to the claim: </w:t>
            </w:r>
          </w:p>
          <w:p w14:paraId="5DB09D2B" w14:textId="77777777" w:rsidR="00000000" w:rsidRPr="00782470" w:rsidRDefault="00000000" w:rsidP="00782470">
            <w:pPr>
              <w:jc w:val="both"/>
              <w:rPr>
                <w:rFonts w:ascii="Arial" w:hAnsi="Arial" w:cs="Arial"/>
                <w:sz w:val="20"/>
                <w:lang w:val="en-US"/>
              </w:rPr>
            </w:pPr>
            <w:r w:rsidRPr="00782470">
              <w:rPr>
                <w:rFonts w:ascii="Arial" w:hAnsi="Arial" w:cs="Arial"/>
                <w:sz w:val="20"/>
                <w:lang w:val="en-US"/>
              </w:rPr>
              <w:t>to the claim filed against the quality – the Damage Disclosure Statement.</w:t>
            </w:r>
          </w:p>
          <w:p w14:paraId="5B8A6A90" w14:textId="77777777" w:rsidR="00000000" w:rsidRPr="00782470" w:rsidRDefault="00000000" w:rsidP="00782470">
            <w:pPr>
              <w:jc w:val="both"/>
              <w:rPr>
                <w:rFonts w:ascii="Arial" w:hAnsi="Arial" w:cs="Arial"/>
                <w:sz w:val="20"/>
                <w:lang w:val="en-US"/>
              </w:rPr>
            </w:pPr>
            <w:r w:rsidRPr="00782470">
              <w:rPr>
                <w:rFonts w:ascii="Arial" w:hAnsi="Arial" w:cs="Arial"/>
                <w:sz w:val="20"/>
                <w:lang w:val="en-US"/>
              </w:rPr>
              <w:t xml:space="preserve">to the claim filed against shortage of the Equipment for packing places - a certificate drawn up with the participation of the Seller’s representative at the place of receipt of the Equipment; or a certificate drawn up solely by the Buyer, if the Seller has been notified of the need </w:t>
            </w:r>
            <w:r w:rsidRPr="00782470">
              <w:rPr>
                <w:rFonts w:ascii="Arial" w:hAnsi="Arial" w:cs="Arial"/>
                <w:sz w:val="20"/>
                <w:lang w:val="en-US"/>
              </w:rPr>
              <w:lastRenderedPageBreak/>
              <w:t>to appear for acceptance, but did not arrive within the time period set forth in the notification.</w:t>
            </w:r>
          </w:p>
        </w:tc>
        <w:tc>
          <w:tcPr>
            <w:tcW w:w="5362" w:type="dxa"/>
          </w:tcPr>
          <w:p w14:paraId="6826FE63" w14:textId="77777777" w:rsidR="00000000" w:rsidRPr="00782470" w:rsidRDefault="00000000" w:rsidP="00782470">
            <w:pPr>
              <w:jc w:val="both"/>
              <w:rPr>
                <w:rFonts w:ascii="Arial" w:hAnsi="Arial" w:cs="Arial"/>
                <w:sz w:val="20"/>
                <w:lang w:val="ru-RU"/>
              </w:rPr>
            </w:pPr>
            <w:r w:rsidRPr="00782470">
              <w:rPr>
                <w:rFonts w:ascii="Arial" w:hAnsi="Arial" w:cs="Arial"/>
                <w:sz w:val="20"/>
                <w:lang w:val="ru-RU"/>
              </w:rPr>
              <w:lastRenderedPageBreak/>
              <w:t>12.3. К претензии должны быть приложены следующие документы:</w:t>
            </w:r>
          </w:p>
          <w:p w14:paraId="3AFA0145" w14:textId="77777777" w:rsidR="00000000" w:rsidRPr="00782470" w:rsidRDefault="00000000" w:rsidP="00782470">
            <w:pPr>
              <w:jc w:val="both"/>
              <w:rPr>
                <w:rFonts w:ascii="Arial" w:hAnsi="Arial" w:cs="Arial"/>
                <w:sz w:val="20"/>
                <w:lang w:val="ru-RU"/>
              </w:rPr>
            </w:pPr>
            <w:r w:rsidRPr="00782470">
              <w:rPr>
                <w:rFonts w:ascii="Arial" w:hAnsi="Arial" w:cs="Arial"/>
                <w:sz w:val="20"/>
                <w:lang w:val="ru-RU"/>
              </w:rPr>
              <w:t>к претензии по качеству – рекламационный акт.</w:t>
            </w:r>
          </w:p>
          <w:p w14:paraId="240F7DB9" w14:textId="77777777" w:rsidR="00000000" w:rsidRPr="00782470" w:rsidRDefault="00000000" w:rsidP="00782470">
            <w:pPr>
              <w:jc w:val="both"/>
              <w:rPr>
                <w:rFonts w:ascii="Arial" w:hAnsi="Arial" w:cs="Arial"/>
                <w:sz w:val="20"/>
                <w:lang w:val="ru-RU"/>
              </w:rPr>
            </w:pPr>
            <w:r w:rsidRPr="00782470">
              <w:rPr>
                <w:rFonts w:ascii="Arial" w:hAnsi="Arial" w:cs="Arial"/>
                <w:sz w:val="20"/>
                <w:lang w:val="ru-RU"/>
              </w:rPr>
              <w:t xml:space="preserve">к претензии по недостаче Оборудования по упаковочным местам - акт, составленный с участием представителя Продавца в месте получения Оборудования; либо акт, составленный единолично Покупателем, если Продавец был уведомлён о </w:t>
            </w:r>
            <w:r w:rsidRPr="00782470">
              <w:rPr>
                <w:rFonts w:ascii="Arial" w:hAnsi="Arial" w:cs="Arial"/>
                <w:sz w:val="20"/>
                <w:lang w:val="ru-RU"/>
              </w:rPr>
              <w:lastRenderedPageBreak/>
              <w:t>необходимости явиться на приёмку, но в указанный в уведомлении срок не прибыл.</w:t>
            </w:r>
          </w:p>
        </w:tc>
      </w:tr>
      <w:tr w:rsidR="00F40535" w:rsidRPr="00157104" w14:paraId="2C69D4F1" w14:textId="77777777" w:rsidTr="00314FFD">
        <w:tc>
          <w:tcPr>
            <w:tcW w:w="5133" w:type="dxa"/>
          </w:tcPr>
          <w:p w14:paraId="7E7DE7A5" w14:textId="77777777" w:rsidR="00000000" w:rsidRPr="00782470" w:rsidRDefault="00000000" w:rsidP="006A20D2">
            <w:pPr>
              <w:jc w:val="both"/>
              <w:rPr>
                <w:rFonts w:ascii="Arial" w:hAnsi="Arial" w:cs="Arial"/>
                <w:sz w:val="20"/>
                <w:lang w:val="en-US"/>
              </w:rPr>
            </w:pPr>
            <w:r w:rsidRPr="00782470">
              <w:rPr>
                <w:rFonts w:ascii="Arial" w:hAnsi="Arial" w:cs="Arial"/>
                <w:sz w:val="20"/>
                <w:lang w:val="en-US"/>
              </w:rPr>
              <w:lastRenderedPageBreak/>
              <w:t>12.4. The date of filing the claim shall be deemed the date of the post office of the applicant’s country of acceptance of a letter or telegram, as well as the date of the fax.</w:t>
            </w:r>
          </w:p>
        </w:tc>
        <w:tc>
          <w:tcPr>
            <w:tcW w:w="5362" w:type="dxa"/>
          </w:tcPr>
          <w:p w14:paraId="3F2C9556" w14:textId="77777777" w:rsidR="00000000" w:rsidRPr="00782470" w:rsidRDefault="00000000" w:rsidP="006A20D2">
            <w:pPr>
              <w:jc w:val="both"/>
              <w:rPr>
                <w:rFonts w:ascii="Arial" w:hAnsi="Arial" w:cs="Arial"/>
                <w:sz w:val="20"/>
                <w:lang w:val="ru-RU"/>
              </w:rPr>
            </w:pPr>
            <w:r w:rsidRPr="00782470">
              <w:rPr>
                <w:rFonts w:ascii="Arial" w:hAnsi="Arial" w:cs="Arial"/>
                <w:sz w:val="20"/>
                <w:lang w:val="ru-RU"/>
              </w:rPr>
              <w:t>12.4. Датой заявления претензии считается дата штемпеля почтового ведомства страны заявителя о принятии им письма или телеграммы, а также дата факса.</w:t>
            </w:r>
          </w:p>
        </w:tc>
      </w:tr>
      <w:tr w:rsidR="00F40535" w:rsidRPr="00157104" w14:paraId="5EAFC159" w14:textId="77777777" w:rsidTr="00314FFD">
        <w:tc>
          <w:tcPr>
            <w:tcW w:w="5133" w:type="dxa"/>
          </w:tcPr>
          <w:p w14:paraId="731AED13" w14:textId="77777777" w:rsidR="00000000" w:rsidRPr="00782470" w:rsidRDefault="00000000" w:rsidP="006A20D2">
            <w:pPr>
              <w:jc w:val="both"/>
              <w:rPr>
                <w:rFonts w:ascii="Arial" w:hAnsi="Arial" w:cs="Arial"/>
                <w:sz w:val="20"/>
                <w:lang w:val="en-US"/>
              </w:rPr>
            </w:pPr>
            <w:r w:rsidRPr="00782470">
              <w:rPr>
                <w:rFonts w:ascii="Arial" w:hAnsi="Arial" w:cs="Arial"/>
                <w:sz w:val="20"/>
                <w:lang w:val="en-US"/>
              </w:rPr>
              <w:t>12.5. The Parties shall file Claims for execution of the Contract in writing. The Party that has failed to fulfill its obligations hereunder shall be obliged to respond on the merits of the claim without delay, but no later than within 10 calendar days upon the receipt thereof.</w:t>
            </w:r>
          </w:p>
        </w:tc>
        <w:tc>
          <w:tcPr>
            <w:tcW w:w="5362" w:type="dxa"/>
          </w:tcPr>
          <w:p w14:paraId="6B05F5B3" w14:textId="77777777" w:rsidR="00000000" w:rsidRPr="00782470" w:rsidRDefault="00000000" w:rsidP="006A20D2">
            <w:pPr>
              <w:jc w:val="both"/>
              <w:rPr>
                <w:rFonts w:ascii="Arial" w:hAnsi="Arial" w:cs="Arial"/>
                <w:sz w:val="20"/>
                <w:lang w:val="ru-RU"/>
              </w:rPr>
            </w:pPr>
            <w:r w:rsidRPr="00782470">
              <w:rPr>
                <w:rFonts w:ascii="Arial" w:hAnsi="Arial" w:cs="Arial"/>
                <w:sz w:val="20"/>
                <w:lang w:val="ru-RU"/>
              </w:rPr>
              <w:t>12.5. Претензии по исполнению Контракта заявляются сторонами в письменной форме. Сторона, нарушившая свои обязательства по Контракту, обязана дать ответ по существу претензии без промедления, но не позднее 10 календарных дней с момента ее получения.</w:t>
            </w:r>
          </w:p>
        </w:tc>
      </w:tr>
      <w:tr w:rsidR="00F40535" w:rsidRPr="00157104" w14:paraId="7A940CDE" w14:textId="77777777" w:rsidTr="00314FFD">
        <w:tc>
          <w:tcPr>
            <w:tcW w:w="5133" w:type="dxa"/>
          </w:tcPr>
          <w:p w14:paraId="17994DC6" w14:textId="77777777" w:rsidR="00000000" w:rsidRPr="00782470" w:rsidRDefault="00000000" w:rsidP="00782470">
            <w:pPr>
              <w:jc w:val="both"/>
              <w:rPr>
                <w:rFonts w:ascii="Arial" w:hAnsi="Arial" w:cs="Arial"/>
                <w:sz w:val="20"/>
                <w:lang w:val="en-US"/>
              </w:rPr>
            </w:pPr>
            <w:r w:rsidRPr="00782470">
              <w:rPr>
                <w:rFonts w:ascii="Arial" w:hAnsi="Arial" w:cs="Arial"/>
                <w:sz w:val="20"/>
                <w:lang w:val="en-US"/>
              </w:rPr>
              <w:t xml:space="preserve">12.6. Any dispute that the Parties have not been able to resolve within three months upon either Party’s receipt of the proposal of the other Party on the dispute settlement shall be settled in the International Commercial Arbitration Court at the Chamber of Commerce and Industry of the Russian Federation (ICAC) in accordance with its rules. The ICAC decisions shall be deemed final and binding on each Party. </w:t>
            </w:r>
          </w:p>
          <w:p w14:paraId="6F49619E" w14:textId="77777777" w:rsidR="00000000" w:rsidRPr="00782470" w:rsidRDefault="00000000" w:rsidP="00782470">
            <w:pPr>
              <w:jc w:val="both"/>
              <w:rPr>
                <w:rFonts w:ascii="Arial" w:hAnsi="Arial" w:cs="Arial"/>
                <w:sz w:val="20"/>
                <w:lang w:val="en-US"/>
              </w:rPr>
            </w:pPr>
            <w:r w:rsidRPr="00782470">
              <w:rPr>
                <w:rFonts w:ascii="Arial" w:hAnsi="Arial" w:cs="Arial"/>
                <w:sz w:val="20"/>
                <w:lang w:val="en-US"/>
              </w:rPr>
              <w:t>This arbitration clause shall be also applied to any offsets or counterclaims. There shall be three arbitrators. The language of the arbitration is Russian.</w:t>
            </w:r>
          </w:p>
          <w:p w14:paraId="6D32EF8B" w14:textId="77777777" w:rsidR="00000000" w:rsidRPr="00782470" w:rsidRDefault="00000000" w:rsidP="00782470">
            <w:pPr>
              <w:jc w:val="both"/>
              <w:rPr>
                <w:rFonts w:ascii="Arial" w:hAnsi="Arial" w:cs="Arial"/>
                <w:sz w:val="20"/>
                <w:lang w:val="en-US"/>
              </w:rPr>
            </w:pPr>
            <w:r w:rsidRPr="00782470">
              <w:rPr>
                <w:rFonts w:ascii="Arial" w:hAnsi="Arial" w:cs="Arial"/>
                <w:sz w:val="20"/>
                <w:lang w:val="en-US"/>
              </w:rPr>
              <w:t>Each Party hereby refuses to use any other place of the proceedings, whereby it shall be entitled to use on the basis of its main location or on any other basis.</w:t>
            </w:r>
          </w:p>
        </w:tc>
        <w:tc>
          <w:tcPr>
            <w:tcW w:w="5362" w:type="dxa"/>
          </w:tcPr>
          <w:p w14:paraId="561C9F28" w14:textId="77777777" w:rsidR="00000000" w:rsidRPr="00782470" w:rsidRDefault="00000000" w:rsidP="00782470">
            <w:pPr>
              <w:jc w:val="both"/>
              <w:rPr>
                <w:rFonts w:ascii="Arial" w:hAnsi="Arial" w:cs="Arial"/>
                <w:sz w:val="20"/>
                <w:lang w:val="ru-RU"/>
              </w:rPr>
            </w:pPr>
            <w:r w:rsidRPr="00782470">
              <w:rPr>
                <w:rFonts w:ascii="Arial" w:hAnsi="Arial" w:cs="Arial"/>
                <w:sz w:val="20"/>
                <w:lang w:val="ru-RU"/>
              </w:rPr>
              <w:t>12.6. Спор, который Стороны не смогли разрешить в течение трех месяцев с момента получения одной из Сторон предложения другой Стороны об урегулировании спора, подлежит урегулированию в Международном коммерческом арбитражном суде при Торгово-промышленной палате Российской Федерации («МКАС») в соответствии с его правилами. Решения МКАС являются окончательными и обязательными для каждой из Сторон.</w:t>
            </w:r>
          </w:p>
          <w:p w14:paraId="23129E85" w14:textId="77777777" w:rsidR="00000000" w:rsidRPr="00782470" w:rsidRDefault="00000000" w:rsidP="00782470">
            <w:pPr>
              <w:jc w:val="both"/>
              <w:rPr>
                <w:rFonts w:ascii="Arial" w:hAnsi="Arial" w:cs="Arial"/>
                <w:sz w:val="20"/>
                <w:lang w:val="ru-RU"/>
              </w:rPr>
            </w:pPr>
            <w:r w:rsidRPr="00782470">
              <w:rPr>
                <w:rFonts w:ascii="Arial" w:hAnsi="Arial" w:cs="Arial"/>
                <w:sz w:val="20"/>
                <w:lang w:val="ru-RU"/>
              </w:rPr>
              <w:t>Эта арбитражная оговорка также применяется к любым зачетам или встречным требованиям. Количество арбитров должно быть три. Язык арбитражного разбирательства - русский.</w:t>
            </w:r>
          </w:p>
          <w:p w14:paraId="1C5817C1" w14:textId="77777777" w:rsidR="00000000" w:rsidRPr="00782470" w:rsidRDefault="00000000" w:rsidP="00782470">
            <w:pPr>
              <w:jc w:val="both"/>
              <w:rPr>
                <w:rFonts w:ascii="Arial" w:hAnsi="Arial" w:cs="Arial"/>
                <w:sz w:val="20"/>
                <w:lang w:val="ru-RU"/>
              </w:rPr>
            </w:pPr>
            <w:r w:rsidRPr="00782470">
              <w:rPr>
                <w:rFonts w:ascii="Arial" w:hAnsi="Arial" w:cs="Arial"/>
                <w:sz w:val="20"/>
                <w:lang w:val="ru-RU"/>
              </w:rPr>
              <w:t>Каждая из сторон настоящим отказывается от использования любого другого места разбирательства, которым она имела бы право воспользоваться на основании своего основного местонахождения или на каком-либо другом основании.</w:t>
            </w:r>
          </w:p>
        </w:tc>
      </w:tr>
      <w:tr w:rsidR="00F40535" w:rsidRPr="00157104" w14:paraId="1A0E49C5" w14:textId="77777777" w:rsidTr="00314FFD">
        <w:tc>
          <w:tcPr>
            <w:tcW w:w="5133" w:type="dxa"/>
          </w:tcPr>
          <w:p w14:paraId="1CBEA4F9" w14:textId="77777777" w:rsidR="00000000" w:rsidRPr="00782470" w:rsidRDefault="00000000" w:rsidP="006A20D2">
            <w:pPr>
              <w:jc w:val="both"/>
              <w:rPr>
                <w:rFonts w:ascii="Arial" w:hAnsi="Arial" w:cs="Arial"/>
                <w:sz w:val="20"/>
                <w:lang w:val="en-US"/>
              </w:rPr>
            </w:pPr>
            <w:r>
              <w:rPr>
                <w:rFonts w:ascii="Arial" w:hAnsi="Arial" w:cs="Arial"/>
                <w:sz w:val="20"/>
                <w:lang w:val="en-US"/>
              </w:rPr>
              <w:t>12.7</w:t>
            </w:r>
            <w:r w:rsidRPr="00782470">
              <w:rPr>
                <w:rFonts w:ascii="Arial" w:hAnsi="Arial" w:cs="Arial"/>
                <w:sz w:val="20"/>
                <w:lang w:val="en-US"/>
              </w:rPr>
              <w:t>. This Contract and any disputes arising in connection therewith (for instance, drawing it up and validity hereof) shall be governed by the laws of the Russian Federation.</w:t>
            </w:r>
          </w:p>
        </w:tc>
        <w:tc>
          <w:tcPr>
            <w:tcW w:w="5362" w:type="dxa"/>
          </w:tcPr>
          <w:p w14:paraId="58CBB5E7" w14:textId="77777777" w:rsidR="00000000" w:rsidRPr="00782470" w:rsidRDefault="00000000" w:rsidP="006A20D2">
            <w:pPr>
              <w:jc w:val="both"/>
              <w:rPr>
                <w:rFonts w:ascii="Arial" w:hAnsi="Arial" w:cs="Arial"/>
                <w:sz w:val="20"/>
                <w:lang w:val="ru-RU"/>
              </w:rPr>
            </w:pPr>
            <w:r>
              <w:rPr>
                <w:rFonts w:ascii="Arial" w:hAnsi="Arial" w:cs="Arial"/>
                <w:sz w:val="20"/>
                <w:lang w:val="ru-RU"/>
              </w:rPr>
              <w:t>12.7</w:t>
            </w:r>
            <w:r w:rsidRPr="00782470">
              <w:rPr>
                <w:rFonts w:ascii="Arial" w:hAnsi="Arial" w:cs="Arial"/>
                <w:sz w:val="20"/>
                <w:lang w:val="ru-RU"/>
              </w:rPr>
              <w:t>. Настоящий Контракт и любые возникающие в связи с ним споры (например, его формирование, действительность) регулируются законодательством Российской Федерации.</w:t>
            </w:r>
          </w:p>
        </w:tc>
      </w:tr>
      <w:tr w:rsidR="00F40535" w14:paraId="415D056B" w14:textId="77777777" w:rsidTr="00314FFD">
        <w:tc>
          <w:tcPr>
            <w:tcW w:w="5133" w:type="dxa"/>
          </w:tcPr>
          <w:p w14:paraId="3130BECB" w14:textId="77777777" w:rsidR="00000000" w:rsidRPr="00675B18" w:rsidRDefault="00000000" w:rsidP="006A20D2">
            <w:pPr>
              <w:jc w:val="both"/>
              <w:rPr>
                <w:rFonts w:ascii="Arial" w:hAnsi="Arial" w:cs="Arial"/>
                <w:b/>
                <w:sz w:val="20"/>
                <w:lang w:val="ru-RU"/>
              </w:rPr>
            </w:pPr>
            <w:r w:rsidRPr="00675B18">
              <w:rPr>
                <w:rFonts w:ascii="Arial" w:hAnsi="Arial" w:cs="Arial"/>
                <w:b/>
                <w:sz w:val="20"/>
                <w:lang w:val="ru-RU"/>
              </w:rPr>
              <w:t>13. EXPORT LICENSE</w:t>
            </w:r>
          </w:p>
        </w:tc>
        <w:tc>
          <w:tcPr>
            <w:tcW w:w="5362" w:type="dxa"/>
          </w:tcPr>
          <w:p w14:paraId="36143C60" w14:textId="77777777" w:rsidR="00000000" w:rsidRPr="00675B18" w:rsidRDefault="00000000" w:rsidP="006A20D2">
            <w:pPr>
              <w:jc w:val="both"/>
              <w:rPr>
                <w:rFonts w:ascii="Arial" w:hAnsi="Arial" w:cs="Arial"/>
                <w:b/>
                <w:sz w:val="20"/>
                <w:lang w:val="ru-RU"/>
              </w:rPr>
            </w:pPr>
            <w:r w:rsidRPr="00675B18">
              <w:rPr>
                <w:rFonts w:ascii="Arial" w:hAnsi="Arial" w:cs="Arial"/>
                <w:b/>
                <w:sz w:val="20"/>
                <w:lang w:val="ru-RU"/>
              </w:rPr>
              <w:t>13. ЭКСПОРТНЫЕ ЛИЦЕНЗИИ</w:t>
            </w:r>
          </w:p>
        </w:tc>
      </w:tr>
      <w:tr w:rsidR="00F40535" w14:paraId="7D849640" w14:textId="77777777" w:rsidTr="00314FFD">
        <w:tc>
          <w:tcPr>
            <w:tcW w:w="5133" w:type="dxa"/>
          </w:tcPr>
          <w:p w14:paraId="28A5ABD8" w14:textId="77777777" w:rsidR="00000000" w:rsidRPr="00782470" w:rsidRDefault="00000000" w:rsidP="006A20D2">
            <w:pPr>
              <w:jc w:val="both"/>
              <w:rPr>
                <w:rFonts w:ascii="Arial" w:hAnsi="Arial" w:cs="Arial"/>
                <w:sz w:val="20"/>
                <w:lang w:val="en-US"/>
              </w:rPr>
            </w:pPr>
            <w:r w:rsidRPr="00782470">
              <w:rPr>
                <w:rFonts w:ascii="Arial" w:hAnsi="Arial" w:cs="Arial"/>
                <w:sz w:val="20"/>
                <w:lang w:val="en-US"/>
              </w:rPr>
              <w:t>13.1. The Seller hereby undertakes to get an export license for the Equipment supply to Russia and technical documentation in the scope provided for in this Contract.</w:t>
            </w:r>
          </w:p>
        </w:tc>
        <w:tc>
          <w:tcPr>
            <w:tcW w:w="5362" w:type="dxa"/>
          </w:tcPr>
          <w:p w14:paraId="76BE4C5D" w14:textId="77777777" w:rsidR="00000000" w:rsidRPr="00782470" w:rsidRDefault="00000000" w:rsidP="006A20D2">
            <w:pPr>
              <w:jc w:val="both"/>
              <w:rPr>
                <w:rFonts w:ascii="Arial" w:hAnsi="Arial" w:cs="Arial"/>
                <w:sz w:val="20"/>
                <w:lang w:val="ru-RU"/>
              </w:rPr>
            </w:pPr>
            <w:r w:rsidRPr="00782470">
              <w:rPr>
                <w:rFonts w:ascii="Arial" w:hAnsi="Arial" w:cs="Arial"/>
                <w:sz w:val="20"/>
                <w:lang w:val="ru-RU"/>
              </w:rPr>
              <w:t>13.1. Продавец обязуется получить экспортную лицензию на поставку в Россию Оборудования и технической документации в объеме, предусмотренном настоящим Контрактом.</w:t>
            </w:r>
          </w:p>
        </w:tc>
      </w:tr>
      <w:tr w:rsidR="00F40535" w:rsidRPr="00157104" w14:paraId="044C8989" w14:textId="77777777" w:rsidTr="00314FFD">
        <w:tc>
          <w:tcPr>
            <w:tcW w:w="5133" w:type="dxa"/>
          </w:tcPr>
          <w:p w14:paraId="628508DD" w14:textId="77777777" w:rsidR="00000000" w:rsidRPr="00675B18" w:rsidRDefault="00000000" w:rsidP="00675B18">
            <w:pPr>
              <w:jc w:val="both"/>
              <w:rPr>
                <w:rFonts w:ascii="Arial" w:hAnsi="Arial" w:cs="Arial"/>
                <w:sz w:val="20"/>
                <w:lang w:val="en-US"/>
              </w:rPr>
            </w:pPr>
            <w:r w:rsidRPr="00675B18">
              <w:rPr>
                <w:rFonts w:ascii="Arial" w:hAnsi="Arial" w:cs="Arial"/>
                <w:sz w:val="20"/>
                <w:lang w:val="en-US"/>
              </w:rPr>
              <w:t>13.2. If the license is not issued by the date of</w:t>
            </w:r>
            <w:r>
              <w:rPr>
                <w:rFonts w:ascii="Arial" w:hAnsi="Arial" w:cs="Arial"/>
                <w:sz w:val="20"/>
                <w:lang w:val="en-US"/>
              </w:rPr>
              <w:t xml:space="preserve"> delivery specified in para. 4.</w:t>
            </w:r>
            <w:r w:rsidRPr="006A1F77">
              <w:rPr>
                <w:rFonts w:ascii="Arial" w:hAnsi="Arial" w:cs="Arial"/>
                <w:sz w:val="20"/>
                <w:lang w:val="en-US"/>
              </w:rPr>
              <w:t>2</w:t>
            </w:r>
            <w:r w:rsidRPr="00675B18">
              <w:rPr>
                <w:rFonts w:ascii="Arial" w:hAnsi="Arial" w:cs="Arial"/>
                <w:sz w:val="20"/>
                <w:lang w:val="en-US"/>
              </w:rPr>
              <w:t xml:space="preserve"> hereof due to reasons beyond the Seller’s control, the Seller shall immediately notify the Buyer thereof in writing. The Parties may agree upon the new delivery time by signing an addendum to the Contract.</w:t>
            </w:r>
          </w:p>
          <w:p w14:paraId="24B1EA9E" w14:textId="77777777" w:rsidR="00000000" w:rsidRPr="00675B18" w:rsidRDefault="00000000" w:rsidP="00675B18">
            <w:pPr>
              <w:jc w:val="both"/>
              <w:rPr>
                <w:rFonts w:ascii="Arial" w:hAnsi="Arial" w:cs="Arial"/>
                <w:sz w:val="20"/>
                <w:lang w:val="en-US"/>
              </w:rPr>
            </w:pPr>
            <w:r w:rsidRPr="00675B18">
              <w:rPr>
                <w:rFonts w:ascii="Arial" w:hAnsi="Arial" w:cs="Arial"/>
                <w:sz w:val="20"/>
                <w:lang w:val="en-US"/>
              </w:rPr>
              <w:t>In this case, the Buyer shall be also entitled to unilaterally repudiate of the Contract by sending the relevant notice to the Seller.</w:t>
            </w:r>
          </w:p>
          <w:p w14:paraId="58826B31" w14:textId="77777777" w:rsidR="00000000" w:rsidRPr="00675B18" w:rsidRDefault="00000000" w:rsidP="00675B18">
            <w:pPr>
              <w:jc w:val="both"/>
              <w:rPr>
                <w:rFonts w:ascii="Arial" w:hAnsi="Arial" w:cs="Arial"/>
                <w:sz w:val="20"/>
                <w:lang w:val="en-US"/>
              </w:rPr>
            </w:pPr>
            <w:r w:rsidRPr="00675B18">
              <w:rPr>
                <w:rFonts w:ascii="Arial" w:hAnsi="Arial" w:cs="Arial"/>
                <w:sz w:val="20"/>
                <w:lang w:val="en-US"/>
              </w:rPr>
              <w:t>Therefore, the Seller shall be obliged to repay the Buyer’s funds, received by it hereunder, within 10 banking days upon receipt of the relevant requirement from the Buyer without applying penalties provided for herein.</w:t>
            </w:r>
          </w:p>
        </w:tc>
        <w:tc>
          <w:tcPr>
            <w:tcW w:w="5362" w:type="dxa"/>
          </w:tcPr>
          <w:p w14:paraId="1E570EB2" w14:textId="77777777" w:rsidR="00000000" w:rsidRPr="00675B18" w:rsidRDefault="00000000" w:rsidP="00675B18">
            <w:pPr>
              <w:jc w:val="both"/>
              <w:rPr>
                <w:rFonts w:ascii="Arial" w:hAnsi="Arial" w:cs="Arial"/>
                <w:sz w:val="20"/>
                <w:lang w:val="ru-RU"/>
              </w:rPr>
            </w:pPr>
            <w:r w:rsidRPr="00675B18">
              <w:rPr>
                <w:rFonts w:ascii="Arial" w:hAnsi="Arial" w:cs="Arial"/>
                <w:sz w:val="20"/>
                <w:lang w:val="ru-RU"/>
              </w:rPr>
              <w:t>13.2. Если лицензия не будет выдана к сроку п</w:t>
            </w:r>
            <w:r>
              <w:rPr>
                <w:rFonts w:ascii="Arial" w:hAnsi="Arial" w:cs="Arial"/>
                <w:sz w:val="20"/>
                <w:lang w:val="ru-RU"/>
              </w:rPr>
              <w:t>оставки, указанному в пункте 4.2</w:t>
            </w:r>
            <w:r w:rsidRPr="00675B18">
              <w:rPr>
                <w:rFonts w:ascii="Arial" w:hAnsi="Arial" w:cs="Arial"/>
                <w:sz w:val="20"/>
                <w:lang w:val="ru-RU"/>
              </w:rPr>
              <w:t xml:space="preserve"> настоящего Контракта по независящим от Продавца причинам, то Продавец обязан будет незамедлительно известить об этом Покупателя в письменном виде. Новый срок поставки может быть согласован Сторонами путем подписания дополнительного соглашения к Контракту. </w:t>
            </w:r>
          </w:p>
          <w:p w14:paraId="0CDB789E" w14:textId="77777777" w:rsidR="00000000" w:rsidRPr="00675B18" w:rsidRDefault="00000000" w:rsidP="00675B18">
            <w:pPr>
              <w:jc w:val="both"/>
              <w:rPr>
                <w:rFonts w:ascii="Arial" w:hAnsi="Arial" w:cs="Arial"/>
                <w:sz w:val="20"/>
                <w:lang w:val="ru-RU"/>
              </w:rPr>
            </w:pPr>
            <w:r w:rsidRPr="00675B18">
              <w:rPr>
                <w:rFonts w:ascii="Arial" w:hAnsi="Arial" w:cs="Arial"/>
                <w:sz w:val="20"/>
                <w:lang w:val="ru-RU"/>
              </w:rPr>
              <w:t>Покупатель в таком случае также вправе в одностороннем порядке отказаться от исполнения Контракта путем направления соответствующего уведомления Продавцу.</w:t>
            </w:r>
          </w:p>
          <w:p w14:paraId="5AAEF07B" w14:textId="77777777" w:rsidR="00000000" w:rsidRPr="00675B18" w:rsidRDefault="00000000" w:rsidP="00675B18">
            <w:pPr>
              <w:jc w:val="both"/>
              <w:rPr>
                <w:rFonts w:ascii="Arial" w:hAnsi="Arial" w:cs="Arial"/>
                <w:sz w:val="20"/>
                <w:lang w:val="ru-RU"/>
              </w:rPr>
            </w:pPr>
            <w:r w:rsidRPr="00675B18">
              <w:rPr>
                <w:rFonts w:ascii="Arial" w:hAnsi="Arial" w:cs="Arial"/>
                <w:sz w:val="20"/>
                <w:lang w:val="ru-RU"/>
              </w:rPr>
              <w:t>В этом случае Продавец обязан вернуть денежные средства Покупателя, полученные им в рамках настоящего Контракта, в течение 10 банковских дней с момента получения соответствующего требования от Покупателя без применения штрафных санкций, предусмотренных настоящим договором.</w:t>
            </w:r>
          </w:p>
        </w:tc>
      </w:tr>
      <w:tr w:rsidR="00F40535" w14:paraId="34F1643F" w14:textId="77777777" w:rsidTr="00314FFD">
        <w:tc>
          <w:tcPr>
            <w:tcW w:w="5133" w:type="dxa"/>
          </w:tcPr>
          <w:p w14:paraId="07450100" w14:textId="77777777" w:rsidR="00000000" w:rsidRPr="00314FFD" w:rsidRDefault="00000000" w:rsidP="006A20D2">
            <w:pPr>
              <w:jc w:val="both"/>
              <w:rPr>
                <w:rFonts w:ascii="Arial" w:hAnsi="Arial" w:cs="Arial"/>
                <w:b/>
                <w:sz w:val="20"/>
                <w:lang w:val="ru-RU"/>
              </w:rPr>
            </w:pPr>
            <w:r w:rsidRPr="00314FFD">
              <w:rPr>
                <w:rFonts w:ascii="Arial" w:hAnsi="Arial" w:cs="Arial"/>
                <w:b/>
                <w:sz w:val="20"/>
                <w:lang w:val="ru-RU"/>
              </w:rPr>
              <w:t>14. ANTI-CORRUPTION CLAUSE</w:t>
            </w:r>
          </w:p>
        </w:tc>
        <w:tc>
          <w:tcPr>
            <w:tcW w:w="5362" w:type="dxa"/>
          </w:tcPr>
          <w:p w14:paraId="7D440143" w14:textId="77777777" w:rsidR="00000000" w:rsidRPr="00314FFD" w:rsidRDefault="00000000" w:rsidP="006A20D2">
            <w:pPr>
              <w:jc w:val="both"/>
              <w:rPr>
                <w:rFonts w:ascii="Arial" w:hAnsi="Arial" w:cs="Arial"/>
                <w:b/>
                <w:sz w:val="20"/>
                <w:lang w:val="ru-RU"/>
              </w:rPr>
            </w:pPr>
            <w:r w:rsidRPr="00314FFD">
              <w:rPr>
                <w:rFonts w:ascii="Arial" w:hAnsi="Arial" w:cs="Arial"/>
                <w:b/>
                <w:sz w:val="20"/>
                <w:lang w:val="ru-RU"/>
              </w:rPr>
              <w:t>14. АНТИКОРРУПЦИОННАЯ ОГОВОРКА</w:t>
            </w:r>
          </w:p>
        </w:tc>
      </w:tr>
      <w:tr w:rsidR="00F40535" w:rsidRPr="00157104" w14:paraId="30827A49" w14:textId="77777777" w:rsidTr="00314FFD">
        <w:tc>
          <w:tcPr>
            <w:tcW w:w="5133" w:type="dxa"/>
          </w:tcPr>
          <w:p w14:paraId="2B9F96EF" w14:textId="77777777" w:rsidR="00000000" w:rsidRPr="00675B18" w:rsidRDefault="00000000" w:rsidP="006A20D2">
            <w:pPr>
              <w:jc w:val="both"/>
              <w:rPr>
                <w:rFonts w:ascii="Arial" w:hAnsi="Arial" w:cs="Arial"/>
                <w:sz w:val="20"/>
                <w:lang w:val="en-US"/>
              </w:rPr>
            </w:pPr>
            <w:r w:rsidRPr="00675B18">
              <w:rPr>
                <w:rFonts w:ascii="Arial" w:hAnsi="Arial" w:cs="Arial"/>
                <w:sz w:val="20"/>
                <w:lang w:val="en-US"/>
              </w:rPr>
              <w:t xml:space="preserve">14.1. The Parties hereby acknowledge and represent that each of them pursues a policy of complete intolerance of bribery and corruption, which implies a total ban on acts of corruption and payment of assistance/payments, whereas the purpose thereof is to simplify formalities in connection with business activities and to ensure faster resolution of certain issues. The parties are guided in their activities by the applicable laws and policies and procedures developed on its </w:t>
            </w:r>
            <w:r w:rsidRPr="00675B18">
              <w:rPr>
                <w:rFonts w:ascii="Arial" w:hAnsi="Arial" w:cs="Arial"/>
                <w:sz w:val="20"/>
                <w:lang w:val="en-US"/>
              </w:rPr>
              <w:lastRenderedPageBreak/>
              <w:t>basis, aimed at combating bribery and commercial bribery.</w:t>
            </w:r>
          </w:p>
        </w:tc>
        <w:tc>
          <w:tcPr>
            <w:tcW w:w="5362" w:type="dxa"/>
          </w:tcPr>
          <w:p w14:paraId="246E24B2" w14:textId="77777777" w:rsidR="00000000" w:rsidRPr="00675B18" w:rsidRDefault="00000000" w:rsidP="006A20D2">
            <w:pPr>
              <w:jc w:val="both"/>
              <w:rPr>
                <w:rFonts w:ascii="Arial" w:hAnsi="Arial" w:cs="Arial"/>
                <w:sz w:val="20"/>
                <w:lang w:val="ru-RU"/>
              </w:rPr>
            </w:pPr>
            <w:r w:rsidRPr="00675B18">
              <w:rPr>
                <w:rFonts w:ascii="Arial" w:hAnsi="Arial" w:cs="Arial"/>
                <w:sz w:val="20"/>
                <w:lang w:val="ru-RU"/>
              </w:rPr>
              <w:lastRenderedPageBreak/>
              <w:t>14.1. Стороны признают и подтверждают, что каждая из них проводит политику полной нетерпимости к взяточничеству и коррупции, предполагающую полный запрет коррупционных действий и совершения выплат за содействие / выплат, целью которых является упрощение формальностей в связи с хозяйственной деятельностью, обеспечение более быстрого решения тех или иных вопросов. Стороны руководствуются в своей деятельности применимым законодательством и разраб</w:t>
            </w:r>
            <w:r>
              <w:rPr>
                <w:rFonts w:ascii="Arial" w:hAnsi="Arial" w:cs="Arial"/>
                <w:sz w:val="20"/>
                <w:lang w:val="ru-RU"/>
              </w:rPr>
              <w:t xml:space="preserve">отанными </w:t>
            </w:r>
            <w:r w:rsidRPr="00675B18">
              <w:rPr>
                <w:rFonts w:ascii="Arial" w:hAnsi="Arial" w:cs="Arial"/>
                <w:sz w:val="20"/>
                <w:lang w:val="ru-RU"/>
              </w:rPr>
              <w:t xml:space="preserve">на его основе политиками и </w:t>
            </w:r>
            <w:r w:rsidRPr="00675B18">
              <w:rPr>
                <w:rFonts w:ascii="Arial" w:hAnsi="Arial" w:cs="Arial"/>
                <w:sz w:val="20"/>
                <w:lang w:val="ru-RU"/>
              </w:rPr>
              <w:lastRenderedPageBreak/>
              <w:t>процедурами, направленными на борьбу со взяточничеством и коммерческим подкупом.</w:t>
            </w:r>
          </w:p>
        </w:tc>
      </w:tr>
      <w:tr w:rsidR="00F40535" w:rsidRPr="00157104" w14:paraId="2B9350EF" w14:textId="77777777" w:rsidTr="00314FFD">
        <w:tc>
          <w:tcPr>
            <w:tcW w:w="5133" w:type="dxa"/>
          </w:tcPr>
          <w:p w14:paraId="189A1026" w14:textId="77777777" w:rsidR="00000000" w:rsidRPr="00675B18" w:rsidRDefault="00000000" w:rsidP="006A20D2">
            <w:pPr>
              <w:jc w:val="both"/>
              <w:rPr>
                <w:rFonts w:ascii="Arial" w:hAnsi="Arial" w:cs="Arial"/>
                <w:sz w:val="20"/>
                <w:lang w:val="en-US"/>
              </w:rPr>
            </w:pPr>
            <w:r w:rsidRPr="00675B18">
              <w:rPr>
                <w:rFonts w:ascii="Arial" w:hAnsi="Arial" w:cs="Arial"/>
                <w:sz w:val="20"/>
                <w:lang w:val="en-US"/>
              </w:rPr>
              <w:lastRenderedPageBreak/>
              <w:t>14.2. The Parties hereby represent and warrant that neither they nor their employees shall offer, provide, give or give consent to the provision of any corruption payments (cash or valuable gifts) to any person (including, without limitation, private individuals, commercial organizations and government officials), and shall not seek to receive, accept or agree to accept from any person, directly or indirectly, any corruption payments (cash or valuable gifts).</w:t>
            </w:r>
          </w:p>
        </w:tc>
        <w:tc>
          <w:tcPr>
            <w:tcW w:w="5362" w:type="dxa"/>
          </w:tcPr>
          <w:p w14:paraId="696A3C2C" w14:textId="77777777" w:rsidR="00000000" w:rsidRPr="00675B18" w:rsidRDefault="00000000" w:rsidP="006A20D2">
            <w:pPr>
              <w:jc w:val="both"/>
              <w:rPr>
                <w:rFonts w:ascii="Arial" w:hAnsi="Arial" w:cs="Arial"/>
                <w:sz w:val="20"/>
                <w:lang w:val="ru-RU"/>
              </w:rPr>
            </w:pPr>
            <w:r w:rsidRPr="00675B18">
              <w:rPr>
                <w:rFonts w:ascii="Arial" w:hAnsi="Arial" w:cs="Arial"/>
                <w:sz w:val="20"/>
                <w:lang w:val="ru-RU"/>
              </w:rPr>
              <w:t>14.2. Стороны гарантируют, что ни они, ни их работники не будут предлагать, предоставлять, давать или давать согласие на предоставление каких-либо коррупционных выплат (денежных средств или ценных подарков) любым лицам (включая, помимо прочего, частных лиц, коммерческие организации и государственных должностных лиц), а также не будут добиваться получения, принимать или соглашаться принять от какого-либо лица, прямо или косвенно, какие-либо коррупционные выплаты (денежные средства или ценные подарки).</w:t>
            </w:r>
          </w:p>
        </w:tc>
      </w:tr>
      <w:tr w:rsidR="00F40535" w14:paraId="5A472C6D" w14:textId="77777777" w:rsidTr="00314FFD">
        <w:tc>
          <w:tcPr>
            <w:tcW w:w="5133" w:type="dxa"/>
          </w:tcPr>
          <w:p w14:paraId="4D949858" w14:textId="77777777" w:rsidR="00000000" w:rsidRPr="00314FFD" w:rsidRDefault="00000000" w:rsidP="006A20D2">
            <w:pPr>
              <w:jc w:val="both"/>
              <w:rPr>
                <w:rFonts w:ascii="Arial" w:hAnsi="Arial" w:cs="Arial"/>
                <w:b/>
                <w:sz w:val="20"/>
                <w:lang w:val="ru-RU"/>
              </w:rPr>
            </w:pPr>
            <w:r w:rsidRPr="00314FFD">
              <w:rPr>
                <w:rFonts w:ascii="Arial" w:hAnsi="Arial" w:cs="Arial"/>
                <w:b/>
                <w:sz w:val="20"/>
                <w:lang w:val="ru-RU"/>
              </w:rPr>
              <w:t>15. PATENT LAW</w:t>
            </w:r>
          </w:p>
        </w:tc>
        <w:tc>
          <w:tcPr>
            <w:tcW w:w="5362" w:type="dxa"/>
          </w:tcPr>
          <w:p w14:paraId="58A558A9" w14:textId="77777777" w:rsidR="00000000" w:rsidRPr="00314FFD" w:rsidRDefault="00000000" w:rsidP="006A20D2">
            <w:pPr>
              <w:jc w:val="both"/>
              <w:rPr>
                <w:rFonts w:ascii="Arial" w:hAnsi="Arial" w:cs="Arial"/>
                <w:b/>
                <w:sz w:val="20"/>
                <w:lang w:val="ru-RU"/>
              </w:rPr>
            </w:pPr>
            <w:r w:rsidRPr="00314FFD">
              <w:rPr>
                <w:rFonts w:ascii="Arial" w:hAnsi="Arial" w:cs="Arial"/>
                <w:b/>
                <w:sz w:val="20"/>
                <w:lang w:val="ru-RU"/>
              </w:rPr>
              <w:t>15. ПАТЕНТНОЕ ПРАВО</w:t>
            </w:r>
          </w:p>
        </w:tc>
      </w:tr>
      <w:tr w:rsidR="00F40535" w:rsidRPr="00157104" w14:paraId="6BB9E94F" w14:textId="77777777" w:rsidTr="00314FFD">
        <w:tc>
          <w:tcPr>
            <w:tcW w:w="5133" w:type="dxa"/>
          </w:tcPr>
          <w:p w14:paraId="7780340D" w14:textId="77777777" w:rsidR="00000000" w:rsidRPr="00675B18" w:rsidRDefault="00000000" w:rsidP="006A20D2">
            <w:pPr>
              <w:jc w:val="both"/>
              <w:rPr>
                <w:rFonts w:ascii="Arial" w:hAnsi="Arial" w:cs="Arial"/>
                <w:sz w:val="20"/>
                <w:lang w:val="en-US"/>
              </w:rPr>
            </w:pPr>
            <w:r w:rsidRPr="00675B18">
              <w:rPr>
                <w:rFonts w:ascii="Arial" w:hAnsi="Arial" w:cs="Arial"/>
                <w:sz w:val="20"/>
                <w:lang w:val="en-US"/>
              </w:rPr>
              <w:t>15.1. The Seller hereby represents and warrants that neither the Equipment, nor its ownership or use provided for in this Contract, causes or shall cause any failure to comply with the applicable patent or industrial property rights in Russia in force at the effective date of this Contract. However, this warranty shall not apply to violations caused by a combination of Equipment with other products, or to such use of Equipment for the purpose whereof it was not intended, when this Contract was signed or changes were made to the Equipment without the Seller’s prior written consent.</w:t>
            </w:r>
          </w:p>
        </w:tc>
        <w:tc>
          <w:tcPr>
            <w:tcW w:w="5362" w:type="dxa"/>
          </w:tcPr>
          <w:p w14:paraId="0C59CA7E" w14:textId="77777777" w:rsidR="00000000" w:rsidRPr="00675B18" w:rsidRDefault="00000000" w:rsidP="006A20D2">
            <w:pPr>
              <w:jc w:val="both"/>
              <w:rPr>
                <w:rFonts w:ascii="Arial" w:hAnsi="Arial" w:cs="Arial"/>
                <w:sz w:val="20"/>
                <w:lang w:val="ru-RU"/>
              </w:rPr>
            </w:pPr>
            <w:r w:rsidRPr="00675B18">
              <w:rPr>
                <w:rFonts w:ascii="Arial" w:hAnsi="Arial" w:cs="Arial"/>
                <w:sz w:val="20"/>
                <w:lang w:val="ru-RU"/>
              </w:rPr>
              <w:t>15.1. Продавец гарантирует, что ни Оборудование, ни владение им или применение, предусмотренное настоящим Контрактом, не вызывает и не будет вызывать нарушения действующего патентного права или права промышленной собственности в России, действующее на дату настоящего Контракта. Но данная гарантия не распространяется на нарушения, вызванные сочетанием Оборудования с другими изделиями, или на такое использование Оборудования, для которого оно не было предназначено, когда подписывался данный Контракт или в Оборудование были внесены изменения без предварительного письменного согласия Продавца.</w:t>
            </w:r>
          </w:p>
        </w:tc>
      </w:tr>
      <w:tr w:rsidR="00F40535" w:rsidRPr="00157104" w14:paraId="1E46CA23" w14:textId="77777777" w:rsidTr="00314FFD">
        <w:tc>
          <w:tcPr>
            <w:tcW w:w="5133" w:type="dxa"/>
          </w:tcPr>
          <w:p w14:paraId="56387BFA" w14:textId="77777777" w:rsidR="00000000" w:rsidRPr="006D3B19" w:rsidRDefault="00000000" w:rsidP="006A20D2">
            <w:pPr>
              <w:jc w:val="both"/>
              <w:rPr>
                <w:rFonts w:ascii="Arial" w:hAnsi="Arial" w:cs="Arial"/>
                <w:sz w:val="20"/>
                <w:lang w:val="en-US"/>
              </w:rPr>
            </w:pPr>
            <w:r w:rsidRPr="006D3B19">
              <w:rPr>
                <w:rFonts w:ascii="Arial" w:hAnsi="Arial" w:cs="Arial"/>
                <w:sz w:val="20"/>
                <w:lang w:val="en-US"/>
              </w:rPr>
              <w:t>15.2. In case of any failure to comply with the aforementioned warranty, the Seller shall be entitled to make changes to the Equipment, eliminating the failure thereof, or at its own expense shall permit the Buyer to use this Equipment. Moreover, provided that the Buyer has operated the Equipment in accordance with the contract and written instructions of the Seller and provided that the Buyer has transferred full protection rights from third party claims to the Seller, the Seller shall protect the Buyer at the Seller’s expense against any claims, lawsuits and cases and shall reimburse the Buyer any direct costs and damages arising from any right to a patent or other industrial property of the Equipment. The Buyer shall provide the Seller with all the information required for the protection, and shall permit the Seller to intervene in the legal process in case of a legal dispute.</w:t>
            </w:r>
          </w:p>
        </w:tc>
        <w:tc>
          <w:tcPr>
            <w:tcW w:w="5362" w:type="dxa"/>
          </w:tcPr>
          <w:p w14:paraId="4FF8FE76" w14:textId="77777777" w:rsidR="00000000" w:rsidRPr="00675B18" w:rsidRDefault="00000000" w:rsidP="006A20D2">
            <w:pPr>
              <w:jc w:val="both"/>
              <w:rPr>
                <w:rFonts w:ascii="Arial" w:hAnsi="Arial" w:cs="Arial"/>
                <w:sz w:val="20"/>
                <w:lang w:val="ru-RU"/>
              </w:rPr>
            </w:pPr>
            <w:r w:rsidRPr="006D3B19">
              <w:rPr>
                <w:rFonts w:ascii="Arial" w:hAnsi="Arial" w:cs="Arial"/>
                <w:sz w:val="20"/>
                <w:lang w:val="ru-RU"/>
              </w:rPr>
              <w:t>15.2. В случае какого-либо нарушения вышеуказанной гарантии, Продавец имеет право внести изменения в Оборудование, устранив нарушение, или за свой счет предоставить разрешение Покупателю на право пользования данным Оборудованием. Более того, при условии, что Покупатель эксплуатировал Оборудование в соответствии с контрактом и письменными указаниями Продавца и при условии, что Покупатель передал Продавцу полные права защиты от исков третьей стороны, Продавец защитит Покупателя за счёт Продавца против всяких претензий, исков и дел и возместить Покупателю любые прямые затраты и ущерб, исходящие из всякого права на патент или другую промышленную собственность Оборудования. Покупатель выдаёт Продавцу всю информацию, необходимую для защиты, и разрешает вмешательство Продавца в судебный процесс в случае законного спора.</w:t>
            </w:r>
          </w:p>
        </w:tc>
      </w:tr>
      <w:tr w:rsidR="00F40535" w14:paraId="510C90C4" w14:textId="77777777" w:rsidTr="00314FFD">
        <w:tc>
          <w:tcPr>
            <w:tcW w:w="5133" w:type="dxa"/>
          </w:tcPr>
          <w:p w14:paraId="1CC56F51" w14:textId="77777777" w:rsidR="00000000" w:rsidRPr="00314FFD" w:rsidRDefault="00000000" w:rsidP="006A20D2">
            <w:pPr>
              <w:jc w:val="both"/>
              <w:rPr>
                <w:rFonts w:ascii="Arial" w:hAnsi="Arial" w:cs="Arial"/>
                <w:b/>
                <w:sz w:val="20"/>
                <w:lang w:val="ru-RU"/>
              </w:rPr>
            </w:pPr>
            <w:r w:rsidRPr="00314FFD">
              <w:rPr>
                <w:rFonts w:ascii="Arial" w:hAnsi="Arial" w:cs="Arial"/>
                <w:b/>
                <w:sz w:val="20"/>
                <w:lang w:val="ru-RU"/>
              </w:rPr>
              <w:t>16. MISCELLANEOUS</w:t>
            </w:r>
          </w:p>
        </w:tc>
        <w:tc>
          <w:tcPr>
            <w:tcW w:w="5362" w:type="dxa"/>
          </w:tcPr>
          <w:p w14:paraId="5D4C3EA8" w14:textId="77777777" w:rsidR="00000000" w:rsidRPr="00314FFD" w:rsidRDefault="00000000" w:rsidP="006A20D2">
            <w:pPr>
              <w:jc w:val="both"/>
              <w:rPr>
                <w:rFonts w:ascii="Arial" w:hAnsi="Arial" w:cs="Arial"/>
                <w:b/>
                <w:sz w:val="20"/>
                <w:lang w:val="ru-RU"/>
              </w:rPr>
            </w:pPr>
            <w:r w:rsidRPr="00314FFD">
              <w:rPr>
                <w:rFonts w:ascii="Arial" w:hAnsi="Arial" w:cs="Arial"/>
                <w:b/>
                <w:sz w:val="20"/>
                <w:lang w:val="ru-RU"/>
              </w:rPr>
              <w:t>16. ПРОЧИЕ УСЛОВИЯ</w:t>
            </w:r>
          </w:p>
        </w:tc>
      </w:tr>
      <w:tr w:rsidR="00F40535" w:rsidRPr="00157104" w14:paraId="74C77E7F" w14:textId="77777777" w:rsidTr="00314FFD">
        <w:tc>
          <w:tcPr>
            <w:tcW w:w="5133" w:type="dxa"/>
          </w:tcPr>
          <w:p w14:paraId="6A1A91F5" w14:textId="77777777" w:rsidR="00000000" w:rsidRPr="006D3B19" w:rsidRDefault="00000000" w:rsidP="006A20D2">
            <w:pPr>
              <w:jc w:val="both"/>
              <w:rPr>
                <w:rFonts w:ascii="Arial" w:hAnsi="Arial" w:cs="Arial"/>
                <w:sz w:val="20"/>
                <w:lang w:val="en-US"/>
              </w:rPr>
            </w:pPr>
            <w:r w:rsidRPr="006D3B19">
              <w:rPr>
                <w:rFonts w:ascii="Arial" w:hAnsi="Arial" w:cs="Arial"/>
                <w:sz w:val="20"/>
                <w:lang w:val="en-US"/>
              </w:rPr>
              <w:t>16.1. This Contract is made in duplicate, one for each party, and shall become effective upon signature by both Parties, and shall be valid for __ ____ 20 __, and insofar as it refers to the mutual settlements and warranty obligations - until their fulfillment in the full scope. The Contract validity period shall be extended for the period of the Parties’ fulfillment of their obligations under the addenda and appendices hereto entered into within the Contract validity period.</w:t>
            </w:r>
          </w:p>
        </w:tc>
        <w:tc>
          <w:tcPr>
            <w:tcW w:w="5362" w:type="dxa"/>
          </w:tcPr>
          <w:p w14:paraId="185E4D48" w14:textId="77777777" w:rsidR="00000000" w:rsidRPr="00675B18" w:rsidRDefault="00000000" w:rsidP="006A20D2">
            <w:pPr>
              <w:jc w:val="both"/>
              <w:rPr>
                <w:rFonts w:ascii="Arial" w:hAnsi="Arial" w:cs="Arial"/>
                <w:sz w:val="20"/>
                <w:lang w:val="ru-RU"/>
              </w:rPr>
            </w:pPr>
            <w:r w:rsidRPr="006D3B19">
              <w:rPr>
                <w:rFonts w:ascii="Arial" w:hAnsi="Arial" w:cs="Arial"/>
                <w:sz w:val="20"/>
                <w:lang w:val="ru-RU"/>
              </w:rPr>
              <w:t>16.1. Настоящий Контракт составлен в двух подлинных экземплярах по одному для каждой из сторон, вступает в силу со дня его подписания обеими Сторонами и действует по «__» ____ 20_ г., а в части взаиморасчетов и гарантийных обязательств – до полного их исполнения. Срок действия Контракта продлевается на период исполнения Сторонами обязательств, в соответствии с заключенными в пределах срока действия настоящего Контракта и Приложениями к нему.</w:t>
            </w:r>
          </w:p>
        </w:tc>
      </w:tr>
      <w:tr w:rsidR="00F40535" w:rsidRPr="00157104" w14:paraId="2C96E1ED" w14:textId="77777777" w:rsidTr="00314FFD">
        <w:tc>
          <w:tcPr>
            <w:tcW w:w="5133" w:type="dxa"/>
          </w:tcPr>
          <w:p w14:paraId="244CC8F2" w14:textId="77777777" w:rsidR="00000000" w:rsidRPr="006D3B19" w:rsidRDefault="00000000" w:rsidP="006A20D2">
            <w:pPr>
              <w:jc w:val="both"/>
              <w:rPr>
                <w:rFonts w:ascii="Arial" w:hAnsi="Arial" w:cs="Arial"/>
                <w:sz w:val="20"/>
                <w:lang w:val="en-US"/>
              </w:rPr>
            </w:pPr>
            <w:r w:rsidRPr="006D3B19">
              <w:rPr>
                <w:rFonts w:ascii="Arial" w:hAnsi="Arial" w:cs="Arial"/>
                <w:sz w:val="20"/>
                <w:lang w:val="en-US"/>
              </w:rPr>
              <w:t>16.2. Neither Party shall be entitled to assign its rights and obligations hereunder to third parties without the written consent of the other Party. All claim assignment agreements entered into by the Seller with a third party without the written consent of the Buyer shall be deemed null and void.</w:t>
            </w:r>
          </w:p>
        </w:tc>
        <w:tc>
          <w:tcPr>
            <w:tcW w:w="5362" w:type="dxa"/>
          </w:tcPr>
          <w:p w14:paraId="30C5BAAA" w14:textId="77777777" w:rsidR="00000000" w:rsidRPr="00675B18" w:rsidRDefault="00000000" w:rsidP="006A20D2">
            <w:pPr>
              <w:jc w:val="both"/>
              <w:rPr>
                <w:rFonts w:ascii="Arial" w:hAnsi="Arial" w:cs="Arial"/>
                <w:sz w:val="20"/>
                <w:lang w:val="ru-RU"/>
              </w:rPr>
            </w:pPr>
            <w:r w:rsidRPr="006D3B19">
              <w:rPr>
                <w:rFonts w:ascii="Arial" w:hAnsi="Arial" w:cs="Arial"/>
                <w:sz w:val="20"/>
                <w:lang w:val="ru-RU"/>
              </w:rPr>
              <w:t>16.2. Ни одна из Сторон не имеет права передавать свои права и обязанности по настоящему Контракту третьим лицам без письменного согласия другой Стороны. Все договоры об уступке права требования, заключенные Продавцом с третьим лицом без письменного согласования Покупателя являются недействительными.</w:t>
            </w:r>
          </w:p>
        </w:tc>
      </w:tr>
      <w:tr w:rsidR="00F40535" w:rsidRPr="00157104" w14:paraId="5FFEE5A7" w14:textId="77777777" w:rsidTr="00314FFD">
        <w:tc>
          <w:tcPr>
            <w:tcW w:w="5133" w:type="dxa"/>
          </w:tcPr>
          <w:p w14:paraId="33661698" w14:textId="77777777" w:rsidR="00000000" w:rsidRPr="006D3B19" w:rsidRDefault="00000000" w:rsidP="006A20D2">
            <w:pPr>
              <w:jc w:val="both"/>
              <w:rPr>
                <w:rFonts w:ascii="Arial" w:hAnsi="Arial" w:cs="Arial"/>
                <w:sz w:val="20"/>
                <w:lang w:val="en-US"/>
              </w:rPr>
            </w:pPr>
            <w:r w:rsidRPr="006D3B19">
              <w:rPr>
                <w:rFonts w:ascii="Arial" w:hAnsi="Arial" w:cs="Arial"/>
                <w:sz w:val="20"/>
                <w:lang w:val="en-US"/>
              </w:rPr>
              <w:t>16.3. Copies of this Contract (Appendices, Addendum, and supplements to the Contract), as well as copies of documents related to the execution of the Contract (Appendices hereto), transferred and received via e-</w:t>
            </w:r>
            <w:r w:rsidRPr="006D3B19">
              <w:rPr>
                <w:rFonts w:ascii="Arial" w:hAnsi="Arial" w:cs="Arial"/>
                <w:sz w:val="20"/>
                <w:lang w:val="en-US"/>
              </w:rPr>
              <w:lastRenderedPageBreak/>
              <w:t>mail, enabling establishing reliably that the document is received from the Parties hereto, is of the legal effect of the original and is binding on the Parties when executing this Agreement.</w:t>
            </w:r>
          </w:p>
        </w:tc>
        <w:tc>
          <w:tcPr>
            <w:tcW w:w="5362" w:type="dxa"/>
          </w:tcPr>
          <w:p w14:paraId="6E7D825C" w14:textId="77777777" w:rsidR="00000000" w:rsidRPr="006D3B19" w:rsidRDefault="00000000" w:rsidP="006A20D2">
            <w:pPr>
              <w:jc w:val="both"/>
              <w:rPr>
                <w:rFonts w:ascii="Arial" w:hAnsi="Arial" w:cs="Arial"/>
                <w:sz w:val="20"/>
                <w:lang w:val="ru-RU"/>
              </w:rPr>
            </w:pPr>
            <w:r w:rsidRPr="006D3B19">
              <w:rPr>
                <w:rFonts w:ascii="Arial" w:hAnsi="Arial" w:cs="Arial"/>
                <w:sz w:val="20"/>
                <w:lang w:val="ru-RU"/>
              </w:rPr>
              <w:lastRenderedPageBreak/>
              <w:t xml:space="preserve">16.3. Копии настоящего Контракта (Приложения, дополнительного соглашения, дополнения к договору), а также копии документов, связанных  с исполнением Контракта (Приложений к нему), переданные и </w:t>
            </w:r>
            <w:r w:rsidRPr="006D3B19">
              <w:rPr>
                <w:rFonts w:ascii="Arial" w:hAnsi="Arial" w:cs="Arial"/>
                <w:sz w:val="20"/>
                <w:lang w:val="ru-RU"/>
              </w:rPr>
              <w:lastRenderedPageBreak/>
              <w:t>полученные посредством электронной почты, позволяющей достоверно установить, что документ исходит от Стороны по настоящему Контракту, имеют юридическую силу подлинника  и обязательны для Сторон при исполнении настоящего Договора.</w:t>
            </w:r>
          </w:p>
        </w:tc>
      </w:tr>
      <w:tr w:rsidR="00F40535" w14:paraId="34E66683" w14:textId="77777777" w:rsidTr="00314FFD">
        <w:tc>
          <w:tcPr>
            <w:tcW w:w="5133" w:type="dxa"/>
          </w:tcPr>
          <w:p w14:paraId="50BD169A" w14:textId="77777777" w:rsidR="00000000" w:rsidRPr="006D3B19" w:rsidRDefault="00000000" w:rsidP="006A20D2">
            <w:pPr>
              <w:jc w:val="both"/>
              <w:rPr>
                <w:rFonts w:ascii="Arial" w:hAnsi="Arial" w:cs="Arial"/>
                <w:sz w:val="20"/>
                <w:lang w:val="en-US"/>
              </w:rPr>
            </w:pPr>
            <w:r w:rsidRPr="006D3B19">
              <w:rPr>
                <w:rFonts w:ascii="Arial" w:hAnsi="Arial" w:cs="Arial"/>
                <w:sz w:val="20"/>
                <w:lang w:val="en-US"/>
              </w:rPr>
              <w:lastRenderedPageBreak/>
              <w:t>16.4. This Contract may be amended or terminated by the Parties’ written agreement.</w:t>
            </w:r>
          </w:p>
        </w:tc>
        <w:tc>
          <w:tcPr>
            <w:tcW w:w="5362" w:type="dxa"/>
          </w:tcPr>
          <w:p w14:paraId="0118F11C" w14:textId="77777777" w:rsidR="00000000" w:rsidRPr="006D3B19" w:rsidRDefault="00000000" w:rsidP="006A20D2">
            <w:pPr>
              <w:jc w:val="both"/>
              <w:rPr>
                <w:rFonts w:ascii="Arial" w:hAnsi="Arial" w:cs="Arial"/>
                <w:sz w:val="20"/>
                <w:lang w:val="ru-RU"/>
              </w:rPr>
            </w:pPr>
            <w:r w:rsidRPr="006D3B19">
              <w:rPr>
                <w:rFonts w:ascii="Arial" w:hAnsi="Arial" w:cs="Arial"/>
                <w:sz w:val="20"/>
                <w:lang w:val="ru-RU"/>
              </w:rPr>
              <w:t>16.4. Настоящий Контракт может быть изменен или расторгнут по письменному соглашению Сторон.</w:t>
            </w:r>
          </w:p>
        </w:tc>
      </w:tr>
      <w:tr w:rsidR="00F40535" w:rsidRPr="00157104" w14:paraId="1A7FA425" w14:textId="77777777" w:rsidTr="00314FFD">
        <w:tc>
          <w:tcPr>
            <w:tcW w:w="5133" w:type="dxa"/>
          </w:tcPr>
          <w:p w14:paraId="05F770EF" w14:textId="77777777" w:rsidR="00000000" w:rsidRPr="006D3B19" w:rsidRDefault="00000000" w:rsidP="006A20D2">
            <w:pPr>
              <w:jc w:val="both"/>
              <w:rPr>
                <w:rFonts w:ascii="Arial" w:hAnsi="Arial" w:cs="Arial"/>
                <w:sz w:val="20"/>
                <w:lang w:val="en-US"/>
              </w:rPr>
            </w:pPr>
            <w:r w:rsidRPr="006D3B19">
              <w:rPr>
                <w:rFonts w:ascii="Arial" w:hAnsi="Arial" w:cs="Arial"/>
                <w:sz w:val="20"/>
                <w:lang w:val="en-US"/>
              </w:rPr>
              <w:t>16.5. Upon signing of this Contract, all preliminary negotiations thereon, correspondence, preliminary agreements and letters of intent on matters one way or another related hereto shall be deemed null and void.</w:t>
            </w:r>
          </w:p>
        </w:tc>
        <w:tc>
          <w:tcPr>
            <w:tcW w:w="5362" w:type="dxa"/>
          </w:tcPr>
          <w:p w14:paraId="00B4286E" w14:textId="77777777" w:rsidR="00000000" w:rsidRPr="006D3B19" w:rsidRDefault="00000000" w:rsidP="006A20D2">
            <w:pPr>
              <w:jc w:val="both"/>
              <w:rPr>
                <w:rFonts w:ascii="Arial" w:hAnsi="Arial" w:cs="Arial"/>
                <w:sz w:val="20"/>
                <w:lang w:val="ru-RU"/>
              </w:rPr>
            </w:pPr>
            <w:r w:rsidRPr="006D3B19">
              <w:rPr>
                <w:rFonts w:ascii="Arial" w:hAnsi="Arial" w:cs="Arial"/>
                <w:sz w:val="20"/>
                <w:lang w:val="ru-RU"/>
              </w:rPr>
              <w:t>16.5. После подписания настоящего Контракта все предварительные переговоры по нему, переписка, предварительные соглашения и протоколы о намерениях по вопросам, так или иначе касающихся настоящего Контракта, теряют юридическую силу.</w:t>
            </w:r>
          </w:p>
        </w:tc>
      </w:tr>
      <w:tr w:rsidR="00F40535" w:rsidRPr="00157104" w14:paraId="03C1E0BA" w14:textId="77777777" w:rsidTr="00314FFD">
        <w:tc>
          <w:tcPr>
            <w:tcW w:w="5133" w:type="dxa"/>
          </w:tcPr>
          <w:p w14:paraId="2DC8E6AA" w14:textId="77777777" w:rsidR="00000000" w:rsidRPr="006D3B19" w:rsidRDefault="00000000" w:rsidP="006A20D2">
            <w:pPr>
              <w:jc w:val="both"/>
              <w:rPr>
                <w:rFonts w:ascii="Arial" w:hAnsi="Arial" w:cs="Arial"/>
                <w:sz w:val="20"/>
                <w:lang w:val="en-US"/>
              </w:rPr>
            </w:pPr>
            <w:r w:rsidRPr="006D3B19">
              <w:rPr>
                <w:rFonts w:ascii="Arial" w:hAnsi="Arial" w:cs="Arial"/>
                <w:sz w:val="20"/>
                <w:lang w:val="en-US"/>
              </w:rPr>
              <w:t>16.6. All corrections in the text of this Contract shall be valid only if they are mutually certified by the Parties’ representatives in each individual case.</w:t>
            </w:r>
          </w:p>
        </w:tc>
        <w:tc>
          <w:tcPr>
            <w:tcW w:w="5362" w:type="dxa"/>
          </w:tcPr>
          <w:p w14:paraId="0F45CC78" w14:textId="77777777" w:rsidR="00000000" w:rsidRPr="006D3B19" w:rsidRDefault="00000000" w:rsidP="006A20D2">
            <w:pPr>
              <w:jc w:val="both"/>
              <w:rPr>
                <w:rFonts w:ascii="Arial" w:hAnsi="Arial" w:cs="Arial"/>
                <w:sz w:val="20"/>
                <w:lang w:val="ru-RU"/>
              </w:rPr>
            </w:pPr>
            <w:r w:rsidRPr="006D3B19">
              <w:rPr>
                <w:rFonts w:ascii="Arial" w:hAnsi="Arial" w:cs="Arial"/>
                <w:sz w:val="20"/>
                <w:lang w:val="ru-RU"/>
              </w:rPr>
              <w:t>16.6. Все исправления по тексту настоящего Контракта имеют юридическую силу только при взаимном их удостоверении представителями сторон в каждом отдельном случае.</w:t>
            </w:r>
          </w:p>
        </w:tc>
      </w:tr>
      <w:tr w:rsidR="00F40535" w:rsidRPr="00157104" w14:paraId="4098CD8D" w14:textId="77777777" w:rsidTr="00314FFD">
        <w:tc>
          <w:tcPr>
            <w:tcW w:w="5133" w:type="dxa"/>
          </w:tcPr>
          <w:p w14:paraId="3FD6FDD6" w14:textId="77777777" w:rsidR="00000000" w:rsidRPr="00314FFD" w:rsidRDefault="00000000" w:rsidP="006A20D2">
            <w:pPr>
              <w:jc w:val="both"/>
              <w:rPr>
                <w:rFonts w:ascii="Arial" w:hAnsi="Arial" w:cs="Arial"/>
                <w:b/>
                <w:sz w:val="20"/>
                <w:lang w:val="en-US"/>
              </w:rPr>
            </w:pPr>
            <w:r w:rsidRPr="00314FFD">
              <w:rPr>
                <w:rFonts w:ascii="Arial" w:hAnsi="Arial" w:cs="Arial"/>
                <w:b/>
                <w:sz w:val="20"/>
                <w:lang w:val="en-US"/>
              </w:rPr>
              <w:t>17. REGISTERED ADDRESSES AND BANK DETAILS OF THE PARTIES</w:t>
            </w:r>
          </w:p>
        </w:tc>
        <w:tc>
          <w:tcPr>
            <w:tcW w:w="5362" w:type="dxa"/>
          </w:tcPr>
          <w:p w14:paraId="35D4D269" w14:textId="77777777" w:rsidR="00000000" w:rsidRPr="00314FFD" w:rsidRDefault="00000000" w:rsidP="006A20D2">
            <w:pPr>
              <w:jc w:val="both"/>
              <w:rPr>
                <w:rFonts w:ascii="Arial" w:hAnsi="Arial" w:cs="Arial"/>
                <w:b/>
                <w:sz w:val="20"/>
                <w:lang w:val="ru-RU"/>
              </w:rPr>
            </w:pPr>
            <w:r w:rsidRPr="00314FFD">
              <w:rPr>
                <w:rFonts w:ascii="Arial" w:hAnsi="Arial" w:cs="Arial"/>
                <w:b/>
                <w:sz w:val="20"/>
                <w:lang w:val="ru-RU"/>
              </w:rPr>
              <w:t>17. МЕСТОНАХОЖДЕНИЕ И БАНКОВСКИЕ РЕКВИЗИТЫ СТОРОН</w:t>
            </w:r>
          </w:p>
        </w:tc>
      </w:tr>
      <w:tr w:rsidR="00F40535" w14:paraId="535BDA69" w14:textId="77777777" w:rsidTr="00314FFD">
        <w:tc>
          <w:tcPr>
            <w:tcW w:w="5133" w:type="dxa"/>
          </w:tcPr>
          <w:p w14:paraId="41127808" w14:textId="77777777" w:rsidR="00000000" w:rsidRDefault="00000000" w:rsidP="00B1526C">
            <w:pPr>
              <w:jc w:val="both"/>
              <w:rPr>
                <w:rFonts w:ascii="Arial" w:hAnsi="Arial" w:cs="Arial"/>
                <w:sz w:val="20"/>
                <w:lang w:val="ru-RU"/>
              </w:rPr>
            </w:pPr>
            <w:r w:rsidRPr="00B1526C">
              <w:rPr>
                <w:rFonts w:ascii="Arial" w:hAnsi="Arial" w:cs="Arial"/>
                <w:sz w:val="20"/>
                <w:lang w:val="ru-RU"/>
              </w:rPr>
              <w:t>Seller:</w:t>
            </w:r>
            <w:r>
              <w:rPr>
                <w:rFonts w:ascii="Arial" w:hAnsi="Arial" w:cs="Arial"/>
                <w:sz w:val="20"/>
                <w:lang w:val="ru-RU"/>
              </w:rPr>
              <w:t>_______________________________________</w:t>
            </w:r>
          </w:p>
          <w:p w14:paraId="7C93B4A0" w14:textId="77777777" w:rsidR="00000000" w:rsidRDefault="00000000" w:rsidP="00B1526C">
            <w:pPr>
              <w:jc w:val="both"/>
              <w:rPr>
                <w:rFonts w:ascii="Arial" w:hAnsi="Arial" w:cs="Arial"/>
                <w:sz w:val="20"/>
                <w:lang w:val="ru-RU"/>
              </w:rPr>
            </w:pPr>
            <w:r>
              <w:rPr>
                <w:rFonts w:ascii="Arial" w:hAnsi="Arial" w:cs="Arial"/>
                <w:sz w:val="20"/>
                <w:lang w:val="ru-RU"/>
              </w:rPr>
              <w:t>____________________________________________</w:t>
            </w:r>
          </w:p>
          <w:p w14:paraId="498569A4" w14:textId="77777777" w:rsidR="00000000" w:rsidRPr="00B1526C" w:rsidRDefault="00000000" w:rsidP="00B1526C">
            <w:pPr>
              <w:jc w:val="both"/>
              <w:rPr>
                <w:rFonts w:ascii="Arial" w:hAnsi="Arial" w:cs="Arial"/>
                <w:sz w:val="20"/>
                <w:lang w:val="ru-RU"/>
              </w:rPr>
            </w:pPr>
            <w:r>
              <w:rPr>
                <w:rFonts w:ascii="Arial" w:hAnsi="Arial" w:cs="Arial"/>
                <w:sz w:val="20"/>
                <w:lang w:val="ru-RU"/>
              </w:rPr>
              <w:t>____________________________________________</w:t>
            </w:r>
          </w:p>
          <w:p w14:paraId="1E329AD0" w14:textId="77777777" w:rsidR="00000000" w:rsidRPr="00B1526C" w:rsidRDefault="00000000" w:rsidP="006A20D2">
            <w:pPr>
              <w:jc w:val="both"/>
              <w:rPr>
                <w:rFonts w:ascii="Arial" w:hAnsi="Arial" w:cs="Arial"/>
                <w:sz w:val="20"/>
                <w:lang w:val="ru-RU"/>
              </w:rPr>
            </w:pPr>
            <w:r w:rsidRPr="00B1526C">
              <w:rPr>
                <w:rFonts w:ascii="Arial" w:hAnsi="Arial" w:cs="Arial"/>
                <w:sz w:val="20"/>
                <w:lang w:val="ru-RU"/>
              </w:rPr>
              <w:t>Buyer:_______________________________________</w:t>
            </w:r>
          </w:p>
          <w:p w14:paraId="1669D610" w14:textId="77777777" w:rsidR="00000000" w:rsidRDefault="00000000" w:rsidP="006A20D2">
            <w:pPr>
              <w:jc w:val="both"/>
              <w:rPr>
                <w:rFonts w:ascii="Arial" w:hAnsi="Arial" w:cs="Arial"/>
                <w:sz w:val="20"/>
                <w:lang w:val="ru-RU"/>
              </w:rPr>
            </w:pPr>
            <w:r w:rsidRPr="00B1526C">
              <w:rPr>
                <w:rFonts w:ascii="Arial" w:hAnsi="Arial" w:cs="Arial"/>
                <w:sz w:val="20"/>
                <w:lang w:val="ru-RU"/>
              </w:rPr>
              <w:t>____________________________________________</w:t>
            </w:r>
          </w:p>
          <w:p w14:paraId="7545D5A3" w14:textId="77777777" w:rsidR="00000000" w:rsidRDefault="00000000" w:rsidP="006A20D2">
            <w:pPr>
              <w:jc w:val="both"/>
              <w:rPr>
                <w:rFonts w:ascii="Arial" w:hAnsi="Arial" w:cs="Arial"/>
                <w:sz w:val="20"/>
                <w:lang w:val="ru-RU"/>
              </w:rPr>
            </w:pPr>
            <w:r>
              <w:rPr>
                <w:rFonts w:ascii="Arial" w:hAnsi="Arial" w:cs="Arial"/>
                <w:sz w:val="20"/>
                <w:lang w:val="ru-RU"/>
              </w:rPr>
              <w:t>____________________________________________</w:t>
            </w:r>
          </w:p>
          <w:p w14:paraId="1321C667" w14:textId="77777777" w:rsidR="00000000" w:rsidRPr="00B1526C" w:rsidRDefault="00000000" w:rsidP="006A20D2">
            <w:pPr>
              <w:jc w:val="both"/>
              <w:rPr>
                <w:rFonts w:ascii="Arial" w:hAnsi="Arial" w:cs="Arial"/>
                <w:sz w:val="20"/>
                <w:lang w:val="ru-RU"/>
              </w:rPr>
            </w:pPr>
          </w:p>
        </w:tc>
        <w:tc>
          <w:tcPr>
            <w:tcW w:w="5362" w:type="dxa"/>
          </w:tcPr>
          <w:p w14:paraId="11C51E62" w14:textId="77777777" w:rsidR="00000000" w:rsidRDefault="00000000" w:rsidP="006A20D2">
            <w:pPr>
              <w:jc w:val="both"/>
              <w:rPr>
                <w:rFonts w:ascii="Arial" w:hAnsi="Arial" w:cs="Arial"/>
                <w:sz w:val="20"/>
                <w:lang w:val="ru-RU"/>
              </w:rPr>
            </w:pPr>
            <w:r w:rsidRPr="00B1526C">
              <w:rPr>
                <w:rFonts w:ascii="Arial" w:hAnsi="Arial" w:cs="Arial"/>
                <w:sz w:val="20"/>
                <w:lang w:val="ru-RU"/>
              </w:rPr>
              <w:t>Продавец:</w:t>
            </w:r>
            <w:r>
              <w:rPr>
                <w:rFonts w:ascii="Arial" w:hAnsi="Arial" w:cs="Arial"/>
                <w:sz w:val="20"/>
                <w:lang w:val="ru-RU"/>
              </w:rPr>
              <w:t xml:space="preserve"> _____________________________________</w:t>
            </w:r>
          </w:p>
          <w:p w14:paraId="522B5B95" w14:textId="77777777" w:rsidR="00000000" w:rsidRDefault="00000000" w:rsidP="006A20D2">
            <w:pPr>
              <w:jc w:val="both"/>
              <w:rPr>
                <w:rFonts w:ascii="Arial" w:hAnsi="Arial" w:cs="Arial"/>
                <w:sz w:val="20"/>
                <w:lang w:val="ru-RU"/>
              </w:rPr>
            </w:pPr>
            <w:r>
              <w:rPr>
                <w:rFonts w:ascii="Arial" w:hAnsi="Arial" w:cs="Arial"/>
                <w:sz w:val="20"/>
                <w:lang w:val="ru-RU"/>
              </w:rPr>
              <w:t>______________________________________________</w:t>
            </w:r>
          </w:p>
          <w:p w14:paraId="646555FE" w14:textId="77777777" w:rsidR="00000000" w:rsidRDefault="00000000" w:rsidP="006A20D2">
            <w:pPr>
              <w:jc w:val="both"/>
              <w:rPr>
                <w:rFonts w:ascii="Arial" w:hAnsi="Arial" w:cs="Arial"/>
                <w:sz w:val="20"/>
                <w:lang w:val="ru-RU"/>
              </w:rPr>
            </w:pPr>
            <w:r>
              <w:rPr>
                <w:rFonts w:ascii="Arial" w:hAnsi="Arial" w:cs="Arial"/>
                <w:sz w:val="20"/>
                <w:lang w:val="ru-RU"/>
              </w:rPr>
              <w:t>______________________________________________</w:t>
            </w:r>
          </w:p>
          <w:p w14:paraId="1EA0DC93" w14:textId="77777777" w:rsidR="00000000" w:rsidRDefault="00000000" w:rsidP="006A20D2">
            <w:pPr>
              <w:jc w:val="both"/>
              <w:rPr>
                <w:rFonts w:ascii="Arial" w:hAnsi="Arial" w:cs="Arial"/>
                <w:sz w:val="20"/>
                <w:lang w:val="ru-RU"/>
              </w:rPr>
            </w:pPr>
            <w:r w:rsidRPr="00314FFD">
              <w:rPr>
                <w:rFonts w:ascii="Arial" w:hAnsi="Arial" w:cs="Arial"/>
                <w:sz w:val="20"/>
                <w:lang w:val="ru-RU"/>
              </w:rPr>
              <w:t>Покупатель:</w:t>
            </w:r>
            <w:r>
              <w:rPr>
                <w:rFonts w:ascii="Arial" w:hAnsi="Arial" w:cs="Arial"/>
                <w:sz w:val="20"/>
                <w:lang w:val="ru-RU"/>
              </w:rPr>
              <w:t>____________________________________</w:t>
            </w:r>
          </w:p>
          <w:p w14:paraId="1C3AAB14" w14:textId="77777777" w:rsidR="00000000" w:rsidRDefault="00000000" w:rsidP="006A20D2">
            <w:pPr>
              <w:jc w:val="both"/>
              <w:rPr>
                <w:rFonts w:ascii="Arial" w:hAnsi="Arial" w:cs="Arial"/>
                <w:sz w:val="20"/>
                <w:lang w:val="ru-RU"/>
              </w:rPr>
            </w:pPr>
            <w:r>
              <w:rPr>
                <w:rFonts w:ascii="Arial" w:hAnsi="Arial" w:cs="Arial"/>
                <w:sz w:val="20"/>
                <w:lang w:val="ru-RU"/>
              </w:rPr>
              <w:t>______________________________________________</w:t>
            </w:r>
          </w:p>
          <w:p w14:paraId="11C1D02C" w14:textId="77777777" w:rsidR="00000000" w:rsidRPr="00B1526C" w:rsidRDefault="00000000" w:rsidP="006A20D2">
            <w:pPr>
              <w:jc w:val="both"/>
              <w:rPr>
                <w:rFonts w:ascii="Arial" w:hAnsi="Arial" w:cs="Arial"/>
                <w:sz w:val="20"/>
                <w:lang w:val="ru-RU"/>
              </w:rPr>
            </w:pPr>
            <w:r>
              <w:rPr>
                <w:rFonts w:ascii="Arial" w:hAnsi="Arial" w:cs="Arial"/>
                <w:sz w:val="20"/>
                <w:lang w:val="ru-RU"/>
              </w:rPr>
              <w:t>______________________________________________</w:t>
            </w:r>
          </w:p>
        </w:tc>
      </w:tr>
      <w:tr w:rsidR="00F40535" w14:paraId="76825210" w14:textId="77777777" w:rsidTr="00314FFD">
        <w:tc>
          <w:tcPr>
            <w:tcW w:w="5133" w:type="dxa"/>
          </w:tcPr>
          <w:p w14:paraId="05D6D15A" w14:textId="77777777" w:rsidR="00000000" w:rsidRPr="00314FFD" w:rsidRDefault="00000000" w:rsidP="006A20D2">
            <w:pPr>
              <w:jc w:val="both"/>
              <w:rPr>
                <w:rFonts w:ascii="Arial" w:hAnsi="Arial" w:cs="Arial"/>
                <w:b/>
                <w:sz w:val="20"/>
                <w:lang w:val="ru-RU"/>
              </w:rPr>
            </w:pPr>
            <w:r>
              <w:rPr>
                <w:rFonts w:ascii="Arial" w:hAnsi="Arial" w:cs="Arial"/>
                <w:b/>
                <w:sz w:val="20"/>
                <w:lang w:val="ru-RU"/>
              </w:rPr>
              <w:t>18</w:t>
            </w:r>
            <w:r w:rsidRPr="00314FFD">
              <w:rPr>
                <w:rFonts w:ascii="Arial" w:hAnsi="Arial" w:cs="Arial"/>
                <w:b/>
                <w:sz w:val="20"/>
                <w:lang w:val="ru-RU"/>
              </w:rPr>
              <w:t>. SIGNATURES OF THE PARTIES</w:t>
            </w:r>
          </w:p>
        </w:tc>
        <w:tc>
          <w:tcPr>
            <w:tcW w:w="5362" w:type="dxa"/>
          </w:tcPr>
          <w:p w14:paraId="1D2A300E" w14:textId="77777777" w:rsidR="00000000" w:rsidRPr="00314FFD" w:rsidRDefault="00000000" w:rsidP="006A20D2">
            <w:pPr>
              <w:jc w:val="both"/>
              <w:rPr>
                <w:rFonts w:ascii="Arial" w:hAnsi="Arial" w:cs="Arial"/>
                <w:b/>
                <w:sz w:val="20"/>
                <w:lang w:val="ru-RU"/>
              </w:rPr>
            </w:pPr>
            <w:r>
              <w:rPr>
                <w:rFonts w:ascii="Arial" w:hAnsi="Arial" w:cs="Arial"/>
                <w:b/>
                <w:sz w:val="20"/>
                <w:lang w:val="ru-RU"/>
              </w:rPr>
              <w:t>18</w:t>
            </w:r>
            <w:r w:rsidRPr="00314FFD">
              <w:rPr>
                <w:rFonts w:ascii="Arial" w:hAnsi="Arial" w:cs="Arial"/>
                <w:b/>
                <w:sz w:val="20"/>
                <w:lang w:val="ru-RU"/>
              </w:rPr>
              <w:t>. ПОДПИСИ СТОРОН</w:t>
            </w:r>
          </w:p>
        </w:tc>
      </w:tr>
      <w:tr w:rsidR="00F40535" w14:paraId="42BC0C67" w14:textId="77777777" w:rsidTr="00314FFD">
        <w:tc>
          <w:tcPr>
            <w:tcW w:w="5133" w:type="dxa"/>
          </w:tcPr>
          <w:p w14:paraId="00932CDF" w14:textId="77777777" w:rsidR="00000000" w:rsidRPr="005F4BC5" w:rsidRDefault="00000000" w:rsidP="006A20D2">
            <w:pPr>
              <w:jc w:val="both"/>
              <w:rPr>
                <w:rFonts w:ascii="Arial" w:hAnsi="Arial" w:cs="Arial"/>
                <w:b/>
                <w:sz w:val="20"/>
                <w:lang w:val="ru-RU"/>
              </w:rPr>
            </w:pPr>
            <w:r w:rsidRPr="005F4BC5">
              <w:rPr>
                <w:rFonts w:ascii="Arial" w:hAnsi="Arial" w:cs="Arial"/>
                <w:b/>
                <w:sz w:val="20"/>
                <w:lang w:val="ru-RU"/>
              </w:rPr>
              <w:t>Seller</w:t>
            </w:r>
          </w:p>
          <w:p w14:paraId="292D20A2" w14:textId="77777777" w:rsidR="00000000" w:rsidRPr="005F4BC5" w:rsidRDefault="00000000" w:rsidP="006A20D2">
            <w:pPr>
              <w:jc w:val="both"/>
              <w:rPr>
                <w:rFonts w:ascii="Arial" w:hAnsi="Arial" w:cs="Arial"/>
                <w:b/>
                <w:sz w:val="20"/>
                <w:lang w:val="ru-RU"/>
              </w:rPr>
            </w:pPr>
            <w:r w:rsidRPr="005F4BC5">
              <w:rPr>
                <w:rFonts w:ascii="Arial" w:hAnsi="Arial" w:cs="Arial"/>
                <w:b/>
                <w:sz w:val="20"/>
                <w:lang w:val="ru-RU"/>
              </w:rPr>
              <w:t>Продавец</w:t>
            </w:r>
          </w:p>
          <w:p w14:paraId="4349B47B" w14:textId="77777777" w:rsidR="00000000" w:rsidRDefault="00000000" w:rsidP="006A20D2">
            <w:pPr>
              <w:jc w:val="both"/>
              <w:rPr>
                <w:rFonts w:ascii="Arial" w:hAnsi="Arial" w:cs="Arial"/>
                <w:sz w:val="20"/>
                <w:lang w:val="ru-RU"/>
              </w:rPr>
            </w:pPr>
            <w:r>
              <w:rPr>
                <w:rFonts w:ascii="Arial" w:hAnsi="Arial" w:cs="Arial"/>
                <w:sz w:val="20"/>
                <w:lang w:val="ru-RU"/>
              </w:rPr>
              <w:t>_____________________________________</w:t>
            </w:r>
          </w:p>
          <w:p w14:paraId="7D9D988D" w14:textId="77777777" w:rsidR="00000000" w:rsidRDefault="00000000" w:rsidP="006A20D2">
            <w:pPr>
              <w:jc w:val="both"/>
              <w:rPr>
                <w:rFonts w:ascii="Arial" w:hAnsi="Arial" w:cs="Arial"/>
                <w:sz w:val="20"/>
                <w:lang w:val="ru-RU"/>
              </w:rPr>
            </w:pPr>
          </w:p>
          <w:p w14:paraId="21F254DB" w14:textId="77777777" w:rsidR="00000000" w:rsidRDefault="00000000" w:rsidP="006A20D2">
            <w:pPr>
              <w:jc w:val="both"/>
              <w:rPr>
                <w:rFonts w:ascii="Arial" w:hAnsi="Arial" w:cs="Arial"/>
                <w:sz w:val="20"/>
                <w:lang w:val="ru-RU"/>
              </w:rPr>
            </w:pPr>
          </w:p>
          <w:p w14:paraId="68AE244E" w14:textId="77777777" w:rsidR="00000000" w:rsidRDefault="00000000" w:rsidP="006A20D2">
            <w:pPr>
              <w:jc w:val="both"/>
              <w:rPr>
                <w:rFonts w:ascii="Arial" w:hAnsi="Arial" w:cs="Arial"/>
                <w:sz w:val="20"/>
                <w:lang w:val="ru-RU"/>
              </w:rPr>
            </w:pPr>
            <w:r>
              <w:rPr>
                <w:rFonts w:ascii="Arial" w:hAnsi="Arial" w:cs="Arial"/>
                <w:sz w:val="20"/>
                <w:lang w:val="ru-RU"/>
              </w:rPr>
              <w:t>___________________/________________________</w:t>
            </w:r>
          </w:p>
          <w:p w14:paraId="7BB3C0DD" w14:textId="77777777" w:rsidR="00000000" w:rsidRPr="006D3B19" w:rsidRDefault="00000000" w:rsidP="006A20D2">
            <w:pPr>
              <w:jc w:val="both"/>
              <w:rPr>
                <w:rFonts w:ascii="Arial" w:hAnsi="Arial" w:cs="Arial"/>
                <w:sz w:val="20"/>
                <w:lang w:val="ru-RU"/>
              </w:rPr>
            </w:pPr>
          </w:p>
        </w:tc>
        <w:tc>
          <w:tcPr>
            <w:tcW w:w="5362" w:type="dxa"/>
          </w:tcPr>
          <w:p w14:paraId="39FADA24" w14:textId="77777777" w:rsidR="00000000" w:rsidRPr="005F4BC5" w:rsidRDefault="00000000" w:rsidP="00314FFD">
            <w:pPr>
              <w:jc w:val="both"/>
              <w:rPr>
                <w:rFonts w:ascii="Arial" w:hAnsi="Arial" w:cs="Arial"/>
                <w:b/>
                <w:sz w:val="20"/>
                <w:lang w:val="ru-RU"/>
              </w:rPr>
            </w:pPr>
            <w:r w:rsidRPr="005F4BC5">
              <w:rPr>
                <w:rFonts w:ascii="Arial" w:hAnsi="Arial" w:cs="Arial"/>
                <w:b/>
                <w:sz w:val="20"/>
                <w:lang w:val="ru-RU"/>
              </w:rPr>
              <w:t>Buyer</w:t>
            </w:r>
          </w:p>
          <w:p w14:paraId="678F7AA8" w14:textId="77777777" w:rsidR="00000000" w:rsidRPr="005F4BC5" w:rsidRDefault="00000000" w:rsidP="00314FFD">
            <w:pPr>
              <w:jc w:val="both"/>
              <w:rPr>
                <w:rFonts w:ascii="Arial" w:hAnsi="Arial" w:cs="Arial"/>
                <w:b/>
                <w:sz w:val="20"/>
                <w:lang w:val="ru-RU"/>
              </w:rPr>
            </w:pPr>
            <w:r w:rsidRPr="005F4BC5">
              <w:rPr>
                <w:rFonts w:ascii="Arial" w:hAnsi="Arial" w:cs="Arial"/>
                <w:b/>
                <w:sz w:val="20"/>
                <w:lang w:val="ru-RU"/>
              </w:rPr>
              <w:t>Покупатель</w:t>
            </w:r>
          </w:p>
          <w:p w14:paraId="0661683C" w14:textId="77777777" w:rsidR="00000000" w:rsidRDefault="00000000" w:rsidP="006A20D2">
            <w:pPr>
              <w:jc w:val="both"/>
              <w:rPr>
                <w:rFonts w:ascii="Arial" w:hAnsi="Arial" w:cs="Arial"/>
                <w:sz w:val="20"/>
                <w:lang w:val="ru-RU"/>
              </w:rPr>
            </w:pPr>
            <w:r>
              <w:rPr>
                <w:rFonts w:ascii="Arial" w:hAnsi="Arial" w:cs="Arial"/>
                <w:sz w:val="20"/>
                <w:lang w:val="ru-RU"/>
              </w:rPr>
              <w:t>_________________________</w:t>
            </w:r>
          </w:p>
          <w:p w14:paraId="61E87A2C" w14:textId="77777777" w:rsidR="00000000" w:rsidRDefault="00000000" w:rsidP="006A20D2">
            <w:pPr>
              <w:jc w:val="both"/>
              <w:rPr>
                <w:rFonts w:ascii="Arial" w:hAnsi="Arial" w:cs="Arial"/>
                <w:sz w:val="20"/>
                <w:lang w:val="ru-RU"/>
              </w:rPr>
            </w:pPr>
          </w:p>
          <w:p w14:paraId="2EA3C28D" w14:textId="77777777" w:rsidR="00000000" w:rsidRDefault="00000000" w:rsidP="006A20D2">
            <w:pPr>
              <w:jc w:val="both"/>
              <w:rPr>
                <w:rFonts w:ascii="Arial" w:hAnsi="Arial" w:cs="Arial"/>
                <w:sz w:val="20"/>
                <w:lang w:val="ru-RU"/>
              </w:rPr>
            </w:pPr>
          </w:p>
          <w:p w14:paraId="5B6B6985" w14:textId="77777777" w:rsidR="00000000" w:rsidRPr="006D3B19" w:rsidRDefault="00000000" w:rsidP="006A20D2">
            <w:pPr>
              <w:jc w:val="both"/>
              <w:rPr>
                <w:rFonts w:ascii="Arial" w:hAnsi="Arial" w:cs="Arial"/>
                <w:sz w:val="20"/>
                <w:lang w:val="ru-RU"/>
              </w:rPr>
            </w:pPr>
            <w:r>
              <w:rPr>
                <w:rFonts w:ascii="Arial" w:hAnsi="Arial" w:cs="Arial"/>
                <w:sz w:val="20"/>
                <w:lang w:val="ru-RU"/>
              </w:rPr>
              <w:t>__________________/__________________________</w:t>
            </w:r>
          </w:p>
        </w:tc>
      </w:tr>
    </w:tbl>
    <w:p w14:paraId="43349346" w14:textId="77777777" w:rsidR="00000000" w:rsidRDefault="00000000">
      <w:pPr>
        <w:rPr>
          <w:lang w:val="ru-RU"/>
        </w:rPr>
      </w:pPr>
    </w:p>
    <w:p w14:paraId="5302C5B0" w14:textId="77777777" w:rsidR="00000000" w:rsidRDefault="00000000">
      <w:pPr>
        <w:rPr>
          <w:lang w:val="ru-RU"/>
        </w:rPr>
      </w:pPr>
    </w:p>
    <w:p w14:paraId="2C66C1F0" w14:textId="77777777" w:rsidR="00000000" w:rsidRDefault="00000000">
      <w:pPr>
        <w:rPr>
          <w:lang w:val="ru-RU"/>
        </w:rPr>
      </w:pPr>
    </w:p>
    <w:p w14:paraId="7D2AD539" w14:textId="77777777" w:rsidR="00000000" w:rsidRDefault="00000000">
      <w:pPr>
        <w:rPr>
          <w:lang w:val="ru-RU"/>
        </w:rPr>
      </w:pPr>
    </w:p>
    <w:p w14:paraId="6F42DF05" w14:textId="77777777" w:rsidR="00000000" w:rsidRDefault="00000000">
      <w:pPr>
        <w:rPr>
          <w:lang w:val="ru-RU"/>
        </w:rPr>
      </w:pPr>
    </w:p>
    <w:p w14:paraId="7372B1A2" w14:textId="77777777" w:rsidR="00000000" w:rsidRDefault="00000000">
      <w:pPr>
        <w:rPr>
          <w:lang w:val="ru-RU"/>
        </w:rPr>
      </w:pPr>
    </w:p>
    <w:p w14:paraId="12158692" w14:textId="77777777" w:rsidR="00000000" w:rsidRDefault="00000000">
      <w:pPr>
        <w:rPr>
          <w:lang w:val="ru-RU"/>
        </w:rPr>
      </w:pPr>
    </w:p>
    <w:p w14:paraId="5ED8461C" w14:textId="77777777" w:rsidR="00000000" w:rsidRDefault="00000000">
      <w:pPr>
        <w:rPr>
          <w:lang w:val="ru-RU"/>
        </w:rPr>
      </w:pPr>
    </w:p>
    <w:p w14:paraId="2A068D6B" w14:textId="77777777" w:rsidR="00000000" w:rsidRDefault="00000000">
      <w:pPr>
        <w:rPr>
          <w:lang w:val="ru-RU"/>
        </w:rPr>
      </w:pPr>
    </w:p>
    <w:p w14:paraId="586C1544" w14:textId="77777777" w:rsidR="00000000" w:rsidRDefault="00000000">
      <w:pPr>
        <w:rPr>
          <w:lang w:val="ru-RU"/>
        </w:rPr>
      </w:pPr>
    </w:p>
    <w:p w14:paraId="4578B1E9" w14:textId="77777777" w:rsidR="00000000" w:rsidRDefault="00000000">
      <w:pPr>
        <w:rPr>
          <w:lang w:val="ru-RU"/>
        </w:rPr>
      </w:pPr>
    </w:p>
    <w:p w14:paraId="424E1A2D" w14:textId="77777777" w:rsidR="00000000" w:rsidRDefault="00000000">
      <w:pPr>
        <w:rPr>
          <w:lang w:val="ru-RU"/>
        </w:rPr>
      </w:pPr>
    </w:p>
    <w:p w14:paraId="494F04B7" w14:textId="77777777" w:rsidR="00000000" w:rsidRDefault="00000000">
      <w:pPr>
        <w:rPr>
          <w:lang w:val="ru-RU"/>
        </w:rPr>
      </w:pPr>
    </w:p>
    <w:p w14:paraId="7774CE8C" w14:textId="77777777" w:rsidR="00000000" w:rsidRDefault="00000000">
      <w:pPr>
        <w:rPr>
          <w:lang w:val="ru-RU"/>
        </w:rPr>
      </w:pPr>
    </w:p>
    <w:p w14:paraId="5724CA8B" w14:textId="77777777" w:rsidR="00000000" w:rsidRDefault="00000000">
      <w:pPr>
        <w:rPr>
          <w:lang w:val="ru-RU"/>
        </w:rPr>
      </w:pPr>
    </w:p>
    <w:p w14:paraId="397B0FBD" w14:textId="77777777" w:rsidR="00000000" w:rsidRDefault="00000000">
      <w:pPr>
        <w:rPr>
          <w:lang w:val="ru-RU"/>
        </w:rPr>
      </w:pPr>
    </w:p>
    <w:p w14:paraId="411785F3" w14:textId="77777777" w:rsidR="00000000" w:rsidRDefault="00000000">
      <w:pPr>
        <w:rPr>
          <w:lang w:val="ru-RU"/>
        </w:rPr>
      </w:pPr>
    </w:p>
    <w:p w14:paraId="3E7A8F46" w14:textId="77777777" w:rsidR="00000000" w:rsidRDefault="00000000">
      <w:pPr>
        <w:rPr>
          <w:lang w:val="ru-RU"/>
        </w:rPr>
      </w:pPr>
    </w:p>
    <w:p w14:paraId="7ED73BA7" w14:textId="77777777" w:rsidR="00000000" w:rsidRDefault="00000000">
      <w:pPr>
        <w:rPr>
          <w:lang w:val="ru-RU"/>
        </w:rPr>
      </w:pPr>
    </w:p>
    <w:p w14:paraId="221883F5" w14:textId="77777777" w:rsidR="00000000" w:rsidRDefault="00000000">
      <w:pPr>
        <w:rPr>
          <w:lang w:val="ru-RU"/>
        </w:rPr>
      </w:pPr>
    </w:p>
    <w:p w14:paraId="218B2573" w14:textId="77777777" w:rsidR="00000000" w:rsidRDefault="00000000">
      <w:pPr>
        <w:rPr>
          <w:lang w:val="ru-RU"/>
        </w:rPr>
      </w:pPr>
    </w:p>
    <w:p w14:paraId="72285F47" w14:textId="77777777" w:rsidR="00000000" w:rsidRDefault="00000000">
      <w:pPr>
        <w:rPr>
          <w:lang w:val="ru-RU"/>
        </w:rPr>
      </w:pPr>
    </w:p>
    <w:p w14:paraId="11DC10F8" w14:textId="77777777" w:rsidR="00000000" w:rsidRDefault="00000000">
      <w:pPr>
        <w:rPr>
          <w:lang w:val="ru-RU"/>
        </w:rPr>
      </w:pPr>
    </w:p>
    <w:p w14:paraId="4283BC68" w14:textId="77777777" w:rsidR="00000000" w:rsidRDefault="00000000">
      <w:pPr>
        <w:rPr>
          <w:lang w:val="ru-RU"/>
        </w:rPr>
      </w:pPr>
    </w:p>
    <w:p w14:paraId="52DFB21B" w14:textId="77777777" w:rsidR="00000000" w:rsidRDefault="00000000">
      <w:pPr>
        <w:rPr>
          <w:lang w:val="ru-RU"/>
        </w:rPr>
      </w:pPr>
    </w:p>
    <w:p w14:paraId="6AC084DB" w14:textId="77777777" w:rsidR="00000000" w:rsidRDefault="00000000">
      <w:pPr>
        <w:rPr>
          <w:lang w:val="ru-RU"/>
        </w:rPr>
      </w:pPr>
    </w:p>
    <w:p w14:paraId="76B5B799" w14:textId="77777777" w:rsidR="00000000" w:rsidRDefault="00000000">
      <w:pPr>
        <w:rPr>
          <w:lang w:val="ru-RU"/>
        </w:rPr>
      </w:pPr>
    </w:p>
    <w:p w14:paraId="345153F5" w14:textId="77777777" w:rsidR="00000000" w:rsidRDefault="00000000">
      <w:pPr>
        <w:rPr>
          <w:lang w:val="ru-RU"/>
        </w:rPr>
      </w:pPr>
    </w:p>
    <w:p w14:paraId="2F0E9CB8" w14:textId="77777777" w:rsidR="00000000" w:rsidRDefault="00000000">
      <w:pPr>
        <w:rPr>
          <w:lang w:val="ru-RU"/>
        </w:rPr>
      </w:pPr>
    </w:p>
    <w:p w14:paraId="5E9F19F4" w14:textId="77777777" w:rsidR="00000000" w:rsidRDefault="00000000">
      <w:pPr>
        <w:rPr>
          <w:lang w:val="ru-RU"/>
        </w:rPr>
      </w:pPr>
    </w:p>
    <w:tbl>
      <w:tblPr>
        <w:tblW w:w="10490"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04"/>
        <w:gridCol w:w="5386"/>
      </w:tblGrid>
      <w:tr w:rsidR="00F40535" w14:paraId="5182C46D" w14:textId="77777777" w:rsidTr="00232E05">
        <w:tc>
          <w:tcPr>
            <w:tcW w:w="5104" w:type="dxa"/>
            <w:tcBorders>
              <w:top w:val="single" w:sz="4" w:space="0" w:color="auto"/>
              <w:left w:val="single" w:sz="4" w:space="0" w:color="auto"/>
              <w:bottom w:val="nil"/>
              <w:right w:val="nil"/>
            </w:tcBorders>
            <w:shd w:val="clear" w:color="auto" w:fill="FFFFFF"/>
            <w:vAlign w:val="bottom"/>
          </w:tcPr>
          <w:p w14:paraId="18B3A10D" w14:textId="77777777" w:rsidR="00000000" w:rsidRPr="00D31E1B" w:rsidRDefault="00000000" w:rsidP="00D31E1B">
            <w:pPr>
              <w:rPr>
                <w:rFonts w:ascii="Arial" w:hAnsi="Arial" w:cs="Arial"/>
                <w:b/>
                <w:bCs/>
                <w:sz w:val="20"/>
                <w:lang w:val="de-DE"/>
              </w:rPr>
            </w:pPr>
            <w:r w:rsidRPr="00D31E1B">
              <w:rPr>
                <w:rFonts w:ascii="Arial" w:hAnsi="Arial" w:cs="Arial"/>
                <w:b/>
                <w:bCs/>
                <w:sz w:val="20"/>
                <w:lang w:val="de-DE"/>
              </w:rPr>
              <w:t>(EQUIPMENT SUPPLY)</w:t>
            </w:r>
          </w:p>
          <w:p w14:paraId="3E36296B" w14:textId="77777777" w:rsidR="00000000" w:rsidRPr="00D31E1B" w:rsidRDefault="00000000" w:rsidP="00D31E1B">
            <w:pPr>
              <w:rPr>
                <w:rFonts w:ascii="Arial" w:hAnsi="Arial" w:cs="Arial"/>
                <w:b/>
                <w:bCs/>
                <w:sz w:val="20"/>
                <w:lang w:val="de-DE"/>
              </w:rPr>
            </w:pPr>
            <w:r w:rsidRPr="00D31E1B">
              <w:rPr>
                <w:rFonts w:ascii="Arial" w:hAnsi="Arial" w:cs="Arial"/>
                <w:b/>
                <w:bCs/>
                <w:sz w:val="20"/>
                <w:lang w:val="de-DE"/>
              </w:rPr>
              <w:t>AGREEMENT No.  ________________</w:t>
            </w:r>
          </w:p>
        </w:tc>
        <w:tc>
          <w:tcPr>
            <w:tcW w:w="5386" w:type="dxa"/>
            <w:tcBorders>
              <w:top w:val="single" w:sz="4" w:space="0" w:color="auto"/>
              <w:left w:val="single" w:sz="4" w:space="0" w:color="auto"/>
              <w:bottom w:val="nil"/>
              <w:right w:val="single" w:sz="4" w:space="0" w:color="auto"/>
            </w:tcBorders>
            <w:shd w:val="clear" w:color="auto" w:fill="FFFFFF"/>
            <w:vAlign w:val="bottom"/>
          </w:tcPr>
          <w:p w14:paraId="3EDFC277" w14:textId="77777777" w:rsidR="00000000" w:rsidRPr="00D31E1B" w:rsidRDefault="00000000" w:rsidP="00D31E1B">
            <w:pPr>
              <w:rPr>
                <w:rFonts w:ascii="Arial" w:hAnsi="Arial" w:cs="Arial"/>
                <w:b/>
                <w:bCs/>
                <w:sz w:val="20"/>
                <w:lang w:val="de-DE"/>
              </w:rPr>
            </w:pPr>
            <w:r w:rsidRPr="00D31E1B">
              <w:rPr>
                <w:rFonts w:ascii="Arial" w:hAnsi="Arial" w:cs="Arial"/>
                <w:b/>
                <w:bCs/>
                <w:sz w:val="20"/>
                <w:lang w:val="de-DE"/>
              </w:rPr>
              <w:t>КОНТРАКТ</w:t>
            </w:r>
          </w:p>
          <w:p w14:paraId="29342BD8" w14:textId="77777777" w:rsidR="00000000" w:rsidRPr="00D31E1B" w:rsidRDefault="00000000" w:rsidP="00D31E1B">
            <w:pPr>
              <w:rPr>
                <w:rFonts w:ascii="Arial" w:hAnsi="Arial" w:cs="Arial"/>
                <w:b/>
                <w:bCs/>
                <w:sz w:val="20"/>
                <w:lang w:val="de-DE"/>
              </w:rPr>
            </w:pPr>
            <w:r w:rsidRPr="00D31E1B">
              <w:rPr>
                <w:rFonts w:ascii="Arial" w:hAnsi="Arial" w:cs="Arial"/>
                <w:b/>
                <w:bCs/>
                <w:sz w:val="20"/>
                <w:lang w:val="de-DE"/>
              </w:rPr>
              <w:t>(НА ПОСТАВКУ ОБОРУДОВАНИЯ) №  ____________</w:t>
            </w:r>
          </w:p>
        </w:tc>
      </w:tr>
      <w:tr w:rsidR="00F40535" w14:paraId="0BA370B9" w14:textId="77777777" w:rsidTr="00232E05">
        <w:tc>
          <w:tcPr>
            <w:tcW w:w="5104" w:type="dxa"/>
            <w:tcBorders>
              <w:top w:val="single" w:sz="4" w:space="0" w:color="auto"/>
              <w:left w:val="single" w:sz="4" w:space="0" w:color="auto"/>
              <w:bottom w:val="nil"/>
              <w:right w:val="nil"/>
            </w:tcBorders>
            <w:shd w:val="clear" w:color="auto" w:fill="FFFFFF"/>
            <w:vAlign w:val="bottom"/>
          </w:tcPr>
          <w:p w14:paraId="20B663F7" w14:textId="77777777" w:rsidR="00000000" w:rsidRPr="00D31E1B" w:rsidRDefault="00000000" w:rsidP="00D31E1B">
            <w:pPr>
              <w:tabs>
                <w:tab w:val="left" w:pos="3360"/>
              </w:tabs>
              <w:rPr>
                <w:rFonts w:ascii="Arial" w:hAnsi="Arial" w:cs="Arial"/>
                <w:b/>
                <w:sz w:val="20"/>
                <w:lang w:val="en-US"/>
              </w:rPr>
            </w:pPr>
            <w:r w:rsidRPr="00D31E1B">
              <w:rPr>
                <w:rFonts w:ascii="Arial" w:hAnsi="Arial" w:cs="Arial"/>
                <w:b/>
                <w:sz w:val="20"/>
                <w:lang w:val="en-US"/>
              </w:rPr>
              <w:t>Appendix 4</w:t>
            </w:r>
          </w:p>
          <w:p w14:paraId="1025B075" w14:textId="77777777" w:rsidR="00000000" w:rsidRPr="00D31E1B" w:rsidRDefault="00000000" w:rsidP="00D31E1B">
            <w:pPr>
              <w:tabs>
                <w:tab w:val="left" w:pos="3360"/>
              </w:tabs>
              <w:jc w:val="both"/>
              <w:rPr>
                <w:rFonts w:ascii="Arial" w:hAnsi="Arial" w:cs="Arial"/>
                <w:b/>
                <w:bCs/>
                <w:sz w:val="20"/>
                <w:lang w:val="en-US"/>
              </w:rPr>
            </w:pPr>
            <w:r w:rsidRPr="00D31E1B">
              <w:rPr>
                <w:rFonts w:ascii="Arial" w:hAnsi="Arial" w:cs="Arial"/>
                <w:sz w:val="20"/>
                <w:lang w:val="en-US"/>
              </w:rPr>
              <w:t xml:space="preserve">To contract no. ____ </w:t>
            </w:r>
            <w:r w:rsidRPr="00D31E1B">
              <w:rPr>
                <w:rFonts w:ascii="Arial" w:hAnsi="Arial" w:cs="Arial"/>
                <w:bCs/>
                <w:sz w:val="20"/>
                <w:lang w:val="en-US"/>
              </w:rPr>
              <w:t xml:space="preserve">from </w:t>
            </w:r>
            <w:r w:rsidRPr="00D31E1B">
              <w:rPr>
                <w:rFonts w:ascii="Arial" w:hAnsi="Arial" w:cs="Arial"/>
                <w:sz w:val="20"/>
              </w:rPr>
              <w:t>____________-</w:t>
            </w:r>
            <w:r w:rsidRPr="00D31E1B">
              <w:rPr>
                <w:rFonts w:ascii="Arial" w:hAnsi="Arial" w:cs="Arial"/>
                <w:sz w:val="20"/>
                <w:lang w:val="en-US"/>
              </w:rPr>
              <w:t xml:space="preserve">     </w:t>
            </w:r>
          </w:p>
        </w:tc>
        <w:tc>
          <w:tcPr>
            <w:tcW w:w="5386" w:type="dxa"/>
            <w:tcBorders>
              <w:top w:val="single" w:sz="4" w:space="0" w:color="auto"/>
              <w:left w:val="single" w:sz="4" w:space="0" w:color="auto"/>
              <w:bottom w:val="nil"/>
              <w:right w:val="single" w:sz="4" w:space="0" w:color="auto"/>
            </w:tcBorders>
            <w:shd w:val="clear" w:color="auto" w:fill="FFFFFF"/>
            <w:vAlign w:val="bottom"/>
          </w:tcPr>
          <w:p w14:paraId="10EF350D" w14:textId="77777777" w:rsidR="00000000" w:rsidRPr="00D31E1B" w:rsidRDefault="00000000" w:rsidP="00D31E1B">
            <w:pPr>
              <w:tabs>
                <w:tab w:val="left" w:pos="3360"/>
              </w:tabs>
              <w:jc w:val="both"/>
              <w:rPr>
                <w:rFonts w:ascii="Arial" w:hAnsi="Arial" w:cs="Arial"/>
                <w:b/>
                <w:bCs/>
                <w:sz w:val="20"/>
                <w:lang w:val="en-US"/>
              </w:rPr>
            </w:pPr>
            <w:r w:rsidRPr="00D31E1B">
              <w:rPr>
                <w:rFonts w:ascii="Arial" w:hAnsi="Arial" w:cs="Arial"/>
                <w:b/>
                <w:bCs/>
                <w:sz w:val="20"/>
              </w:rPr>
              <w:t>Приложение</w:t>
            </w:r>
            <w:r w:rsidRPr="00D31E1B">
              <w:rPr>
                <w:rFonts w:ascii="Arial" w:hAnsi="Arial" w:cs="Arial"/>
                <w:b/>
                <w:bCs/>
                <w:sz w:val="20"/>
                <w:lang w:val="en-US"/>
              </w:rPr>
              <w:t xml:space="preserve"> № 4</w:t>
            </w:r>
          </w:p>
          <w:p w14:paraId="43D2DE35" w14:textId="77777777" w:rsidR="00000000" w:rsidRPr="00D31E1B" w:rsidRDefault="00000000" w:rsidP="00D31E1B">
            <w:pPr>
              <w:tabs>
                <w:tab w:val="left" w:pos="3360"/>
              </w:tabs>
              <w:jc w:val="both"/>
              <w:rPr>
                <w:rFonts w:ascii="Arial" w:hAnsi="Arial" w:cs="Arial"/>
                <w:b/>
                <w:bCs/>
                <w:sz w:val="20"/>
                <w:lang w:val="en-US"/>
              </w:rPr>
            </w:pPr>
            <w:r w:rsidRPr="00D31E1B">
              <w:rPr>
                <w:rFonts w:ascii="Arial" w:hAnsi="Arial" w:cs="Arial"/>
                <w:sz w:val="20"/>
              </w:rPr>
              <w:t>к</w:t>
            </w:r>
            <w:r w:rsidRPr="00D31E1B">
              <w:rPr>
                <w:rFonts w:ascii="Arial" w:hAnsi="Arial" w:cs="Arial"/>
                <w:sz w:val="20"/>
                <w:lang w:val="en-US"/>
              </w:rPr>
              <w:t xml:space="preserve"> </w:t>
            </w:r>
            <w:r w:rsidRPr="00D31E1B">
              <w:rPr>
                <w:rFonts w:ascii="Arial" w:hAnsi="Arial" w:cs="Arial"/>
                <w:sz w:val="20"/>
              </w:rPr>
              <w:t>контракту</w:t>
            </w:r>
            <w:r w:rsidRPr="00D31E1B">
              <w:rPr>
                <w:rFonts w:ascii="Arial" w:hAnsi="Arial" w:cs="Arial"/>
                <w:sz w:val="20"/>
                <w:lang w:val="en-US"/>
              </w:rPr>
              <w:t xml:space="preserve"> № _</w:t>
            </w:r>
            <w:r w:rsidRPr="00D31E1B">
              <w:rPr>
                <w:rFonts w:ascii="Arial" w:hAnsi="Arial" w:cs="Arial"/>
                <w:sz w:val="20"/>
              </w:rPr>
              <w:t>_______</w:t>
            </w:r>
            <w:r w:rsidRPr="00D31E1B">
              <w:rPr>
                <w:rFonts w:ascii="Arial" w:hAnsi="Arial" w:cs="Arial"/>
                <w:sz w:val="20"/>
                <w:lang w:val="en-US"/>
              </w:rPr>
              <w:t xml:space="preserve"> </w:t>
            </w:r>
            <w:r w:rsidRPr="00D31E1B">
              <w:rPr>
                <w:rFonts w:ascii="Arial" w:hAnsi="Arial" w:cs="Arial"/>
                <w:sz w:val="20"/>
              </w:rPr>
              <w:t>от</w:t>
            </w:r>
            <w:r w:rsidRPr="00D31E1B">
              <w:rPr>
                <w:rFonts w:ascii="Arial" w:hAnsi="Arial" w:cs="Arial"/>
                <w:sz w:val="20"/>
                <w:lang w:val="en-US"/>
              </w:rPr>
              <w:t xml:space="preserve"> ______________</w:t>
            </w:r>
          </w:p>
        </w:tc>
      </w:tr>
      <w:tr w:rsidR="00F40535" w14:paraId="3709F9B1" w14:textId="77777777" w:rsidTr="00232E05">
        <w:tc>
          <w:tcPr>
            <w:tcW w:w="5104" w:type="dxa"/>
            <w:shd w:val="clear" w:color="auto" w:fill="auto"/>
          </w:tcPr>
          <w:p w14:paraId="1828180A" w14:textId="77777777" w:rsidR="00000000" w:rsidRPr="00D31E1B" w:rsidRDefault="00000000" w:rsidP="00D31E1B">
            <w:pPr>
              <w:tabs>
                <w:tab w:val="left" w:pos="3360"/>
              </w:tabs>
              <w:rPr>
                <w:rFonts w:ascii="Verdana" w:hAnsi="Verdana" w:cs="Arial"/>
                <w:b/>
                <w:color w:val="000000"/>
                <w:sz w:val="18"/>
                <w:szCs w:val="18"/>
                <w:lang w:val="en-US" w:eastAsia="de-DE"/>
              </w:rPr>
            </w:pPr>
          </w:p>
          <w:p w14:paraId="552EFF43" w14:textId="77777777" w:rsidR="00000000" w:rsidRPr="00D31E1B" w:rsidRDefault="00000000" w:rsidP="00D31E1B">
            <w:pPr>
              <w:tabs>
                <w:tab w:val="left" w:pos="3360"/>
              </w:tabs>
              <w:rPr>
                <w:rFonts w:ascii="Verdana" w:hAnsi="Verdana" w:cs="Arial"/>
                <w:sz w:val="18"/>
                <w:szCs w:val="18"/>
                <w:lang w:val="en-US"/>
              </w:rPr>
            </w:pPr>
            <w:r w:rsidRPr="00D31E1B">
              <w:rPr>
                <w:rFonts w:ascii="Verdana" w:hAnsi="Verdana" w:cs="Arial"/>
                <w:b/>
                <w:color w:val="000000"/>
                <w:sz w:val="18"/>
                <w:szCs w:val="18"/>
                <w:lang w:val="de-DE" w:eastAsia="de-DE"/>
              </w:rPr>
              <w:t>Delivery Limits</w:t>
            </w:r>
          </w:p>
        </w:tc>
        <w:tc>
          <w:tcPr>
            <w:tcW w:w="5386" w:type="dxa"/>
            <w:shd w:val="clear" w:color="auto" w:fill="auto"/>
          </w:tcPr>
          <w:p w14:paraId="0703A00F" w14:textId="77777777" w:rsidR="00000000" w:rsidRPr="00D31E1B" w:rsidRDefault="00000000" w:rsidP="00D31E1B">
            <w:pPr>
              <w:tabs>
                <w:tab w:val="left" w:pos="3360"/>
              </w:tabs>
              <w:rPr>
                <w:rFonts w:ascii="Verdana" w:hAnsi="Verdana" w:cs="Arial"/>
                <w:b/>
                <w:sz w:val="18"/>
                <w:szCs w:val="18"/>
                <w:lang w:val="en-US"/>
              </w:rPr>
            </w:pPr>
          </w:p>
          <w:p w14:paraId="31201673" w14:textId="77777777" w:rsidR="00000000" w:rsidRPr="00D31E1B" w:rsidRDefault="00000000" w:rsidP="00D31E1B">
            <w:pPr>
              <w:jc w:val="both"/>
              <w:rPr>
                <w:rFonts w:ascii="Verdana" w:hAnsi="Verdana" w:cs="Arial"/>
                <w:b/>
                <w:sz w:val="18"/>
                <w:szCs w:val="18"/>
                <w:lang w:val="en-US"/>
              </w:rPr>
            </w:pPr>
            <w:r w:rsidRPr="00D31E1B">
              <w:rPr>
                <w:rFonts w:ascii="Verdana" w:hAnsi="Verdana"/>
                <w:b/>
                <w:sz w:val="18"/>
                <w:szCs w:val="18"/>
              </w:rPr>
              <w:t>Границы</w:t>
            </w:r>
            <w:r w:rsidRPr="00D31E1B">
              <w:rPr>
                <w:rFonts w:ascii="Verdana" w:hAnsi="Verdana"/>
                <w:b/>
                <w:sz w:val="18"/>
                <w:szCs w:val="18"/>
                <w:lang w:val="en-US"/>
              </w:rPr>
              <w:t xml:space="preserve"> </w:t>
            </w:r>
            <w:r w:rsidRPr="00D31E1B">
              <w:rPr>
                <w:rFonts w:ascii="Verdana" w:hAnsi="Verdana"/>
                <w:b/>
                <w:sz w:val="18"/>
                <w:szCs w:val="18"/>
              </w:rPr>
              <w:t>поставки</w:t>
            </w:r>
            <w:r w:rsidRPr="00D31E1B">
              <w:rPr>
                <w:rFonts w:ascii="Verdana" w:hAnsi="Verdana" w:cs="Arial"/>
                <w:b/>
                <w:sz w:val="18"/>
                <w:szCs w:val="18"/>
                <w:lang w:val="en-US"/>
              </w:rPr>
              <w:t xml:space="preserve"> </w:t>
            </w:r>
          </w:p>
        </w:tc>
      </w:tr>
      <w:tr w:rsidR="00F40535" w14:paraId="7AC99D3B" w14:textId="77777777" w:rsidTr="00232E05">
        <w:tc>
          <w:tcPr>
            <w:tcW w:w="5104" w:type="dxa"/>
            <w:shd w:val="clear" w:color="auto" w:fill="auto"/>
          </w:tcPr>
          <w:p w14:paraId="14BCD2D2" w14:textId="77777777" w:rsidR="00000000" w:rsidRPr="00D31E1B" w:rsidRDefault="00000000" w:rsidP="00D31E1B">
            <w:pPr>
              <w:keepNext/>
              <w:spacing w:before="240" w:after="60"/>
              <w:outlineLvl w:val="2"/>
              <w:rPr>
                <w:rFonts w:ascii="Verdana" w:hAnsi="Verdana" w:cs="Arial"/>
                <w:b/>
                <w:bCs/>
                <w:snapToGrid/>
                <w:sz w:val="18"/>
                <w:szCs w:val="18"/>
                <w:lang w:eastAsia="ko-KR"/>
              </w:rPr>
            </w:pPr>
            <w:r w:rsidRPr="00D31E1B">
              <w:rPr>
                <w:rFonts w:ascii="Verdana" w:hAnsi="Verdana" w:cs="Arial"/>
                <w:b/>
                <w:bCs/>
                <w:snapToGrid/>
                <w:sz w:val="18"/>
                <w:szCs w:val="18"/>
                <w:lang w:eastAsia="ko-KR"/>
              </w:rPr>
              <w:t>Transport</w:t>
            </w:r>
          </w:p>
          <w:p w14:paraId="2AF07BC3" w14:textId="77777777" w:rsidR="00000000" w:rsidRPr="00D31E1B" w:rsidRDefault="00000000" w:rsidP="00D31E1B">
            <w:pPr>
              <w:spacing w:after="40" w:line="220" w:lineRule="exact"/>
              <w:ind w:left="284"/>
              <w:jc w:val="both"/>
              <w:rPr>
                <w:rFonts w:ascii="Verdana" w:hAnsi="Verdana"/>
                <w:sz w:val="18"/>
                <w:szCs w:val="18"/>
              </w:rPr>
            </w:pPr>
          </w:p>
        </w:tc>
        <w:tc>
          <w:tcPr>
            <w:tcW w:w="5386" w:type="dxa"/>
            <w:shd w:val="clear" w:color="auto" w:fill="auto"/>
          </w:tcPr>
          <w:p w14:paraId="66C8A787" w14:textId="77777777" w:rsidR="00000000" w:rsidRPr="00D31E1B" w:rsidRDefault="00000000" w:rsidP="00D31E1B">
            <w:pPr>
              <w:spacing w:after="40" w:line="220" w:lineRule="exact"/>
              <w:rPr>
                <w:rFonts w:ascii="Verdana" w:hAnsi="Verdana"/>
                <w:b/>
                <w:sz w:val="18"/>
                <w:szCs w:val="18"/>
                <w:lang w:val="de-AT"/>
              </w:rPr>
            </w:pPr>
          </w:p>
          <w:p w14:paraId="3ACFCF05" w14:textId="77777777" w:rsidR="00000000" w:rsidRPr="00D31E1B" w:rsidRDefault="00000000" w:rsidP="00D31E1B">
            <w:pPr>
              <w:spacing w:after="40" w:line="220" w:lineRule="exact"/>
              <w:rPr>
                <w:rFonts w:ascii="Verdana" w:hAnsi="Verdana"/>
                <w:b/>
                <w:sz w:val="18"/>
                <w:szCs w:val="18"/>
                <w:lang w:val="en-US"/>
              </w:rPr>
            </w:pPr>
            <w:r w:rsidRPr="00D31E1B">
              <w:rPr>
                <w:rFonts w:ascii="Verdana" w:hAnsi="Verdana"/>
                <w:b/>
                <w:sz w:val="18"/>
                <w:szCs w:val="18"/>
              </w:rPr>
              <w:t>Транспорт</w:t>
            </w:r>
          </w:p>
          <w:p w14:paraId="5145B8A6" w14:textId="77777777" w:rsidR="00000000" w:rsidRPr="00D31E1B" w:rsidRDefault="00000000" w:rsidP="00D31E1B">
            <w:pPr>
              <w:spacing w:after="40" w:line="220" w:lineRule="exact"/>
              <w:ind w:left="284"/>
              <w:jc w:val="both"/>
              <w:rPr>
                <w:rFonts w:ascii="Verdana" w:hAnsi="Verdana"/>
                <w:sz w:val="18"/>
                <w:szCs w:val="18"/>
                <w:lang w:val="en-US"/>
              </w:rPr>
            </w:pPr>
          </w:p>
        </w:tc>
      </w:tr>
      <w:tr w:rsidR="00F40535" w14:paraId="15EF13E0" w14:textId="77777777" w:rsidTr="00232E05">
        <w:tc>
          <w:tcPr>
            <w:tcW w:w="5104" w:type="dxa"/>
            <w:shd w:val="clear" w:color="auto" w:fill="auto"/>
          </w:tcPr>
          <w:p w14:paraId="23A1D3FA" w14:textId="77777777" w:rsidR="00000000" w:rsidRPr="00D31E1B" w:rsidRDefault="00000000" w:rsidP="00D31E1B">
            <w:pPr>
              <w:keepNext/>
              <w:spacing w:before="240" w:after="60"/>
              <w:outlineLvl w:val="2"/>
              <w:rPr>
                <w:rFonts w:ascii="Verdana" w:hAnsi="Verdana" w:cs="Arial"/>
                <w:b/>
                <w:bCs/>
                <w:snapToGrid/>
                <w:sz w:val="18"/>
                <w:szCs w:val="18"/>
                <w:lang w:val="ru-RU" w:eastAsia="ko-KR"/>
              </w:rPr>
            </w:pPr>
          </w:p>
          <w:p w14:paraId="124DD4E5" w14:textId="77777777" w:rsidR="00000000" w:rsidRPr="00D31E1B" w:rsidRDefault="00000000" w:rsidP="00D31E1B">
            <w:pPr>
              <w:keepNext/>
              <w:spacing w:before="240" w:after="60"/>
              <w:outlineLvl w:val="2"/>
              <w:rPr>
                <w:rFonts w:ascii="Verdana" w:hAnsi="Verdana" w:cs="Arial"/>
                <w:b/>
                <w:bCs/>
                <w:snapToGrid/>
                <w:sz w:val="18"/>
                <w:szCs w:val="18"/>
                <w:lang w:eastAsia="ko-KR"/>
              </w:rPr>
            </w:pPr>
            <w:r w:rsidRPr="00D31E1B">
              <w:rPr>
                <w:rFonts w:ascii="Verdana" w:hAnsi="Verdana" w:cs="Arial"/>
                <w:b/>
                <w:bCs/>
                <w:snapToGrid/>
                <w:sz w:val="18"/>
                <w:szCs w:val="18"/>
                <w:lang w:eastAsia="ko-KR"/>
              </w:rPr>
              <w:t>Buildings</w:t>
            </w:r>
          </w:p>
          <w:p w14:paraId="4EED1C13" w14:textId="77777777" w:rsidR="00000000" w:rsidRPr="00D31E1B" w:rsidRDefault="00000000" w:rsidP="00D31E1B">
            <w:pPr>
              <w:spacing w:after="40" w:line="220" w:lineRule="exact"/>
              <w:ind w:left="284"/>
              <w:jc w:val="both"/>
              <w:rPr>
                <w:rFonts w:ascii="Verdana" w:hAnsi="Verdana"/>
                <w:b/>
                <w:bCs/>
                <w:sz w:val="18"/>
                <w:szCs w:val="18"/>
                <w:u w:val="single"/>
              </w:rPr>
            </w:pPr>
          </w:p>
        </w:tc>
        <w:tc>
          <w:tcPr>
            <w:tcW w:w="5386" w:type="dxa"/>
            <w:shd w:val="clear" w:color="auto" w:fill="auto"/>
          </w:tcPr>
          <w:p w14:paraId="795AD84B" w14:textId="77777777" w:rsidR="00000000" w:rsidRPr="00D31E1B" w:rsidRDefault="00000000" w:rsidP="00D31E1B">
            <w:pPr>
              <w:spacing w:after="40" w:line="220" w:lineRule="exact"/>
              <w:rPr>
                <w:rFonts w:ascii="Verdana" w:hAnsi="Verdana"/>
                <w:b/>
                <w:bCs/>
                <w:sz w:val="18"/>
                <w:szCs w:val="18"/>
              </w:rPr>
            </w:pPr>
          </w:p>
          <w:p w14:paraId="2D28BBD2" w14:textId="77777777" w:rsidR="00000000" w:rsidRPr="00D31E1B" w:rsidRDefault="00000000" w:rsidP="00D31E1B">
            <w:pPr>
              <w:spacing w:after="40" w:line="220" w:lineRule="exact"/>
              <w:rPr>
                <w:rFonts w:ascii="Verdana" w:hAnsi="Verdana"/>
                <w:b/>
                <w:bCs/>
                <w:sz w:val="18"/>
                <w:szCs w:val="18"/>
              </w:rPr>
            </w:pPr>
            <w:r w:rsidRPr="00D31E1B">
              <w:rPr>
                <w:rFonts w:ascii="Verdana" w:hAnsi="Verdana"/>
                <w:b/>
                <w:bCs/>
                <w:sz w:val="18"/>
                <w:szCs w:val="18"/>
              </w:rPr>
              <w:t>Здания</w:t>
            </w:r>
          </w:p>
          <w:p w14:paraId="0EBA2376" w14:textId="77777777" w:rsidR="00000000" w:rsidRPr="00D31E1B" w:rsidRDefault="00000000" w:rsidP="00D31E1B">
            <w:pPr>
              <w:spacing w:after="40" w:line="220" w:lineRule="exact"/>
              <w:ind w:left="284"/>
              <w:jc w:val="both"/>
              <w:rPr>
                <w:rFonts w:ascii="Verdana" w:hAnsi="Verdana"/>
                <w:bCs/>
                <w:sz w:val="18"/>
                <w:szCs w:val="18"/>
              </w:rPr>
            </w:pPr>
          </w:p>
        </w:tc>
      </w:tr>
      <w:tr w:rsidR="00F40535" w14:paraId="469136A4" w14:textId="77777777" w:rsidTr="00232E05">
        <w:tc>
          <w:tcPr>
            <w:tcW w:w="5104" w:type="dxa"/>
            <w:shd w:val="clear" w:color="auto" w:fill="auto"/>
          </w:tcPr>
          <w:p w14:paraId="0FDA4016" w14:textId="77777777" w:rsidR="00000000" w:rsidRPr="00D31E1B" w:rsidRDefault="00000000" w:rsidP="00D31E1B">
            <w:pPr>
              <w:keepNext/>
              <w:spacing w:before="240" w:after="60"/>
              <w:outlineLvl w:val="2"/>
              <w:rPr>
                <w:rFonts w:ascii="Verdana" w:hAnsi="Verdana" w:cs="Arial"/>
                <w:b/>
                <w:bCs/>
                <w:snapToGrid/>
                <w:sz w:val="18"/>
                <w:szCs w:val="18"/>
                <w:lang w:eastAsia="ko-KR"/>
              </w:rPr>
            </w:pPr>
            <w:r w:rsidRPr="00D31E1B">
              <w:rPr>
                <w:rFonts w:ascii="Verdana" w:hAnsi="Verdana" w:cs="Arial"/>
                <w:b/>
                <w:bCs/>
                <w:snapToGrid/>
                <w:sz w:val="18"/>
                <w:szCs w:val="18"/>
                <w:lang w:eastAsia="ko-KR"/>
              </w:rPr>
              <w:t>Mechanical assembly with start-up</w:t>
            </w:r>
          </w:p>
          <w:p w14:paraId="42D938F3" w14:textId="77777777" w:rsidR="00000000" w:rsidRPr="00D31E1B" w:rsidRDefault="00000000" w:rsidP="00D31E1B">
            <w:pPr>
              <w:spacing w:after="40" w:line="220" w:lineRule="exact"/>
              <w:ind w:left="284"/>
              <w:jc w:val="both"/>
              <w:rPr>
                <w:rFonts w:ascii="Verdana" w:hAnsi="Verdana"/>
                <w:sz w:val="18"/>
                <w:szCs w:val="18"/>
              </w:rPr>
            </w:pPr>
          </w:p>
        </w:tc>
        <w:tc>
          <w:tcPr>
            <w:tcW w:w="5386" w:type="dxa"/>
            <w:shd w:val="clear" w:color="auto" w:fill="auto"/>
          </w:tcPr>
          <w:p w14:paraId="226A9B85" w14:textId="77777777" w:rsidR="00000000" w:rsidRPr="00D31E1B" w:rsidRDefault="00000000" w:rsidP="00D31E1B">
            <w:pPr>
              <w:rPr>
                <w:rFonts w:ascii="Verdana" w:hAnsi="Verdana"/>
                <w:b/>
                <w:bCs/>
                <w:sz w:val="18"/>
                <w:szCs w:val="18"/>
                <w:lang w:val="en-US"/>
              </w:rPr>
            </w:pPr>
          </w:p>
          <w:p w14:paraId="6EDCFD9A" w14:textId="77777777" w:rsidR="00000000" w:rsidRPr="00D31E1B" w:rsidRDefault="00000000" w:rsidP="00D31E1B">
            <w:pPr>
              <w:rPr>
                <w:rFonts w:ascii="Verdana" w:hAnsi="Verdana"/>
                <w:b/>
                <w:bCs/>
                <w:sz w:val="18"/>
                <w:szCs w:val="18"/>
              </w:rPr>
            </w:pPr>
            <w:r w:rsidRPr="00D31E1B">
              <w:rPr>
                <w:rFonts w:ascii="Verdana" w:hAnsi="Verdana"/>
                <w:b/>
                <w:bCs/>
                <w:sz w:val="18"/>
                <w:szCs w:val="18"/>
              </w:rPr>
              <w:t>Механический монтаж с запуском</w:t>
            </w:r>
          </w:p>
          <w:p w14:paraId="2EF9F74E" w14:textId="77777777" w:rsidR="00000000" w:rsidRPr="00D31E1B" w:rsidRDefault="00000000" w:rsidP="00D31E1B">
            <w:pPr>
              <w:spacing w:after="40" w:line="220" w:lineRule="exact"/>
              <w:ind w:left="284"/>
              <w:jc w:val="both"/>
              <w:rPr>
                <w:rFonts w:ascii="Verdana" w:hAnsi="Verdana"/>
                <w:bCs/>
                <w:sz w:val="18"/>
                <w:szCs w:val="18"/>
              </w:rPr>
            </w:pPr>
          </w:p>
        </w:tc>
      </w:tr>
      <w:tr w:rsidR="00F40535" w14:paraId="61D2B217" w14:textId="77777777" w:rsidTr="00232E05">
        <w:tc>
          <w:tcPr>
            <w:tcW w:w="5104" w:type="dxa"/>
            <w:shd w:val="clear" w:color="auto" w:fill="auto"/>
          </w:tcPr>
          <w:p w14:paraId="4BE9FA1C" w14:textId="77777777" w:rsidR="00000000" w:rsidRPr="00D31E1B" w:rsidRDefault="00000000" w:rsidP="00D31E1B">
            <w:pPr>
              <w:rPr>
                <w:rFonts w:ascii="Verdana" w:hAnsi="Verdana"/>
                <w:b/>
                <w:bCs/>
                <w:sz w:val="18"/>
                <w:szCs w:val="18"/>
              </w:rPr>
            </w:pPr>
          </w:p>
          <w:p w14:paraId="6A2CD76A" w14:textId="77777777" w:rsidR="00000000" w:rsidRPr="00D31E1B" w:rsidRDefault="00000000" w:rsidP="00D31E1B">
            <w:pPr>
              <w:rPr>
                <w:rFonts w:ascii="Verdana" w:hAnsi="Verdana"/>
                <w:b/>
                <w:bCs/>
                <w:sz w:val="18"/>
                <w:szCs w:val="18"/>
              </w:rPr>
            </w:pPr>
            <w:r w:rsidRPr="00D31E1B">
              <w:rPr>
                <w:rFonts w:ascii="Verdana" w:hAnsi="Verdana"/>
                <w:b/>
                <w:bCs/>
                <w:sz w:val="18"/>
                <w:szCs w:val="18"/>
              </w:rPr>
              <w:t>Start-up and final acceptance</w:t>
            </w:r>
          </w:p>
          <w:p w14:paraId="5550F624" w14:textId="77777777" w:rsidR="00000000" w:rsidRPr="00D31E1B" w:rsidRDefault="00000000" w:rsidP="00D31E1B">
            <w:pPr>
              <w:spacing w:after="40" w:line="220" w:lineRule="exact"/>
              <w:ind w:left="284"/>
              <w:jc w:val="both"/>
              <w:rPr>
                <w:rFonts w:ascii="Verdana" w:hAnsi="Verdana"/>
                <w:b/>
                <w:bCs/>
                <w:sz w:val="18"/>
                <w:szCs w:val="18"/>
                <w:u w:val="single"/>
              </w:rPr>
            </w:pPr>
          </w:p>
        </w:tc>
        <w:tc>
          <w:tcPr>
            <w:tcW w:w="5386" w:type="dxa"/>
            <w:shd w:val="clear" w:color="auto" w:fill="auto"/>
          </w:tcPr>
          <w:p w14:paraId="1DFFADDA" w14:textId="77777777" w:rsidR="00000000" w:rsidRPr="00D31E1B" w:rsidRDefault="00000000" w:rsidP="00D31E1B">
            <w:pPr>
              <w:rPr>
                <w:rFonts w:ascii="Verdana" w:hAnsi="Verdana"/>
                <w:b/>
                <w:bCs/>
                <w:sz w:val="18"/>
                <w:szCs w:val="18"/>
                <w:lang w:val="en-US"/>
              </w:rPr>
            </w:pPr>
          </w:p>
          <w:p w14:paraId="74BD57D0" w14:textId="77777777" w:rsidR="00000000" w:rsidRPr="00D31E1B" w:rsidRDefault="00000000" w:rsidP="00D31E1B">
            <w:pPr>
              <w:rPr>
                <w:rFonts w:ascii="Verdana" w:hAnsi="Verdana"/>
                <w:b/>
                <w:bCs/>
                <w:sz w:val="18"/>
                <w:szCs w:val="18"/>
              </w:rPr>
            </w:pPr>
            <w:r w:rsidRPr="00D31E1B">
              <w:rPr>
                <w:rFonts w:ascii="Verdana" w:hAnsi="Verdana"/>
                <w:b/>
                <w:bCs/>
                <w:sz w:val="18"/>
                <w:szCs w:val="18"/>
              </w:rPr>
              <w:t>Запуск и окончательная приемка</w:t>
            </w:r>
          </w:p>
          <w:p w14:paraId="1EDEBBAE" w14:textId="77777777" w:rsidR="00000000" w:rsidRPr="00D31E1B" w:rsidRDefault="00000000" w:rsidP="00D31E1B">
            <w:pPr>
              <w:spacing w:after="40" w:line="220" w:lineRule="exact"/>
              <w:ind w:left="284"/>
              <w:jc w:val="both"/>
              <w:rPr>
                <w:rFonts w:ascii="Verdana" w:hAnsi="Verdana"/>
                <w:bCs/>
                <w:sz w:val="18"/>
                <w:szCs w:val="18"/>
              </w:rPr>
            </w:pPr>
          </w:p>
        </w:tc>
      </w:tr>
      <w:tr w:rsidR="00F40535" w14:paraId="6E06B4B9" w14:textId="77777777" w:rsidTr="00232E05">
        <w:tc>
          <w:tcPr>
            <w:tcW w:w="5104" w:type="dxa"/>
            <w:shd w:val="clear" w:color="auto" w:fill="auto"/>
          </w:tcPr>
          <w:p w14:paraId="6B06F8D1" w14:textId="77777777" w:rsidR="00000000" w:rsidRPr="00D31E1B" w:rsidRDefault="00000000" w:rsidP="00D31E1B">
            <w:pPr>
              <w:rPr>
                <w:rFonts w:ascii="Verdana" w:hAnsi="Verdana"/>
                <w:b/>
                <w:bCs/>
                <w:sz w:val="18"/>
                <w:szCs w:val="18"/>
              </w:rPr>
            </w:pPr>
          </w:p>
          <w:p w14:paraId="05844950" w14:textId="77777777" w:rsidR="00000000" w:rsidRPr="00D31E1B" w:rsidRDefault="00000000" w:rsidP="00D31E1B">
            <w:pPr>
              <w:rPr>
                <w:rFonts w:ascii="Verdana" w:hAnsi="Verdana"/>
                <w:b/>
                <w:bCs/>
                <w:sz w:val="18"/>
                <w:szCs w:val="18"/>
              </w:rPr>
            </w:pPr>
            <w:r w:rsidRPr="00D31E1B">
              <w:rPr>
                <w:rFonts w:ascii="Verdana" w:hAnsi="Verdana"/>
                <w:b/>
                <w:bCs/>
                <w:sz w:val="18"/>
                <w:szCs w:val="18"/>
              </w:rPr>
              <w:t>Engineering equipment:</w:t>
            </w:r>
          </w:p>
          <w:p w14:paraId="3EFD3E61" w14:textId="77777777" w:rsidR="00000000" w:rsidRPr="00D31E1B" w:rsidRDefault="00000000" w:rsidP="00D31E1B">
            <w:pPr>
              <w:rPr>
                <w:rFonts w:ascii="Verdana" w:hAnsi="Verdana"/>
                <w:sz w:val="18"/>
                <w:szCs w:val="18"/>
              </w:rPr>
            </w:pPr>
          </w:p>
          <w:p w14:paraId="144EF18C" w14:textId="77777777" w:rsidR="00000000" w:rsidRPr="00D31E1B" w:rsidRDefault="00000000" w:rsidP="00D31E1B">
            <w:pPr>
              <w:rPr>
                <w:rFonts w:ascii="Verdana" w:hAnsi="Verdana"/>
                <w:bCs/>
                <w:sz w:val="18"/>
                <w:szCs w:val="18"/>
                <w:lang w:val="en-US"/>
              </w:rPr>
            </w:pPr>
          </w:p>
        </w:tc>
        <w:tc>
          <w:tcPr>
            <w:tcW w:w="5386" w:type="dxa"/>
            <w:shd w:val="clear" w:color="auto" w:fill="auto"/>
          </w:tcPr>
          <w:p w14:paraId="33954753" w14:textId="77777777" w:rsidR="00000000" w:rsidRPr="00D31E1B" w:rsidRDefault="00000000" w:rsidP="00D31E1B">
            <w:pPr>
              <w:jc w:val="both"/>
              <w:rPr>
                <w:rFonts w:ascii="Verdana" w:hAnsi="Verdana"/>
                <w:b/>
                <w:bCs/>
                <w:sz w:val="18"/>
                <w:szCs w:val="18"/>
              </w:rPr>
            </w:pPr>
          </w:p>
          <w:p w14:paraId="00DE0F3A" w14:textId="77777777" w:rsidR="00000000" w:rsidRPr="00D31E1B" w:rsidRDefault="00000000" w:rsidP="00D31E1B">
            <w:pPr>
              <w:rPr>
                <w:rFonts w:ascii="Verdana" w:hAnsi="Verdana"/>
                <w:b/>
                <w:bCs/>
                <w:sz w:val="18"/>
                <w:szCs w:val="18"/>
              </w:rPr>
            </w:pPr>
            <w:r w:rsidRPr="00D31E1B">
              <w:rPr>
                <w:rFonts w:ascii="Verdana" w:hAnsi="Verdana"/>
                <w:b/>
                <w:bCs/>
                <w:sz w:val="18"/>
                <w:szCs w:val="18"/>
              </w:rPr>
              <w:t>Инженерное оборудование:</w:t>
            </w:r>
          </w:p>
          <w:p w14:paraId="61FACFE7" w14:textId="77777777" w:rsidR="00000000" w:rsidRPr="00D31E1B" w:rsidRDefault="00000000" w:rsidP="00D31E1B">
            <w:pPr>
              <w:spacing w:after="40" w:line="220" w:lineRule="exact"/>
              <w:ind w:left="284"/>
              <w:jc w:val="both"/>
              <w:rPr>
                <w:rFonts w:ascii="Verdana" w:hAnsi="Verdana"/>
                <w:bCs/>
                <w:sz w:val="18"/>
                <w:szCs w:val="18"/>
              </w:rPr>
            </w:pPr>
          </w:p>
        </w:tc>
      </w:tr>
      <w:tr w:rsidR="00F40535" w14:paraId="0928A14B" w14:textId="77777777" w:rsidTr="00232E0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582"/>
        </w:trPr>
        <w:tc>
          <w:tcPr>
            <w:tcW w:w="5104" w:type="dxa"/>
            <w:tcBorders>
              <w:top w:val="single" w:sz="4" w:space="0" w:color="000000"/>
              <w:left w:val="single" w:sz="4" w:space="0" w:color="000000"/>
              <w:bottom w:val="single" w:sz="4" w:space="0" w:color="000000"/>
            </w:tcBorders>
          </w:tcPr>
          <w:p w14:paraId="1250006A" w14:textId="77777777" w:rsidR="00000000" w:rsidRPr="00D31E1B" w:rsidRDefault="00000000" w:rsidP="00D31E1B">
            <w:pPr>
              <w:tabs>
                <w:tab w:val="center" w:pos="4677"/>
                <w:tab w:val="right" w:pos="9355"/>
              </w:tabs>
              <w:rPr>
                <w:rFonts w:ascii="Arial" w:hAnsi="Arial" w:cs="Arial"/>
                <w:b/>
                <w:snapToGrid/>
                <w:color w:val="000000"/>
                <w:sz w:val="20"/>
                <w:lang w:val="ru-RU" w:eastAsia="ru-RU"/>
              </w:rPr>
            </w:pPr>
          </w:p>
          <w:p w14:paraId="222CA8DE" w14:textId="77777777" w:rsidR="00000000" w:rsidRPr="00D31E1B" w:rsidRDefault="00000000" w:rsidP="00D31E1B">
            <w:pPr>
              <w:tabs>
                <w:tab w:val="center" w:pos="4677"/>
                <w:tab w:val="right" w:pos="9355"/>
              </w:tabs>
              <w:rPr>
                <w:rFonts w:ascii="Arial" w:hAnsi="Arial" w:cs="Arial"/>
                <w:b/>
                <w:snapToGrid/>
                <w:color w:val="000000"/>
                <w:sz w:val="20"/>
                <w:lang w:val="ru-RU" w:eastAsia="ru-RU"/>
              </w:rPr>
            </w:pPr>
          </w:p>
          <w:p w14:paraId="265715A1" w14:textId="77777777" w:rsidR="00000000" w:rsidRPr="00D31E1B" w:rsidRDefault="00000000" w:rsidP="00D31E1B">
            <w:pPr>
              <w:tabs>
                <w:tab w:val="center" w:pos="4677"/>
                <w:tab w:val="right" w:pos="9355"/>
              </w:tabs>
              <w:rPr>
                <w:rFonts w:ascii="Arial" w:hAnsi="Arial" w:cs="Arial"/>
                <w:b/>
                <w:snapToGrid/>
                <w:color w:val="000000"/>
                <w:sz w:val="20"/>
                <w:lang w:val="de-DE" w:eastAsia="ru-RU"/>
              </w:rPr>
            </w:pPr>
            <w:r w:rsidRPr="00D31E1B">
              <w:rPr>
                <w:rFonts w:ascii="Arial" w:hAnsi="Arial" w:cs="Arial"/>
                <w:b/>
                <w:snapToGrid/>
                <w:color w:val="000000"/>
                <w:sz w:val="20"/>
                <w:lang w:val="de-DE" w:eastAsia="ru-RU"/>
              </w:rPr>
              <w:t>______________</w:t>
            </w:r>
          </w:p>
          <w:p w14:paraId="75E5982D" w14:textId="77777777" w:rsidR="00000000" w:rsidRPr="00D31E1B" w:rsidRDefault="00000000" w:rsidP="00D31E1B">
            <w:pPr>
              <w:tabs>
                <w:tab w:val="center" w:pos="4677"/>
                <w:tab w:val="right" w:pos="9355"/>
              </w:tabs>
              <w:rPr>
                <w:rFonts w:ascii="Arial" w:hAnsi="Arial" w:cs="Arial"/>
                <w:b/>
                <w:snapToGrid/>
                <w:color w:val="000000"/>
                <w:sz w:val="20"/>
                <w:lang w:val="de-DE" w:eastAsia="ru-RU"/>
              </w:rPr>
            </w:pPr>
            <w:r w:rsidRPr="00D31E1B">
              <w:rPr>
                <w:rFonts w:ascii="Arial" w:hAnsi="Arial" w:cs="Arial"/>
                <w:b/>
                <w:snapToGrid/>
                <w:color w:val="000000"/>
                <w:sz w:val="20"/>
                <w:lang w:val="de-DE" w:eastAsia="ru-RU"/>
              </w:rPr>
              <w:t xml:space="preserve"> Seller</w:t>
            </w:r>
          </w:p>
          <w:p w14:paraId="040BFCA0" w14:textId="77777777" w:rsidR="00000000" w:rsidRPr="00D31E1B" w:rsidRDefault="00000000" w:rsidP="00D31E1B">
            <w:pPr>
              <w:rPr>
                <w:rFonts w:ascii="Arial" w:hAnsi="Arial" w:cs="Arial"/>
                <w:b/>
                <w:color w:val="000000"/>
                <w:sz w:val="20"/>
                <w:highlight w:val="yellow"/>
                <w:lang w:val="de-DE"/>
              </w:rPr>
            </w:pPr>
          </w:p>
          <w:p w14:paraId="5AE7266B" w14:textId="77777777" w:rsidR="00000000" w:rsidRPr="00D31E1B" w:rsidRDefault="00000000" w:rsidP="00D31E1B">
            <w:pPr>
              <w:rPr>
                <w:rFonts w:ascii="Arial" w:hAnsi="Arial" w:cs="Arial"/>
                <w:b/>
                <w:color w:val="000000"/>
                <w:sz w:val="20"/>
                <w:highlight w:val="yellow"/>
                <w:lang w:val="de-DE"/>
              </w:rPr>
            </w:pPr>
          </w:p>
          <w:p w14:paraId="70B9BBB9" w14:textId="77777777" w:rsidR="00000000" w:rsidRPr="00D31E1B" w:rsidRDefault="00000000" w:rsidP="00D31E1B">
            <w:pPr>
              <w:rPr>
                <w:rFonts w:ascii="Arial" w:hAnsi="Arial" w:cs="Arial"/>
                <w:b/>
                <w:color w:val="000000"/>
                <w:sz w:val="20"/>
                <w:highlight w:val="yellow"/>
                <w:lang w:val="de-DE"/>
              </w:rPr>
            </w:pPr>
          </w:p>
          <w:p w14:paraId="206394C8" w14:textId="77777777" w:rsidR="00000000" w:rsidRPr="00D31E1B" w:rsidRDefault="00000000" w:rsidP="00D31E1B">
            <w:pPr>
              <w:tabs>
                <w:tab w:val="center" w:pos="4677"/>
                <w:tab w:val="right" w:pos="9355"/>
              </w:tabs>
              <w:rPr>
                <w:rFonts w:ascii="Arial" w:hAnsi="Arial" w:cs="Arial"/>
                <w:b/>
                <w:snapToGrid/>
                <w:color w:val="000000"/>
                <w:sz w:val="20"/>
                <w:lang w:eastAsia="ru-RU"/>
              </w:rPr>
            </w:pPr>
            <w:r w:rsidRPr="00D31E1B">
              <w:rPr>
                <w:rFonts w:ascii="Arial" w:hAnsi="Arial" w:cs="Arial"/>
                <w:b/>
                <w:snapToGrid/>
                <w:color w:val="000000"/>
                <w:sz w:val="20"/>
                <w:lang w:eastAsia="ru-RU"/>
              </w:rPr>
              <w:t>______________</w:t>
            </w:r>
          </w:p>
          <w:p w14:paraId="274F77C7" w14:textId="77777777" w:rsidR="00000000" w:rsidRPr="00D31E1B" w:rsidRDefault="00000000" w:rsidP="00D31E1B">
            <w:pPr>
              <w:tabs>
                <w:tab w:val="center" w:pos="4677"/>
                <w:tab w:val="right" w:pos="9355"/>
              </w:tabs>
              <w:rPr>
                <w:rFonts w:ascii="Arial" w:hAnsi="Arial" w:cs="Arial"/>
                <w:b/>
                <w:snapToGrid/>
                <w:color w:val="000000"/>
                <w:sz w:val="20"/>
                <w:lang w:eastAsia="ru-RU"/>
              </w:rPr>
            </w:pPr>
            <w:r w:rsidRPr="00D31E1B">
              <w:rPr>
                <w:rFonts w:ascii="Arial" w:hAnsi="Arial" w:cs="Arial"/>
                <w:b/>
                <w:snapToGrid/>
                <w:color w:val="000000"/>
                <w:sz w:val="20"/>
                <w:lang w:eastAsia="ru-RU"/>
              </w:rPr>
              <w:t>Buyer</w:t>
            </w:r>
          </w:p>
          <w:p w14:paraId="2EB2CCD5" w14:textId="77777777" w:rsidR="00000000" w:rsidRPr="00D31E1B" w:rsidRDefault="00000000" w:rsidP="00D31E1B">
            <w:pPr>
              <w:tabs>
                <w:tab w:val="center" w:pos="4677"/>
                <w:tab w:val="right" w:pos="9355"/>
              </w:tabs>
              <w:rPr>
                <w:rFonts w:ascii="Arial" w:hAnsi="Arial" w:cs="Arial"/>
                <w:b/>
                <w:snapToGrid/>
                <w:sz w:val="20"/>
                <w:lang w:val="en-US" w:eastAsia="ru-RU"/>
              </w:rPr>
            </w:pPr>
          </w:p>
        </w:tc>
        <w:tc>
          <w:tcPr>
            <w:tcW w:w="5386" w:type="dxa"/>
            <w:tcBorders>
              <w:top w:val="single" w:sz="4" w:space="0" w:color="000000"/>
              <w:left w:val="single" w:sz="4" w:space="0" w:color="000000"/>
              <w:bottom w:val="single" w:sz="4" w:space="0" w:color="000000"/>
              <w:right w:val="single" w:sz="4" w:space="0" w:color="000000"/>
            </w:tcBorders>
          </w:tcPr>
          <w:p w14:paraId="1C68E26B" w14:textId="77777777" w:rsidR="00000000" w:rsidRPr="00D31E1B" w:rsidRDefault="00000000" w:rsidP="00D31E1B">
            <w:pPr>
              <w:rPr>
                <w:rFonts w:ascii="Arial" w:hAnsi="Arial" w:cs="Arial"/>
                <w:b/>
                <w:sz w:val="20"/>
                <w:lang w:val="en-US"/>
              </w:rPr>
            </w:pPr>
          </w:p>
          <w:p w14:paraId="7EC2F0F1" w14:textId="77777777" w:rsidR="00000000" w:rsidRPr="00D31E1B" w:rsidRDefault="00000000" w:rsidP="00D31E1B">
            <w:pPr>
              <w:tabs>
                <w:tab w:val="center" w:pos="4677"/>
                <w:tab w:val="right" w:pos="9355"/>
              </w:tabs>
              <w:rPr>
                <w:rFonts w:ascii="Arial" w:hAnsi="Arial" w:cs="Arial"/>
                <w:b/>
                <w:snapToGrid/>
                <w:color w:val="000000"/>
                <w:sz w:val="20"/>
                <w:highlight w:val="yellow"/>
                <w:lang w:val="en-US" w:eastAsia="ru-RU"/>
              </w:rPr>
            </w:pPr>
          </w:p>
          <w:p w14:paraId="17A25819" w14:textId="77777777" w:rsidR="00000000" w:rsidRPr="00D31E1B" w:rsidRDefault="00000000" w:rsidP="00D31E1B">
            <w:pPr>
              <w:rPr>
                <w:rFonts w:ascii="Arial" w:hAnsi="Arial" w:cs="Arial"/>
                <w:b/>
                <w:color w:val="000000"/>
                <w:sz w:val="20"/>
              </w:rPr>
            </w:pPr>
            <w:r w:rsidRPr="00D31E1B">
              <w:rPr>
                <w:rFonts w:ascii="Arial" w:hAnsi="Arial" w:cs="Arial"/>
                <w:b/>
                <w:color w:val="000000"/>
                <w:sz w:val="20"/>
              </w:rPr>
              <w:t>_____________</w:t>
            </w:r>
          </w:p>
          <w:p w14:paraId="4A1A6503" w14:textId="77777777" w:rsidR="00000000" w:rsidRPr="00D31E1B" w:rsidRDefault="00000000" w:rsidP="00D31E1B">
            <w:pPr>
              <w:tabs>
                <w:tab w:val="center" w:pos="4677"/>
                <w:tab w:val="right" w:pos="9355"/>
              </w:tabs>
              <w:rPr>
                <w:rFonts w:ascii="Arial" w:hAnsi="Arial" w:cs="Arial"/>
                <w:b/>
                <w:snapToGrid/>
                <w:color w:val="000000"/>
                <w:sz w:val="20"/>
                <w:lang w:val="ru-RU" w:eastAsia="ru-RU"/>
              </w:rPr>
            </w:pPr>
            <w:r w:rsidRPr="00D31E1B">
              <w:rPr>
                <w:rFonts w:ascii="Arial" w:hAnsi="Arial" w:cs="Arial"/>
                <w:b/>
                <w:snapToGrid/>
                <w:color w:val="000000"/>
                <w:sz w:val="20"/>
                <w:lang w:val="ru-RU" w:eastAsia="ru-RU"/>
              </w:rPr>
              <w:t>Продавец</w:t>
            </w:r>
          </w:p>
          <w:p w14:paraId="71A20B30" w14:textId="77777777" w:rsidR="00000000" w:rsidRPr="00D31E1B" w:rsidRDefault="00000000" w:rsidP="00D31E1B">
            <w:pPr>
              <w:tabs>
                <w:tab w:val="center" w:pos="4677"/>
                <w:tab w:val="right" w:pos="9355"/>
              </w:tabs>
              <w:rPr>
                <w:rFonts w:ascii="Arial" w:hAnsi="Arial" w:cs="Arial"/>
                <w:b/>
                <w:snapToGrid/>
                <w:color w:val="000000"/>
                <w:sz w:val="20"/>
                <w:highlight w:val="yellow"/>
                <w:lang w:val="de-DE" w:eastAsia="ru-RU"/>
              </w:rPr>
            </w:pPr>
          </w:p>
          <w:p w14:paraId="70942E3D" w14:textId="77777777" w:rsidR="00000000" w:rsidRPr="00D31E1B" w:rsidRDefault="00000000" w:rsidP="00D31E1B">
            <w:pPr>
              <w:tabs>
                <w:tab w:val="center" w:pos="4677"/>
                <w:tab w:val="right" w:pos="9355"/>
              </w:tabs>
              <w:rPr>
                <w:rFonts w:ascii="Arial" w:hAnsi="Arial" w:cs="Arial"/>
                <w:b/>
                <w:snapToGrid/>
                <w:color w:val="000000"/>
                <w:sz w:val="20"/>
                <w:highlight w:val="yellow"/>
                <w:lang w:val="de-DE" w:eastAsia="ru-RU"/>
              </w:rPr>
            </w:pPr>
          </w:p>
          <w:p w14:paraId="7FBED976" w14:textId="77777777" w:rsidR="00000000" w:rsidRPr="00D31E1B" w:rsidRDefault="00000000" w:rsidP="00D31E1B">
            <w:pPr>
              <w:tabs>
                <w:tab w:val="center" w:pos="4677"/>
                <w:tab w:val="right" w:pos="9355"/>
              </w:tabs>
              <w:rPr>
                <w:rFonts w:ascii="Arial" w:hAnsi="Arial" w:cs="Arial"/>
                <w:b/>
                <w:snapToGrid/>
                <w:color w:val="000000"/>
                <w:sz w:val="20"/>
                <w:highlight w:val="yellow"/>
                <w:lang w:val="de-DE" w:eastAsia="ru-RU"/>
              </w:rPr>
            </w:pPr>
          </w:p>
          <w:p w14:paraId="57A97515" w14:textId="77777777" w:rsidR="00000000" w:rsidRPr="00D31E1B" w:rsidRDefault="00000000" w:rsidP="00D31E1B">
            <w:pPr>
              <w:rPr>
                <w:rFonts w:ascii="Arial" w:hAnsi="Arial" w:cs="Arial"/>
                <w:b/>
                <w:color w:val="000000"/>
                <w:sz w:val="20"/>
                <w:lang w:val="de-DE"/>
              </w:rPr>
            </w:pPr>
            <w:r w:rsidRPr="00D31E1B">
              <w:rPr>
                <w:rFonts w:ascii="Arial" w:hAnsi="Arial" w:cs="Arial"/>
                <w:b/>
                <w:color w:val="000000"/>
                <w:sz w:val="20"/>
                <w:lang w:val="de-DE"/>
              </w:rPr>
              <w:t>_____________</w:t>
            </w:r>
          </w:p>
          <w:p w14:paraId="1AFD9227" w14:textId="77777777" w:rsidR="00000000" w:rsidRPr="00D31E1B" w:rsidRDefault="00000000" w:rsidP="00D31E1B">
            <w:pPr>
              <w:tabs>
                <w:tab w:val="center" w:pos="4677"/>
                <w:tab w:val="right" w:pos="9355"/>
              </w:tabs>
              <w:rPr>
                <w:rFonts w:ascii="Arial" w:hAnsi="Arial" w:cs="Arial"/>
                <w:b/>
                <w:snapToGrid/>
                <w:color w:val="000000"/>
                <w:sz w:val="20"/>
                <w:lang w:val="ru-RU" w:eastAsia="ru-RU"/>
              </w:rPr>
            </w:pPr>
            <w:r w:rsidRPr="00D31E1B">
              <w:rPr>
                <w:rFonts w:ascii="Arial" w:hAnsi="Arial" w:cs="Arial"/>
                <w:b/>
                <w:snapToGrid/>
                <w:color w:val="000000"/>
                <w:sz w:val="20"/>
                <w:lang w:val="ru-RU" w:eastAsia="ru-RU"/>
              </w:rPr>
              <w:t>Покупатель</w:t>
            </w:r>
          </w:p>
          <w:p w14:paraId="0CDCAEC0" w14:textId="77777777" w:rsidR="00000000" w:rsidRPr="00D31E1B" w:rsidRDefault="00000000" w:rsidP="00D31E1B">
            <w:pPr>
              <w:jc w:val="both"/>
              <w:rPr>
                <w:rFonts w:ascii="Arial" w:hAnsi="Arial" w:cs="Arial"/>
                <w:b/>
                <w:sz w:val="20"/>
              </w:rPr>
            </w:pPr>
          </w:p>
        </w:tc>
      </w:tr>
    </w:tbl>
    <w:p w14:paraId="76C06DCB" w14:textId="77777777" w:rsidR="00000000" w:rsidRDefault="00000000">
      <w:pPr>
        <w:rPr>
          <w:lang w:val="ru-RU"/>
        </w:rPr>
      </w:pPr>
    </w:p>
    <w:p w14:paraId="4F4103C0" w14:textId="77777777" w:rsidR="00000000" w:rsidRDefault="00000000">
      <w:pPr>
        <w:rPr>
          <w:lang w:val="ru-RU"/>
        </w:rPr>
      </w:pPr>
    </w:p>
    <w:p w14:paraId="0C39B219" w14:textId="77777777" w:rsidR="00000000" w:rsidRDefault="00000000">
      <w:pPr>
        <w:rPr>
          <w:lang w:val="ru-RU"/>
        </w:rPr>
      </w:pPr>
    </w:p>
    <w:p w14:paraId="1C72184A" w14:textId="77777777" w:rsidR="00000000" w:rsidRDefault="00000000">
      <w:pPr>
        <w:rPr>
          <w:lang w:val="ru-RU"/>
        </w:rPr>
      </w:pPr>
    </w:p>
    <w:p w14:paraId="601A92FE" w14:textId="77777777" w:rsidR="00000000" w:rsidRDefault="00000000">
      <w:pPr>
        <w:rPr>
          <w:lang w:val="ru-RU"/>
        </w:rPr>
      </w:pPr>
    </w:p>
    <w:p w14:paraId="7685F861" w14:textId="77777777" w:rsidR="00000000" w:rsidRDefault="00000000">
      <w:pPr>
        <w:rPr>
          <w:lang w:val="ru-RU"/>
        </w:rPr>
      </w:pPr>
    </w:p>
    <w:p w14:paraId="0C96A6D7" w14:textId="77777777" w:rsidR="00000000" w:rsidRDefault="00000000">
      <w:pPr>
        <w:rPr>
          <w:lang w:val="ru-RU"/>
        </w:rPr>
      </w:pPr>
    </w:p>
    <w:p w14:paraId="0A8B347D" w14:textId="77777777" w:rsidR="00000000" w:rsidRDefault="00000000">
      <w:pPr>
        <w:rPr>
          <w:lang w:val="ru-RU"/>
        </w:rPr>
      </w:pPr>
    </w:p>
    <w:p w14:paraId="19696399" w14:textId="77777777" w:rsidR="00000000" w:rsidRDefault="00000000">
      <w:pPr>
        <w:rPr>
          <w:lang w:val="ru-RU"/>
        </w:rPr>
      </w:pPr>
    </w:p>
    <w:p w14:paraId="7B1EA34B" w14:textId="77777777" w:rsidR="00000000" w:rsidRDefault="00000000">
      <w:pPr>
        <w:rPr>
          <w:lang w:val="ru-RU"/>
        </w:rPr>
      </w:pPr>
    </w:p>
    <w:p w14:paraId="616B75B8" w14:textId="77777777" w:rsidR="00000000" w:rsidRDefault="00000000">
      <w:pPr>
        <w:rPr>
          <w:lang w:val="ru-RU"/>
        </w:rPr>
      </w:pPr>
    </w:p>
    <w:p w14:paraId="72900F3F" w14:textId="77777777" w:rsidR="00000000" w:rsidRDefault="00000000">
      <w:pPr>
        <w:rPr>
          <w:lang w:val="ru-RU"/>
        </w:rPr>
      </w:pPr>
    </w:p>
    <w:p w14:paraId="1BA5EA50" w14:textId="77777777" w:rsidR="00000000" w:rsidRDefault="00000000">
      <w:pPr>
        <w:rPr>
          <w:lang w:val="ru-RU"/>
        </w:rPr>
      </w:pPr>
    </w:p>
    <w:p w14:paraId="471AAD71" w14:textId="77777777" w:rsidR="00000000" w:rsidRDefault="00000000">
      <w:pPr>
        <w:rPr>
          <w:lang w:val="ru-RU"/>
        </w:rPr>
      </w:pPr>
    </w:p>
    <w:p w14:paraId="657CB299" w14:textId="77777777" w:rsidR="00000000" w:rsidRDefault="00000000">
      <w:pPr>
        <w:rPr>
          <w:lang w:val="ru-RU"/>
        </w:rPr>
      </w:pPr>
    </w:p>
    <w:p w14:paraId="7BDC7CA8" w14:textId="77777777" w:rsidR="00000000" w:rsidRDefault="00000000">
      <w:pPr>
        <w:rPr>
          <w:lang w:val="ru-RU"/>
        </w:rPr>
      </w:pPr>
    </w:p>
    <w:p w14:paraId="54A73A82" w14:textId="77777777" w:rsidR="00000000" w:rsidRDefault="00000000">
      <w:pPr>
        <w:rPr>
          <w:lang w:val="ru-RU"/>
        </w:rPr>
      </w:pPr>
    </w:p>
    <w:p w14:paraId="2E7C6246" w14:textId="77777777" w:rsidR="00000000" w:rsidRDefault="00000000">
      <w:pPr>
        <w:rPr>
          <w:lang w:val="ru-RU"/>
        </w:rPr>
      </w:pPr>
    </w:p>
    <w:p w14:paraId="74D2D11F" w14:textId="77777777" w:rsidR="00000000" w:rsidRDefault="00000000">
      <w:pPr>
        <w:rPr>
          <w:lang w:val="ru-RU"/>
        </w:rPr>
      </w:pPr>
    </w:p>
    <w:p w14:paraId="56AD8D38" w14:textId="77777777" w:rsidR="00000000" w:rsidRDefault="00000000">
      <w:pPr>
        <w:rPr>
          <w:lang w:val="ru-RU"/>
        </w:rPr>
      </w:pPr>
    </w:p>
    <w:p w14:paraId="5B0F7A07" w14:textId="77777777" w:rsidR="00000000" w:rsidRDefault="00000000">
      <w:pPr>
        <w:rPr>
          <w:lang w:val="ru-RU"/>
        </w:rPr>
      </w:pPr>
    </w:p>
    <w:p w14:paraId="7BC952D4" w14:textId="77777777" w:rsidR="00000000" w:rsidRDefault="00000000">
      <w:pPr>
        <w:rPr>
          <w:lang w:val="ru-RU"/>
        </w:rPr>
      </w:pPr>
    </w:p>
    <w:p w14:paraId="757B8B9E" w14:textId="77777777" w:rsidR="00000000" w:rsidRDefault="00000000">
      <w:pPr>
        <w:rPr>
          <w:lang w:val="ru-RU"/>
        </w:rPr>
      </w:pPr>
    </w:p>
    <w:p w14:paraId="1FA82F4D" w14:textId="77777777" w:rsidR="00000000" w:rsidRDefault="00000000">
      <w:pPr>
        <w:rPr>
          <w:lang w:val="ru-RU"/>
        </w:rPr>
      </w:pPr>
    </w:p>
    <w:p w14:paraId="122B5D0A" w14:textId="77777777" w:rsidR="00000000" w:rsidRDefault="00000000">
      <w:pPr>
        <w:rPr>
          <w:lang w:val="ru-RU"/>
        </w:rPr>
      </w:pPr>
    </w:p>
    <w:p w14:paraId="249D07B9" w14:textId="77777777" w:rsidR="00000000" w:rsidRDefault="00000000">
      <w:pPr>
        <w:rPr>
          <w:lang w:val="ru-RU"/>
        </w:rPr>
      </w:pPr>
    </w:p>
    <w:tbl>
      <w:tblPr>
        <w:tblStyle w:val="a3"/>
        <w:tblW w:w="10490" w:type="dxa"/>
        <w:tblInd w:w="-714" w:type="dxa"/>
        <w:tblLook w:val="04A0" w:firstRow="1" w:lastRow="0" w:firstColumn="1" w:lastColumn="0" w:noHBand="0" w:noVBand="1"/>
      </w:tblPr>
      <w:tblGrid>
        <w:gridCol w:w="5104"/>
        <w:gridCol w:w="5386"/>
      </w:tblGrid>
      <w:tr w:rsidR="00F40535" w14:paraId="58C86D6C" w14:textId="77777777" w:rsidTr="006A0FF1">
        <w:tc>
          <w:tcPr>
            <w:tcW w:w="5104" w:type="dxa"/>
            <w:tcBorders>
              <w:top w:val="single" w:sz="4" w:space="0" w:color="auto"/>
              <w:left w:val="single" w:sz="4" w:space="0" w:color="auto"/>
              <w:bottom w:val="single" w:sz="4" w:space="0" w:color="auto"/>
              <w:right w:val="single" w:sz="4" w:space="0" w:color="auto"/>
            </w:tcBorders>
            <w:hideMark/>
          </w:tcPr>
          <w:p w14:paraId="373E1BCD" w14:textId="77777777" w:rsidR="00000000" w:rsidRPr="002E691C" w:rsidRDefault="00000000" w:rsidP="006A0FF1">
            <w:pPr>
              <w:rPr>
                <w:rFonts w:ascii="Arial" w:hAnsi="Arial" w:cs="Arial"/>
                <w:b/>
                <w:bCs/>
                <w:sz w:val="20"/>
              </w:rPr>
            </w:pPr>
            <w:r w:rsidRPr="002E691C">
              <w:rPr>
                <w:rFonts w:ascii="Arial" w:hAnsi="Arial" w:cs="Arial"/>
                <w:b/>
                <w:bCs/>
                <w:sz w:val="20"/>
              </w:rPr>
              <w:t>(EQUIPMENT SUPPLY)</w:t>
            </w:r>
          </w:p>
          <w:p w14:paraId="64BD47E9" w14:textId="77777777" w:rsidR="00000000" w:rsidRDefault="00000000" w:rsidP="006A0FF1">
            <w:pPr>
              <w:jc w:val="right"/>
              <w:rPr>
                <w:rFonts w:ascii="Arial" w:hAnsi="Arial" w:cs="Arial"/>
                <w:sz w:val="20"/>
              </w:rPr>
            </w:pPr>
            <w:r w:rsidRPr="002E691C">
              <w:rPr>
                <w:rFonts w:ascii="Arial" w:hAnsi="Arial" w:cs="Arial"/>
                <w:b/>
                <w:bCs/>
                <w:sz w:val="20"/>
              </w:rPr>
              <w:t>AGREEMENT No.  ________________</w:t>
            </w:r>
            <w:r>
              <w:rPr>
                <w:rFonts w:ascii="Arial" w:hAnsi="Arial" w:cs="Arial"/>
                <w:sz w:val="20"/>
              </w:rPr>
              <w:t xml:space="preserve"> </w:t>
            </w:r>
          </w:p>
        </w:tc>
        <w:tc>
          <w:tcPr>
            <w:tcW w:w="5386" w:type="dxa"/>
            <w:tcBorders>
              <w:top w:val="single" w:sz="4" w:space="0" w:color="auto"/>
              <w:left w:val="single" w:sz="4" w:space="0" w:color="auto"/>
              <w:bottom w:val="single" w:sz="4" w:space="0" w:color="auto"/>
              <w:right w:val="single" w:sz="4" w:space="0" w:color="auto"/>
            </w:tcBorders>
            <w:hideMark/>
          </w:tcPr>
          <w:p w14:paraId="4C7C9793" w14:textId="77777777" w:rsidR="00000000" w:rsidRPr="002E691C" w:rsidRDefault="00000000" w:rsidP="006A0FF1">
            <w:pPr>
              <w:rPr>
                <w:rFonts w:ascii="Arial" w:hAnsi="Arial" w:cs="Arial"/>
                <w:b/>
                <w:bCs/>
                <w:sz w:val="20"/>
                <w:lang w:val="de-DE"/>
              </w:rPr>
            </w:pPr>
            <w:r w:rsidRPr="002E691C">
              <w:rPr>
                <w:rFonts w:ascii="Arial" w:hAnsi="Arial" w:cs="Arial"/>
                <w:b/>
                <w:bCs/>
                <w:sz w:val="20"/>
                <w:lang w:val="de-DE"/>
              </w:rPr>
              <w:t>КОНТРАКТ</w:t>
            </w:r>
          </w:p>
          <w:p w14:paraId="62CFCBC0" w14:textId="77777777" w:rsidR="00000000" w:rsidRDefault="00000000" w:rsidP="006A0FF1">
            <w:pPr>
              <w:jc w:val="right"/>
              <w:rPr>
                <w:rFonts w:ascii="Arial" w:hAnsi="Arial" w:cs="Arial"/>
                <w:b/>
                <w:color w:val="000000"/>
                <w:sz w:val="18"/>
                <w:szCs w:val="18"/>
                <w:lang w:val="ru-RU"/>
              </w:rPr>
            </w:pPr>
            <w:r w:rsidRPr="002E691C">
              <w:rPr>
                <w:rFonts w:ascii="Arial" w:hAnsi="Arial" w:cs="Arial"/>
                <w:b/>
                <w:bCs/>
                <w:sz w:val="20"/>
                <w:lang w:val="de-DE"/>
              </w:rPr>
              <w:t>(НА ПОСТАВКУ ОБОРУДОВАНИЯ) №  ____________</w:t>
            </w:r>
          </w:p>
        </w:tc>
      </w:tr>
      <w:tr w:rsidR="00F40535" w14:paraId="550C2A46" w14:textId="77777777" w:rsidTr="006A0FF1">
        <w:tc>
          <w:tcPr>
            <w:tcW w:w="5104" w:type="dxa"/>
            <w:tcBorders>
              <w:top w:val="single" w:sz="4" w:space="0" w:color="auto"/>
              <w:left w:val="single" w:sz="4" w:space="0" w:color="auto"/>
              <w:bottom w:val="single" w:sz="4" w:space="0" w:color="auto"/>
              <w:right w:val="single" w:sz="4" w:space="0" w:color="auto"/>
            </w:tcBorders>
          </w:tcPr>
          <w:p w14:paraId="1C1ABEEC" w14:textId="77777777" w:rsidR="00000000" w:rsidRPr="00030351" w:rsidRDefault="00000000" w:rsidP="006A0FF1">
            <w:pPr>
              <w:tabs>
                <w:tab w:val="left" w:pos="3360"/>
              </w:tabs>
              <w:rPr>
                <w:rFonts w:ascii="Arial" w:hAnsi="Arial" w:cs="Arial"/>
                <w:b/>
                <w:sz w:val="20"/>
                <w:lang w:val="en-US"/>
              </w:rPr>
            </w:pPr>
            <w:r w:rsidRPr="00DF7507">
              <w:rPr>
                <w:rFonts w:ascii="Arial" w:hAnsi="Arial" w:cs="Arial"/>
                <w:b/>
                <w:sz w:val="20"/>
              </w:rPr>
              <w:t xml:space="preserve">Appendix </w:t>
            </w:r>
            <w:r w:rsidRPr="00030351">
              <w:rPr>
                <w:rFonts w:ascii="Arial" w:hAnsi="Arial" w:cs="Arial"/>
                <w:b/>
                <w:sz w:val="20"/>
                <w:lang w:val="en-US"/>
              </w:rPr>
              <w:t>5</w:t>
            </w:r>
          </w:p>
          <w:p w14:paraId="491B32C9" w14:textId="77777777" w:rsidR="00000000" w:rsidRDefault="00000000" w:rsidP="00AF2CD2">
            <w:pPr>
              <w:rPr>
                <w:rFonts w:ascii="Arial" w:hAnsi="Arial" w:cs="Arial"/>
                <w:sz w:val="18"/>
                <w:szCs w:val="18"/>
                <w:lang w:val="en-US"/>
              </w:rPr>
            </w:pPr>
            <w:r w:rsidRPr="00DF7507">
              <w:rPr>
                <w:rFonts w:ascii="Arial" w:hAnsi="Arial" w:cs="Arial"/>
                <w:sz w:val="20"/>
              </w:rPr>
              <w:t xml:space="preserve">To contract no. </w:t>
            </w:r>
            <w:r>
              <w:rPr>
                <w:rFonts w:ascii="Arial" w:hAnsi="Arial" w:cs="Arial"/>
                <w:sz w:val="20"/>
              </w:rPr>
              <w:t>_____</w:t>
            </w:r>
            <w:r w:rsidRPr="00524DE6">
              <w:rPr>
                <w:rFonts w:ascii="Arial" w:hAnsi="Arial" w:cs="Arial"/>
                <w:sz w:val="20"/>
              </w:rPr>
              <w:t xml:space="preserve">       </w:t>
            </w:r>
            <w:r w:rsidRPr="00DF7507">
              <w:rPr>
                <w:rFonts w:ascii="Arial" w:hAnsi="Arial" w:cs="Arial"/>
                <w:bCs/>
                <w:sz w:val="20"/>
              </w:rPr>
              <w:t>from</w:t>
            </w:r>
            <w:r w:rsidRPr="00DF7507">
              <w:rPr>
                <w:rFonts w:ascii="Arial" w:hAnsi="Arial" w:cs="Arial"/>
                <w:sz w:val="20"/>
              </w:rPr>
              <w:t xml:space="preserve"> </w:t>
            </w:r>
            <w:r>
              <w:rPr>
                <w:rFonts w:ascii="Arial" w:hAnsi="Arial" w:cs="Arial"/>
                <w:sz w:val="20"/>
              </w:rPr>
              <w:t>___________</w:t>
            </w:r>
            <w:r w:rsidRPr="00DF7507">
              <w:rPr>
                <w:rFonts w:ascii="Arial" w:hAnsi="Arial" w:cs="Arial"/>
                <w:sz w:val="20"/>
              </w:rPr>
              <w:t xml:space="preserve">    </w:t>
            </w:r>
          </w:p>
        </w:tc>
        <w:tc>
          <w:tcPr>
            <w:tcW w:w="5386" w:type="dxa"/>
            <w:tcBorders>
              <w:top w:val="single" w:sz="4" w:space="0" w:color="auto"/>
              <w:left w:val="single" w:sz="4" w:space="0" w:color="auto"/>
              <w:bottom w:val="single" w:sz="4" w:space="0" w:color="auto"/>
              <w:right w:val="single" w:sz="4" w:space="0" w:color="auto"/>
            </w:tcBorders>
          </w:tcPr>
          <w:p w14:paraId="337814B3" w14:textId="77777777" w:rsidR="00000000" w:rsidRPr="00223F29" w:rsidRDefault="00000000" w:rsidP="006A0FF1">
            <w:pPr>
              <w:tabs>
                <w:tab w:val="left" w:pos="3360"/>
              </w:tabs>
              <w:jc w:val="both"/>
              <w:rPr>
                <w:rFonts w:ascii="Arial" w:hAnsi="Arial" w:cs="Arial"/>
                <w:b/>
                <w:bCs/>
                <w:sz w:val="20"/>
                <w:lang w:val="ru-RU"/>
              </w:rPr>
            </w:pPr>
            <w:r w:rsidRPr="00B6520D">
              <w:rPr>
                <w:rFonts w:ascii="Arial" w:hAnsi="Arial" w:cs="Arial"/>
                <w:b/>
                <w:bCs/>
                <w:sz w:val="20"/>
              </w:rPr>
              <w:t>Приложение №</w:t>
            </w:r>
            <w:r>
              <w:rPr>
                <w:rFonts w:ascii="Arial" w:hAnsi="Arial" w:cs="Arial"/>
                <w:b/>
                <w:bCs/>
                <w:sz w:val="20"/>
              </w:rPr>
              <w:t xml:space="preserve"> </w:t>
            </w:r>
            <w:r>
              <w:rPr>
                <w:rFonts w:ascii="Arial" w:hAnsi="Arial" w:cs="Arial"/>
                <w:b/>
                <w:bCs/>
                <w:sz w:val="20"/>
                <w:lang w:val="ru-RU"/>
              </w:rPr>
              <w:t>5</w:t>
            </w:r>
          </w:p>
          <w:p w14:paraId="20BEDC0A" w14:textId="77777777" w:rsidR="00000000" w:rsidRDefault="00000000" w:rsidP="00AF2CD2">
            <w:pPr>
              <w:rPr>
                <w:rFonts w:ascii="Arial" w:hAnsi="Arial" w:cs="Arial"/>
                <w:color w:val="000000"/>
                <w:sz w:val="18"/>
                <w:szCs w:val="18"/>
                <w:highlight w:val="yellow"/>
                <w:lang w:val="ru-RU"/>
              </w:rPr>
            </w:pPr>
            <w:r w:rsidRPr="00B6520D">
              <w:rPr>
                <w:rFonts w:ascii="Arial" w:hAnsi="Arial" w:cs="Arial"/>
                <w:sz w:val="20"/>
              </w:rPr>
              <w:t>к</w:t>
            </w:r>
            <w:r w:rsidRPr="004E4D93">
              <w:rPr>
                <w:rFonts w:ascii="Arial" w:hAnsi="Arial" w:cs="Arial"/>
                <w:sz w:val="20"/>
              </w:rPr>
              <w:t xml:space="preserve"> </w:t>
            </w:r>
            <w:r w:rsidRPr="00B6520D">
              <w:rPr>
                <w:rFonts w:ascii="Arial" w:hAnsi="Arial" w:cs="Arial"/>
                <w:sz w:val="20"/>
              </w:rPr>
              <w:t>контракту</w:t>
            </w:r>
            <w:r w:rsidRPr="004E4D93">
              <w:rPr>
                <w:rFonts w:ascii="Arial" w:hAnsi="Arial" w:cs="Arial"/>
                <w:sz w:val="20"/>
              </w:rPr>
              <w:t xml:space="preserve">   </w:t>
            </w:r>
            <w:r>
              <w:rPr>
                <w:rFonts w:ascii="Arial" w:hAnsi="Arial" w:cs="Arial"/>
                <w:sz w:val="20"/>
              </w:rPr>
              <w:t>________</w:t>
            </w:r>
            <w:r w:rsidRPr="004E4D93">
              <w:rPr>
                <w:rFonts w:ascii="Arial" w:hAnsi="Arial" w:cs="Arial"/>
                <w:sz w:val="20"/>
              </w:rPr>
              <w:t xml:space="preserve">      </w:t>
            </w:r>
            <w:r w:rsidRPr="00B6520D">
              <w:rPr>
                <w:rFonts w:ascii="Arial" w:hAnsi="Arial" w:cs="Arial"/>
                <w:sz w:val="20"/>
              </w:rPr>
              <w:t>от</w:t>
            </w:r>
            <w:r w:rsidRPr="004E4D93">
              <w:rPr>
                <w:rFonts w:ascii="Arial" w:hAnsi="Arial" w:cs="Arial"/>
                <w:sz w:val="20"/>
              </w:rPr>
              <w:t xml:space="preserve">  </w:t>
            </w:r>
            <w:r>
              <w:rPr>
                <w:rFonts w:ascii="Arial" w:hAnsi="Arial" w:cs="Arial"/>
                <w:sz w:val="20"/>
              </w:rPr>
              <w:t>_</w:t>
            </w:r>
            <w:r>
              <w:rPr>
                <w:rFonts w:ascii="Arial" w:hAnsi="Arial" w:cs="Arial"/>
                <w:sz w:val="20"/>
                <w:lang w:val="en-US"/>
              </w:rPr>
              <w:t>_______________</w:t>
            </w:r>
          </w:p>
        </w:tc>
      </w:tr>
      <w:tr w:rsidR="00F40535" w:rsidRPr="00157104" w14:paraId="26488EE8" w14:textId="77777777" w:rsidTr="006A0FF1">
        <w:tc>
          <w:tcPr>
            <w:tcW w:w="5104" w:type="dxa"/>
            <w:tcBorders>
              <w:top w:val="single" w:sz="4" w:space="0" w:color="auto"/>
              <w:left w:val="single" w:sz="4" w:space="0" w:color="auto"/>
              <w:bottom w:val="single" w:sz="4" w:space="0" w:color="auto"/>
              <w:right w:val="single" w:sz="4" w:space="0" w:color="auto"/>
            </w:tcBorders>
          </w:tcPr>
          <w:p w14:paraId="4EBE9393" w14:textId="77777777" w:rsidR="00000000" w:rsidRPr="00223F29" w:rsidRDefault="00000000">
            <w:pPr>
              <w:rPr>
                <w:rFonts w:ascii="Arial" w:hAnsi="Arial" w:cs="Arial"/>
                <w:b/>
                <w:sz w:val="20"/>
                <w:lang w:val="en-US"/>
              </w:rPr>
            </w:pPr>
          </w:p>
          <w:p w14:paraId="00304792" w14:textId="77777777" w:rsidR="00000000" w:rsidRPr="000E5178" w:rsidRDefault="00000000" w:rsidP="006A0FF1">
            <w:pPr>
              <w:rPr>
                <w:b/>
              </w:rPr>
            </w:pPr>
            <w:r>
              <w:rPr>
                <w:b/>
                <w:lang w:val="en-US"/>
              </w:rPr>
              <w:t>Shipping Note</w:t>
            </w:r>
            <w:r w:rsidRPr="000E5178">
              <w:rPr>
                <w:b/>
              </w:rPr>
              <w:t xml:space="preserve"> </w:t>
            </w:r>
            <w:r>
              <w:rPr>
                <w:b/>
                <w:lang w:val="en-US"/>
              </w:rPr>
              <w:t>No</w:t>
            </w:r>
            <w:r w:rsidRPr="00DB7BF0">
              <w:rPr>
                <w:b/>
              </w:rPr>
              <w:t>.</w:t>
            </w:r>
            <w:r w:rsidRPr="000E5178">
              <w:rPr>
                <w:b/>
              </w:rPr>
              <w:t xml:space="preserve"> ___________</w:t>
            </w:r>
            <w:r>
              <w:rPr>
                <w:b/>
              </w:rPr>
              <w:t xml:space="preserve"> </w:t>
            </w:r>
          </w:p>
          <w:p w14:paraId="5736655C" w14:textId="77777777" w:rsidR="00000000" w:rsidRPr="00BD070F" w:rsidRDefault="00000000" w:rsidP="006A0FF1">
            <w:pPr>
              <w:rPr>
                <w:b/>
                <w:lang w:val="en-US"/>
              </w:rPr>
            </w:pPr>
            <w:r>
              <w:rPr>
                <w:b/>
                <w:lang w:val="en-US"/>
              </w:rPr>
              <w:t>To Equipment Supply Contract No.</w:t>
            </w:r>
            <w:r w:rsidRPr="00DB7BF0">
              <w:rPr>
                <w:b/>
                <w:lang w:val="en-US"/>
              </w:rPr>
              <w:t xml:space="preserve"> </w:t>
            </w:r>
            <w:r>
              <w:rPr>
                <w:b/>
                <w:lang w:val="en-US"/>
              </w:rPr>
              <w:t>_____________    dd</w:t>
            </w:r>
            <w:r>
              <w:rPr>
                <w:b/>
                <w:lang w:val="en-US"/>
              </w:rPr>
              <w:t>.  ____</w:t>
            </w:r>
            <w:r w:rsidRPr="00BD070F">
              <w:rPr>
                <w:b/>
                <w:lang w:val="en-US"/>
              </w:rPr>
              <w:t>____________</w:t>
            </w:r>
          </w:p>
          <w:p w14:paraId="5CDB528A" w14:textId="77777777" w:rsidR="00000000" w:rsidRDefault="00000000" w:rsidP="006A0FF1">
            <w:pPr>
              <w:jc w:val="center"/>
              <w:rPr>
                <w:lang w:val="ru-RU"/>
              </w:rPr>
            </w:pPr>
          </w:p>
        </w:tc>
        <w:tc>
          <w:tcPr>
            <w:tcW w:w="5386" w:type="dxa"/>
            <w:tcBorders>
              <w:top w:val="single" w:sz="4" w:space="0" w:color="auto"/>
              <w:left w:val="single" w:sz="4" w:space="0" w:color="auto"/>
              <w:bottom w:val="single" w:sz="4" w:space="0" w:color="auto"/>
              <w:right w:val="single" w:sz="4" w:space="0" w:color="auto"/>
            </w:tcBorders>
          </w:tcPr>
          <w:p w14:paraId="64FA515F" w14:textId="77777777" w:rsidR="00000000" w:rsidRDefault="00000000">
            <w:pPr>
              <w:jc w:val="center"/>
              <w:rPr>
                <w:rFonts w:ascii="Arial" w:hAnsi="Arial" w:cs="Arial"/>
                <w:b/>
                <w:color w:val="000000"/>
                <w:sz w:val="20"/>
                <w:lang w:val="ru-RU"/>
              </w:rPr>
            </w:pPr>
          </w:p>
          <w:p w14:paraId="72109029" w14:textId="77777777" w:rsidR="00000000" w:rsidRPr="006A0FF1" w:rsidRDefault="00000000" w:rsidP="006A0FF1">
            <w:pPr>
              <w:rPr>
                <w:b/>
                <w:lang w:val="ru-RU"/>
              </w:rPr>
            </w:pPr>
            <w:r w:rsidRPr="006A0FF1">
              <w:rPr>
                <w:b/>
                <w:lang w:val="ru-RU"/>
              </w:rPr>
              <w:t xml:space="preserve">Уведомление об отгрузке № ___________ </w:t>
            </w:r>
          </w:p>
          <w:p w14:paraId="00776F42" w14:textId="77777777" w:rsidR="00000000" w:rsidRPr="006A0FF1" w:rsidRDefault="00000000" w:rsidP="006A0FF1">
            <w:pPr>
              <w:rPr>
                <w:b/>
                <w:lang w:val="ru-RU"/>
              </w:rPr>
            </w:pPr>
            <w:r w:rsidRPr="006A0FF1">
              <w:rPr>
                <w:b/>
                <w:lang w:val="ru-RU"/>
              </w:rPr>
              <w:t xml:space="preserve">к Контракту на поставку оборудования № </w:t>
            </w:r>
            <w:r>
              <w:rPr>
                <w:b/>
                <w:lang w:val="ru-RU"/>
              </w:rPr>
              <w:t xml:space="preserve">_______________  </w:t>
            </w:r>
            <w:r w:rsidRPr="006A0FF1">
              <w:rPr>
                <w:b/>
                <w:lang w:val="ru-RU"/>
              </w:rPr>
              <w:t>о</w:t>
            </w:r>
            <w:r>
              <w:rPr>
                <w:b/>
                <w:lang w:val="ru-RU"/>
              </w:rPr>
              <w:t>т   _________________</w:t>
            </w:r>
            <w:r w:rsidRPr="006A0FF1">
              <w:rPr>
                <w:b/>
                <w:lang w:val="ru-RU"/>
              </w:rPr>
              <w:t>____</w:t>
            </w:r>
          </w:p>
          <w:p w14:paraId="00F3DBEC" w14:textId="77777777" w:rsidR="00000000" w:rsidRDefault="00000000" w:rsidP="006A0FF1">
            <w:pPr>
              <w:jc w:val="center"/>
              <w:rPr>
                <w:rFonts w:ascii="Arial" w:hAnsi="Arial" w:cs="Arial"/>
                <w:b/>
                <w:color w:val="000000"/>
                <w:sz w:val="20"/>
                <w:lang w:val="ru-RU"/>
              </w:rPr>
            </w:pPr>
          </w:p>
        </w:tc>
      </w:tr>
      <w:tr w:rsidR="00F40535" w:rsidRPr="00157104" w14:paraId="092E33C7" w14:textId="77777777" w:rsidTr="006A0FF1">
        <w:tc>
          <w:tcPr>
            <w:tcW w:w="5104" w:type="dxa"/>
            <w:tcBorders>
              <w:top w:val="single" w:sz="4" w:space="0" w:color="auto"/>
              <w:left w:val="single" w:sz="4" w:space="0" w:color="auto"/>
              <w:bottom w:val="single" w:sz="4" w:space="0" w:color="auto"/>
              <w:right w:val="single" w:sz="4" w:space="0" w:color="auto"/>
            </w:tcBorders>
            <w:hideMark/>
          </w:tcPr>
          <w:p w14:paraId="489F12AA" w14:textId="77777777" w:rsidR="00000000" w:rsidRDefault="00000000" w:rsidP="006A0FF1">
            <w:pPr>
              <w:jc w:val="both"/>
              <w:rPr>
                <w:rFonts w:ascii="Arial" w:hAnsi="Arial" w:cs="Arial"/>
                <w:sz w:val="20"/>
              </w:rPr>
            </w:pPr>
            <w:r w:rsidRPr="006A0FF1">
              <w:rPr>
                <w:rFonts w:ascii="Arial" w:hAnsi="Arial" w:cs="Arial"/>
                <w:sz w:val="20"/>
              </w:rPr>
              <w:t>We hereby inform you that under the terms and conditions of the aforementioned Contract, the Seller supposes the shipment of the Equipment as follows:</w:t>
            </w:r>
          </w:p>
        </w:tc>
        <w:tc>
          <w:tcPr>
            <w:tcW w:w="5386" w:type="dxa"/>
            <w:tcBorders>
              <w:top w:val="single" w:sz="4" w:space="0" w:color="auto"/>
              <w:left w:val="single" w:sz="4" w:space="0" w:color="auto"/>
              <w:bottom w:val="single" w:sz="4" w:space="0" w:color="auto"/>
              <w:right w:val="single" w:sz="4" w:space="0" w:color="auto"/>
            </w:tcBorders>
            <w:hideMark/>
          </w:tcPr>
          <w:p w14:paraId="199BCDAD" w14:textId="77777777" w:rsidR="00000000" w:rsidRDefault="00000000">
            <w:pPr>
              <w:autoSpaceDE w:val="0"/>
              <w:autoSpaceDN w:val="0"/>
              <w:adjustRightInd w:val="0"/>
              <w:jc w:val="both"/>
              <w:rPr>
                <w:rFonts w:ascii="Arial" w:hAnsi="Arial" w:cs="Arial"/>
                <w:sz w:val="20"/>
                <w:lang w:val="ru-RU"/>
              </w:rPr>
            </w:pPr>
            <w:r w:rsidRPr="006A0FF1">
              <w:rPr>
                <w:rFonts w:ascii="Arial" w:hAnsi="Arial" w:cs="Arial"/>
                <w:sz w:val="20"/>
                <w:lang w:val="ru-RU"/>
              </w:rPr>
              <w:t>Уведомляем Вас, что в соответствии с условиями вышеуказанного Контракта Продавцом предполагается отгрузка Оборудования:</w:t>
            </w:r>
          </w:p>
        </w:tc>
      </w:tr>
      <w:tr w:rsidR="00F40535" w14:paraId="3F7035D6" w14:textId="77777777" w:rsidTr="00BA57F0">
        <w:trPr>
          <w:trHeight w:val="1847"/>
        </w:trPr>
        <w:tc>
          <w:tcPr>
            <w:tcW w:w="10490" w:type="dxa"/>
            <w:gridSpan w:val="2"/>
            <w:tcBorders>
              <w:top w:val="single" w:sz="4" w:space="0" w:color="auto"/>
              <w:left w:val="single" w:sz="4" w:space="0" w:color="auto"/>
              <w:bottom w:val="single" w:sz="4" w:space="0" w:color="auto"/>
              <w:right w:val="single" w:sz="4" w:space="0" w:color="auto"/>
            </w:tcBorders>
          </w:tcPr>
          <w:p w14:paraId="4C85092C" w14:textId="77777777" w:rsidR="00000000" w:rsidRDefault="00000000">
            <w:pPr>
              <w:rPr>
                <w:lang w:val="ru-RU"/>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7"/>
              <w:gridCol w:w="6095"/>
              <w:gridCol w:w="1669"/>
              <w:gridCol w:w="1559"/>
            </w:tblGrid>
            <w:tr w:rsidR="00F40535" w14:paraId="49A92FF1" w14:textId="77777777" w:rsidTr="00030351">
              <w:tc>
                <w:tcPr>
                  <w:tcW w:w="817" w:type="dxa"/>
                </w:tcPr>
                <w:p w14:paraId="26BDB973" w14:textId="77777777" w:rsidR="00000000" w:rsidRPr="00DB7BF0" w:rsidRDefault="00000000" w:rsidP="00BA57F0">
                  <w:pPr>
                    <w:jc w:val="both"/>
                    <w:rPr>
                      <w:b/>
                    </w:rPr>
                  </w:pPr>
                  <w:r>
                    <w:rPr>
                      <w:b/>
                      <w:lang w:val="en-US"/>
                    </w:rPr>
                    <w:t>No</w:t>
                  </w:r>
                  <w:r w:rsidRPr="00DB7BF0">
                    <w:rPr>
                      <w:b/>
                    </w:rPr>
                    <w:t xml:space="preserve">. </w:t>
                  </w:r>
                </w:p>
              </w:tc>
              <w:tc>
                <w:tcPr>
                  <w:tcW w:w="6095" w:type="dxa"/>
                  <w:shd w:val="clear" w:color="auto" w:fill="auto"/>
                </w:tcPr>
                <w:p w14:paraId="578029CC" w14:textId="77777777" w:rsidR="00000000" w:rsidRPr="00BA57F0" w:rsidRDefault="00000000" w:rsidP="00BA57F0">
                  <w:pPr>
                    <w:jc w:val="both"/>
                    <w:rPr>
                      <w:b/>
                      <w:lang w:val="ru-RU"/>
                    </w:rPr>
                  </w:pPr>
                  <w:r>
                    <w:rPr>
                      <w:b/>
                      <w:lang w:val="en-US"/>
                    </w:rPr>
                    <w:t>Name</w:t>
                  </w:r>
                  <w:r w:rsidRPr="00DB7BF0">
                    <w:rPr>
                      <w:b/>
                    </w:rPr>
                    <w:t xml:space="preserve"> </w:t>
                  </w:r>
                  <w:r>
                    <w:rPr>
                      <w:b/>
                      <w:lang w:val="en-US"/>
                    </w:rPr>
                    <w:t>of</w:t>
                  </w:r>
                  <w:r w:rsidRPr="00DB7BF0">
                    <w:rPr>
                      <w:b/>
                    </w:rPr>
                    <w:t xml:space="preserve"> </w:t>
                  </w:r>
                  <w:r>
                    <w:rPr>
                      <w:b/>
                      <w:lang w:val="en-US"/>
                    </w:rPr>
                    <w:t>the</w:t>
                  </w:r>
                  <w:r w:rsidRPr="00DB7BF0">
                    <w:rPr>
                      <w:b/>
                    </w:rPr>
                    <w:t xml:space="preserve"> </w:t>
                  </w:r>
                  <w:r>
                    <w:rPr>
                      <w:b/>
                      <w:lang w:val="en-US"/>
                    </w:rPr>
                    <w:t>Equipment</w:t>
                  </w:r>
                  <w:r>
                    <w:rPr>
                      <w:b/>
                      <w:lang w:val="ru-RU"/>
                    </w:rPr>
                    <w:t>/</w:t>
                  </w:r>
                  <w:r>
                    <w:t xml:space="preserve"> </w:t>
                  </w:r>
                  <w:r w:rsidRPr="00BA57F0">
                    <w:rPr>
                      <w:b/>
                      <w:lang w:val="ru-RU"/>
                    </w:rPr>
                    <w:t>Наименование Оборудования</w:t>
                  </w:r>
                </w:p>
              </w:tc>
              <w:tc>
                <w:tcPr>
                  <w:tcW w:w="1276" w:type="dxa"/>
                  <w:shd w:val="clear" w:color="auto" w:fill="auto"/>
                </w:tcPr>
                <w:p w14:paraId="6AD059B6" w14:textId="77777777" w:rsidR="00000000" w:rsidRPr="00BA57F0" w:rsidRDefault="00000000" w:rsidP="00BA57F0">
                  <w:pPr>
                    <w:jc w:val="both"/>
                    <w:rPr>
                      <w:b/>
                      <w:lang w:val="en-US"/>
                    </w:rPr>
                  </w:pPr>
                  <w:r>
                    <w:rPr>
                      <w:b/>
                      <w:lang w:val="en-US"/>
                    </w:rPr>
                    <w:t>Unit of measurement</w:t>
                  </w:r>
                  <w:r w:rsidRPr="00BA57F0">
                    <w:rPr>
                      <w:b/>
                      <w:lang w:val="en-US"/>
                    </w:rPr>
                    <w:t>/</w:t>
                  </w:r>
                </w:p>
                <w:p w14:paraId="560E9CD1" w14:textId="77777777" w:rsidR="00000000" w:rsidRPr="00BA57F0" w:rsidRDefault="00000000" w:rsidP="00BA57F0">
                  <w:pPr>
                    <w:jc w:val="both"/>
                    <w:rPr>
                      <w:b/>
                      <w:lang w:val="en-US"/>
                    </w:rPr>
                  </w:pPr>
                  <w:r w:rsidRPr="00BA57F0">
                    <w:rPr>
                      <w:b/>
                      <w:lang w:val="ru-RU"/>
                    </w:rPr>
                    <w:t>Ед</w:t>
                  </w:r>
                  <w:r w:rsidRPr="00BA57F0">
                    <w:rPr>
                      <w:b/>
                      <w:lang w:val="en-US"/>
                    </w:rPr>
                    <w:t xml:space="preserve">. </w:t>
                  </w:r>
                  <w:r w:rsidRPr="00BA57F0">
                    <w:rPr>
                      <w:b/>
                      <w:lang w:val="ru-RU"/>
                    </w:rPr>
                    <w:t>изм</w:t>
                  </w:r>
                  <w:r w:rsidRPr="00BA57F0">
                    <w:rPr>
                      <w:b/>
                      <w:lang w:val="en-US"/>
                    </w:rPr>
                    <w:t>.</w:t>
                  </w:r>
                </w:p>
              </w:tc>
              <w:tc>
                <w:tcPr>
                  <w:tcW w:w="1559" w:type="dxa"/>
                  <w:shd w:val="clear" w:color="auto" w:fill="auto"/>
                </w:tcPr>
                <w:p w14:paraId="09A2E7F4" w14:textId="77777777" w:rsidR="00000000" w:rsidRPr="00BA57F0" w:rsidRDefault="00000000" w:rsidP="00BA57F0">
                  <w:pPr>
                    <w:jc w:val="center"/>
                    <w:rPr>
                      <w:b/>
                      <w:lang w:val="ru-RU"/>
                    </w:rPr>
                  </w:pPr>
                  <w:r>
                    <w:rPr>
                      <w:b/>
                      <w:lang w:val="en-US"/>
                    </w:rPr>
                    <w:t>Quantity</w:t>
                  </w:r>
                  <w:r>
                    <w:rPr>
                      <w:b/>
                      <w:lang w:val="ru-RU"/>
                    </w:rPr>
                    <w:t>/</w:t>
                  </w:r>
                  <w:r>
                    <w:t xml:space="preserve"> </w:t>
                  </w:r>
                  <w:r w:rsidRPr="00BA57F0">
                    <w:rPr>
                      <w:b/>
                      <w:lang w:val="ru-RU"/>
                    </w:rPr>
                    <w:t>Кол-во</w:t>
                  </w:r>
                </w:p>
              </w:tc>
            </w:tr>
            <w:tr w:rsidR="00F40535" w14:paraId="0E5F7BC1" w14:textId="77777777" w:rsidTr="00030351">
              <w:tc>
                <w:tcPr>
                  <w:tcW w:w="817" w:type="dxa"/>
                </w:tcPr>
                <w:p w14:paraId="7AA10225" w14:textId="77777777" w:rsidR="00000000" w:rsidRPr="000E5178" w:rsidRDefault="00000000" w:rsidP="00BA57F0">
                  <w:pPr>
                    <w:jc w:val="both"/>
                  </w:pPr>
                  <w:r w:rsidRPr="000E5178">
                    <w:t>1.</w:t>
                  </w:r>
                </w:p>
              </w:tc>
              <w:tc>
                <w:tcPr>
                  <w:tcW w:w="6095" w:type="dxa"/>
                  <w:shd w:val="clear" w:color="auto" w:fill="auto"/>
                </w:tcPr>
                <w:p w14:paraId="0DDC3E3B" w14:textId="77777777" w:rsidR="00000000" w:rsidRPr="000E5178" w:rsidRDefault="00000000" w:rsidP="00BA57F0">
                  <w:pPr>
                    <w:jc w:val="both"/>
                  </w:pPr>
                </w:p>
              </w:tc>
              <w:tc>
                <w:tcPr>
                  <w:tcW w:w="1276" w:type="dxa"/>
                  <w:shd w:val="clear" w:color="auto" w:fill="auto"/>
                </w:tcPr>
                <w:p w14:paraId="554C096A" w14:textId="77777777" w:rsidR="00000000" w:rsidRPr="000E5178" w:rsidRDefault="00000000" w:rsidP="00BA57F0">
                  <w:pPr>
                    <w:jc w:val="both"/>
                  </w:pPr>
                </w:p>
              </w:tc>
              <w:tc>
                <w:tcPr>
                  <w:tcW w:w="1559" w:type="dxa"/>
                  <w:shd w:val="clear" w:color="auto" w:fill="auto"/>
                </w:tcPr>
                <w:p w14:paraId="6112193F" w14:textId="77777777" w:rsidR="00000000" w:rsidRPr="000E5178" w:rsidRDefault="00000000" w:rsidP="00BA57F0">
                  <w:pPr>
                    <w:jc w:val="both"/>
                  </w:pPr>
                </w:p>
              </w:tc>
            </w:tr>
            <w:tr w:rsidR="00F40535" w14:paraId="47EDD261" w14:textId="77777777" w:rsidTr="00030351">
              <w:tc>
                <w:tcPr>
                  <w:tcW w:w="817" w:type="dxa"/>
                </w:tcPr>
                <w:p w14:paraId="001B43E1" w14:textId="77777777" w:rsidR="00000000" w:rsidRPr="00BA57F0" w:rsidRDefault="00000000" w:rsidP="00BA57F0">
                  <w:pPr>
                    <w:jc w:val="both"/>
                    <w:rPr>
                      <w:lang w:val="ru-RU"/>
                    </w:rPr>
                  </w:pPr>
                  <w:r>
                    <w:rPr>
                      <w:lang w:val="ru-RU"/>
                    </w:rPr>
                    <w:t>2.</w:t>
                  </w:r>
                </w:p>
              </w:tc>
              <w:tc>
                <w:tcPr>
                  <w:tcW w:w="6095" w:type="dxa"/>
                  <w:shd w:val="clear" w:color="auto" w:fill="auto"/>
                </w:tcPr>
                <w:p w14:paraId="3107BB06" w14:textId="77777777" w:rsidR="00000000" w:rsidRPr="000E5178" w:rsidRDefault="00000000" w:rsidP="00BA57F0">
                  <w:pPr>
                    <w:jc w:val="both"/>
                  </w:pPr>
                </w:p>
              </w:tc>
              <w:tc>
                <w:tcPr>
                  <w:tcW w:w="1276" w:type="dxa"/>
                  <w:shd w:val="clear" w:color="auto" w:fill="auto"/>
                </w:tcPr>
                <w:p w14:paraId="109E9613" w14:textId="77777777" w:rsidR="00000000" w:rsidRPr="000E5178" w:rsidRDefault="00000000" w:rsidP="00BA57F0">
                  <w:pPr>
                    <w:jc w:val="both"/>
                  </w:pPr>
                </w:p>
              </w:tc>
              <w:tc>
                <w:tcPr>
                  <w:tcW w:w="1559" w:type="dxa"/>
                  <w:shd w:val="clear" w:color="auto" w:fill="auto"/>
                </w:tcPr>
                <w:p w14:paraId="2EEFFDF1" w14:textId="77777777" w:rsidR="00000000" w:rsidRPr="000E5178" w:rsidRDefault="00000000" w:rsidP="00BA57F0">
                  <w:pPr>
                    <w:jc w:val="both"/>
                  </w:pPr>
                </w:p>
              </w:tc>
            </w:tr>
          </w:tbl>
          <w:p w14:paraId="09ACA630" w14:textId="77777777" w:rsidR="00000000" w:rsidRDefault="00000000">
            <w:pPr>
              <w:rPr>
                <w:lang w:val="ru-RU"/>
              </w:rPr>
            </w:pPr>
          </w:p>
        </w:tc>
      </w:tr>
      <w:tr w:rsidR="00F40535" w14:paraId="0A3F20FE" w14:textId="77777777" w:rsidTr="006A0FF1">
        <w:tc>
          <w:tcPr>
            <w:tcW w:w="5104" w:type="dxa"/>
            <w:tcBorders>
              <w:top w:val="single" w:sz="4" w:space="0" w:color="auto"/>
              <w:left w:val="single" w:sz="4" w:space="0" w:color="auto"/>
              <w:bottom w:val="single" w:sz="4" w:space="0" w:color="auto"/>
              <w:right w:val="single" w:sz="4" w:space="0" w:color="auto"/>
            </w:tcBorders>
          </w:tcPr>
          <w:p w14:paraId="4ECE27A3" w14:textId="77777777" w:rsidR="00000000" w:rsidRDefault="00000000">
            <w:pPr>
              <w:jc w:val="both"/>
              <w:rPr>
                <w:rFonts w:ascii="Arial" w:hAnsi="Arial" w:cs="Arial"/>
                <w:sz w:val="20"/>
                <w:lang w:val="en-US"/>
              </w:rPr>
            </w:pPr>
            <w:r>
              <w:rPr>
                <w:rFonts w:ascii="Arial" w:hAnsi="Arial" w:cs="Arial"/>
                <w:sz w:val="20"/>
                <w:lang w:val="en-US"/>
              </w:rPr>
              <w:t>Equipment shipment  date:</w:t>
            </w:r>
            <w:r>
              <w:rPr>
                <w:rFonts w:ascii="Arial" w:hAnsi="Arial" w:cs="Arial"/>
                <w:sz w:val="20"/>
                <w:lang w:val="en-US"/>
              </w:rPr>
              <w:tab/>
            </w:r>
            <w:r>
              <w:rPr>
                <w:rFonts w:ascii="Arial" w:hAnsi="Arial" w:cs="Arial"/>
                <w:sz w:val="20"/>
                <w:lang w:val="en-US"/>
              </w:rPr>
              <w:tab/>
            </w:r>
            <w:r>
              <w:rPr>
                <w:rFonts w:ascii="Arial" w:hAnsi="Arial" w:cs="Arial"/>
                <w:sz w:val="20"/>
                <w:lang w:val="en-US"/>
              </w:rPr>
              <w:tab/>
            </w:r>
            <w:r w:rsidRPr="00BA57F0">
              <w:rPr>
                <w:rFonts w:ascii="Arial" w:hAnsi="Arial" w:cs="Arial"/>
                <w:sz w:val="20"/>
                <w:lang w:val="en-US"/>
              </w:rPr>
              <w:t>________________________</w:t>
            </w:r>
          </w:p>
          <w:p w14:paraId="55D36A56" w14:textId="77777777" w:rsidR="00000000" w:rsidRDefault="00000000">
            <w:pPr>
              <w:jc w:val="both"/>
              <w:rPr>
                <w:rFonts w:ascii="Arial" w:hAnsi="Arial" w:cs="Arial"/>
                <w:sz w:val="20"/>
                <w:lang w:val="en-US"/>
              </w:rPr>
            </w:pPr>
          </w:p>
        </w:tc>
        <w:tc>
          <w:tcPr>
            <w:tcW w:w="5386" w:type="dxa"/>
            <w:tcBorders>
              <w:top w:val="single" w:sz="4" w:space="0" w:color="auto"/>
              <w:left w:val="single" w:sz="4" w:space="0" w:color="auto"/>
              <w:bottom w:val="single" w:sz="4" w:space="0" w:color="auto"/>
              <w:right w:val="single" w:sz="4" w:space="0" w:color="auto"/>
            </w:tcBorders>
          </w:tcPr>
          <w:p w14:paraId="2AA34214" w14:textId="77777777" w:rsidR="00000000" w:rsidRPr="00BA57F0" w:rsidRDefault="00000000">
            <w:pPr>
              <w:jc w:val="both"/>
              <w:rPr>
                <w:rFonts w:ascii="Arial" w:hAnsi="Arial" w:cs="Arial"/>
                <w:sz w:val="20"/>
                <w:lang w:val="en-US"/>
              </w:rPr>
            </w:pPr>
            <w:r w:rsidRPr="00BA57F0">
              <w:rPr>
                <w:rFonts w:ascii="Arial" w:hAnsi="Arial" w:cs="Arial"/>
                <w:sz w:val="20"/>
                <w:lang w:val="ru-RU"/>
              </w:rPr>
              <w:t>Да</w:t>
            </w:r>
            <w:r>
              <w:rPr>
                <w:rFonts w:ascii="Arial" w:hAnsi="Arial" w:cs="Arial"/>
                <w:sz w:val="20"/>
                <w:lang w:val="ru-RU"/>
              </w:rPr>
              <w:t>та</w:t>
            </w:r>
            <w:r w:rsidRPr="00BA57F0">
              <w:rPr>
                <w:rFonts w:ascii="Arial" w:hAnsi="Arial" w:cs="Arial"/>
                <w:sz w:val="20"/>
                <w:lang w:val="en-US"/>
              </w:rPr>
              <w:t xml:space="preserve"> </w:t>
            </w:r>
            <w:r>
              <w:rPr>
                <w:rFonts w:ascii="Arial" w:hAnsi="Arial" w:cs="Arial"/>
                <w:sz w:val="20"/>
                <w:lang w:val="ru-RU"/>
              </w:rPr>
              <w:t>отгрузки</w:t>
            </w:r>
            <w:r w:rsidRPr="00BA57F0">
              <w:rPr>
                <w:rFonts w:ascii="Arial" w:hAnsi="Arial" w:cs="Arial"/>
                <w:sz w:val="20"/>
                <w:lang w:val="en-US"/>
              </w:rPr>
              <w:t xml:space="preserve"> </w:t>
            </w:r>
            <w:r>
              <w:rPr>
                <w:rFonts w:ascii="Arial" w:hAnsi="Arial" w:cs="Arial"/>
                <w:sz w:val="20"/>
                <w:lang w:val="ru-RU"/>
              </w:rPr>
              <w:t>Оборудования</w:t>
            </w:r>
            <w:r>
              <w:rPr>
                <w:rFonts w:ascii="Arial" w:hAnsi="Arial" w:cs="Arial"/>
                <w:sz w:val="20"/>
                <w:lang w:val="en-US"/>
              </w:rPr>
              <w:t>:</w:t>
            </w:r>
            <w:r>
              <w:rPr>
                <w:rFonts w:ascii="Arial" w:hAnsi="Arial" w:cs="Arial"/>
                <w:sz w:val="20"/>
                <w:lang w:val="en-US"/>
              </w:rPr>
              <w:tab/>
            </w:r>
            <w:r>
              <w:rPr>
                <w:rFonts w:ascii="Arial" w:hAnsi="Arial" w:cs="Arial"/>
                <w:sz w:val="20"/>
                <w:lang w:val="en-US"/>
              </w:rPr>
              <w:tab/>
            </w:r>
            <w:r>
              <w:rPr>
                <w:rFonts w:ascii="Arial" w:hAnsi="Arial" w:cs="Arial"/>
                <w:sz w:val="20"/>
                <w:lang w:val="en-US"/>
              </w:rPr>
              <w:tab/>
            </w:r>
            <w:r w:rsidRPr="00BA57F0">
              <w:rPr>
                <w:rFonts w:ascii="Arial" w:hAnsi="Arial" w:cs="Arial"/>
                <w:sz w:val="20"/>
                <w:lang w:val="en-US"/>
              </w:rPr>
              <w:t>________________________</w:t>
            </w:r>
          </w:p>
          <w:p w14:paraId="542AD520" w14:textId="77777777" w:rsidR="00000000" w:rsidRPr="00BA57F0" w:rsidRDefault="00000000">
            <w:pPr>
              <w:jc w:val="both"/>
              <w:rPr>
                <w:rFonts w:ascii="Arial" w:hAnsi="Arial" w:cs="Arial"/>
                <w:sz w:val="20"/>
                <w:lang w:val="en-US"/>
              </w:rPr>
            </w:pPr>
          </w:p>
        </w:tc>
      </w:tr>
      <w:tr w:rsidR="00F40535" w:rsidRPr="00157104" w14:paraId="5BBEDA0D" w14:textId="77777777" w:rsidTr="006A0FF1">
        <w:tc>
          <w:tcPr>
            <w:tcW w:w="5104" w:type="dxa"/>
            <w:tcBorders>
              <w:top w:val="single" w:sz="4" w:space="0" w:color="auto"/>
              <w:left w:val="single" w:sz="4" w:space="0" w:color="auto"/>
              <w:bottom w:val="single" w:sz="4" w:space="0" w:color="auto"/>
              <w:right w:val="single" w:sz="4" w:space="0" w:color="auto"/>
            </w:tcBorders>
          </w:tcPr>
          <w:p w14:paraId="32E1671F" w14:textId="77777777" w:rsidR="00000000" w:rsidRPr="00223F29" w:rsidRDefault="00000000" w:rsidP="00903EA2">
            <w:pPr>
              <w:jc w:val="both"/>
              <w:rPr>
                <w:rFonts w:ascii="Arial" w:hAnsi="Arial" w:cs="Arial"/>
                <w:sz w:val="20"/>
                <w:lang w:val="en-US"/>
              </w:rPr>
            </w:pPr>
            <w:r>
              <w:rPr>
                <w:rFonts w:ascii="Arial" w:hAnsi="Arial" w:cs="Arial"/>
                <w:sz w:val="20"/>
                <w:lang w:val="en-US"/>
              </w:rPr>
              <w:t>Under</w:t>
            </w:r>
            <w:r w:rsidRPr="00223F29">
              <w:rPr>
                <w:rFonts w:ascii="Arial" w:hAnsi="Arial" w:cs="Arial"/>
                <w:sz w:val="20"/>
                <w:lang w:val="en-US"/>
              </w:rPr>
              <w:t xml:space="preserve"> </w:t>
            </w:r>
            <w:r>
              <w:rPr>
                <w:rFonts w:ascii="Arial" w:hAnsi="Arial" w:cs="Arial"/>
                <w:sz w:val="20"/>
                <w:lang w:val="en-US"/>
              </w:rPr>
              <w:t>the</w:t>
            </w:r>
            <w:r w:rsidRPr="00223F29">
              <w:rPr>
                <w:rFonts w:ascii="Arial" w:hAnsi="Arial" w:cs="Arial"/>
                <w:sz w:val="20"/>
                <w:lang w:val="en-US"/>
              </w:rPr>
              <w:t xml:space="preserve"> </w:t>
            </w:r>
            <w:r>
              <w:rPr>
                <w:rFonts w:ascii="Arial" w:hAnsi="Arial" w:cs="Arial"/>
                <w:sz w:val="20"/>
                <w:lang w:val="en-US"/>
              </w:rPr>
              <w:t>document</w:t>
            </w:r>
            <w:r w:rsidRPr="00223F29">
              <w:rPr>
                <w:rFonts w:ascii="Arial" w:hAnsi="Arial" w:cs="Arial"/>
                <w:sz w:val="20"/>
                <w:lang w:val="en-US"/>
              </w:rPr>
              <w:t>:</w:t>
            </w:r>
            <w:r w:rsidRPr="00223F29">
              <w:rPr>
                <w:rFonts w:ascii="Arial" w:hAnsi="Arial" w:cs="Arial"/>
                <w:sz w:val="20"/>
                <w:lang w:val="en-US"/>
              </w:rPr>
              <w:tab/>
            </w:r>
            <w:r w:rsidRPr="00223F29">
              <w:rPr>
                <w:rFonts w:ascii="Arial" w:hAnsi="Arial" w:cs="Arial"/>
                <w:sz w:val="20"/>
                <w:lang w:val="en-US"/>
              </w:rPr>
              <w:tab/>
            </w:r>
            <w:r w:rsidRPr="00223F29">
              <w:rPr>
                <w:rFonts w:ascii="Arial" w:hAnsi="Arial" w:cs="Arial"/>
                <w:sz w:val="20"/>
                <w:lang w:val="en-US"/>
              </w:rPr>
              <w:tab/>
            </w:r>
            <w:r w:rsidRPr="00223F29">
              <w:rPr>
                <w:rFonts w:ascii="Arial" w:hAnsi="Arial" w:cs="Arial"/>
                <w:sz w:val="20"/>
                <w:lang w:val="en-US"/>
              </w:rPr>
              <w:tab/>
            </w:r>
            <w:r w:rsidRPr="00223F29">
              <w:rPr>
                <w:rFonts w:ascii="Arial" w:hAnsi="Arial" w:cs="Arial"/>
                <w:sz w:val="20"/>
                <w:lang w:val="en-US"/>
              </w:rPr>
              <w:tab/>
              <w:t>________________________</w:t>
            </w:r>
          </w:p>
          <w:p w14:paraId="0C3DE89B" w14:textId="77777777" w:rsidR="00000000" w:rsidRPr="00223F29" w:rsidRDefault="00000000" w:rsidP="00903EA2">
            <w:pPr>
              <w:jc w:val="both"/>
              <w:rPr>
                <w:rFonts w:ascii="Arial" w:hAnsi="Arial" w:cs="Arial"/>
                <w:sz w:val="20"/>
                <w:lang w:val="en-US"/>
              </w:rPr>
            </w:pPr>
            <w:r w:rsidRPr="00223F29">
              <w:rPr>
                <w:rFonts w:ascii="Arial" w:hAnsi="Arial" w:cs="Arial"/>
                <w:sz w:val="20"/>
                <w:lang w:val="en-US"/>
              </w:rPr>
              <w:t>(</w:t>
            </w:r>
            <w:r w:rsidRPr="00903EA2">
              <w:rPr>
                <w:rFonts w:ascii="Arial" w:hAnsi="Arial" w:cs="Arial"/>
                <w:sz w:val="20"/>
                <w:lang w:val="en-US"/>
              </w:rPr>
              <w:t>name</w:t>
            </w:r>
            <w:r w:rsidRPr="00223F29">
              <w:rPr>
                <w:rFonts w:ascii="Arial" w:hAnsi="Arial" w:cs="Arial"/>
                <w:sz w:val="20"/>
                <w:lang w:val="en-US"/>
              </w:rPr>
              <w:t xml:space="preserve"> </w:t>
            </w:r>
            <w:r w:rsidRPr="00903EA2">
              <w:rPr>
                <w:rFonts w:ascii="Arial" w:hAnsi="Arial" w:cs="Arial"/>
                <w:sz w:val="20"/>
                <w:lang w:val="en-US"/>
              </w:rPr>
              <w:t>of</w:t>
            </w:r>
            <w:r w:rsidRPr="00223F29">
              <w:rPr>
                <w:rFonts w:ascii="Arial" w:hAnsi="Arial" w:cs="Arial"/>
                <w:sz w:val="20"/>
                <w:lang w:val="en-US"/>
              </w:rPr>
              <w:t xml:space="preserve"> </w:t>
            </w:r>
            <w:r w:rsidRPr="00903EA2">
              <w:rPr>
                <w:rFonts w:ascii="Arial" w:hAnsi="Arial" w:cs="Arial"/>
                <w:sz w:val="20"/>
                <w:lang w:val="en-US"/>
              </w:rPr>
              <w:t>the</w:t>
            </w:r>
            <w:r w:rsidRPr="00223F29">
              <w:rPr>
                <w:rFonts w:ascii="Arial" w:hAnsi="Arial" w:cs="Arial"/>
                <w:sz w:val="20"/>
                <w:lang w:val="en-US"/>
              </w:rPr>
              <w:t xml:space="preserve"> </w:t>
            </w:r>
            <w:r w:rsidRPr="00903EA2">
              <w:rPr>
                <w:rFonts w:ascii="Arial" w:hAnsi="Arial" w:cs="Arial"/>
                <w:sz w:val="20"/>
                <w:lang w:val="en-US"/>
              </w:rPr>
              <w:t>shipping</w:t>
            </w:r>
            <w:r w:rsidRPr="00223F29">
              <w:rPr>
                <w:rFonts w:ascii="Arial" w:hAnsi="Arial" w:cs="Arial"/>
                <w:sz w:val="20"/>
                <w:lang w:val="en-US"/>
              </w:rPr>
              <w:t xml:space="preserve"> </w:t>
            </w:r>
            <w:r w:rsidRPr="00903EA2">
              <w:rPr>
                <w:rFonts w:ascii="Arial" w:hAnsi="Arial" w:cs="Arial"/>
                <w:sz w:val="20"/>
                <w:lang w:val="en-US"/>
              </w:rPr>
              <w:t>document</w:t>
            </w:r>
            <w:r w:rsidRPr="00223F29">
              <w:rPr>
                <w:rFonts w:ascii="Arial" w:hAnsi="Arial" w:cs="Arial"/>
                <w:sz w:val="20"/>
                <w:lang w:val="en-US"/>
              </w:rPr>
              <w:t xml:space="preserve"> </w:t>
            </w:r>
            <w:r w:rsidRPr="00903EA2">
              <w:rPr>
                <w:rFonts w:ascii="Arial" w:hAnsi="Arial" w:cs="Arial"/>
                <w:sz w:val="20"/>
                <w:lang w:val="en-US"/>
              </w:rPr>
              <w:t>and</w:t>
            </w:r>
            <w:r w:rsidRPr="00223F29">
              <w:rPr>
                <w:rFonts w:ascii="Arial" w:hAnsi="Arial" w:cs="Arial"/>
                <w:sz w:val="20"/>
                <w:lang w:val="en-US"/>
              </w:rPr>
              <w:t xml:space="preserve"> </w:t>
            </w:r>
            <w:r w:rsidRPr="00903EA2">
              <w:rPr>
                <w:rFonts w:ascii="Arial" w:hAnsi="Arial" w:cs="Arial"/>
                <w:sz w:val="20"/>
                <w:lang w:val="en-US"/>
              </w:rPr>
              <w:t>its</w:t>
            </w:r>
            <w:r w:rsidRPr="00223F29">
              <w:rPr>
                <w:rFonts w:ascii="Arial" w:hAnsi="Arial" w:cs="Arial"/>
                <w:sz w:val="20"/>
                <w:lang w:val="en-US"/>
              </w:rPr>
              <w:t xml:space="preserve"> </w:t>
            </w:r>
            <w:r w:rsidRPr="00903EA2">
              <w:rPr>
                <w:rFonts w:ascii="Arial" w:hAnsi="Arial" w:cs="Arial"/>
                <w:sz w:val="20"/>
                <w:lang w:val="en-US"/>
              </w:rPr>
              <w:t>details</w:t>
            </w:r>
            <w:r w:rsidRPr="00223F29">
              <w:rPr>
                <w:rFonts w:ascii="Arial" w:hAnsi="Arial" w:cs="Arial"/>
                <w:sz w:val="20"/>
                <w:lang w:val="en-US"/>
              </w:rPr>
              <w:t>):</w:t>
            </w:r>
          </w:p>
        </w:tc>
        <w:tc>
          <w:tcPr>
            <w:tcW w:w="5386" w:type="dxa"/>
            <w:tcBorders>
              <w:top w:val="single" w:sz="4" w:space="0" w:color="auto"/>
              <w:left w:val="single" w:sz="4" w:space="0" w:color="auto"/>
              <w:bottom w:val="single" w:sz="4" w:space="0" w:color="auto"/>
              <w:right w:val="single" w:sz="4" w:space="0" w:color="auto"/>
            </w:tcBorders>
          </w:tcPr>
          <w:p w14:paraId="3E113BB4" w14:textId="77777777" w:rsidR="00000000" w:rsidRPr="00BA57F0" w:rsidRDefault="00000000" w:rsidP="00BA57F0">
            <w:pPr>
              <w:jc w:val="both"/>
              <w:rPr>
                <w:rFonts w:ascii="Arial" w:hAnsi="Arial" w:cs="Arial"/>
                <w:sz w:val="20"/>
                <w:lang w:val="ru-RU"/>
              </w:rPr>
            </w:pPr>
            <w:r>
              <w:rPr>
                <w:rFonts w:ascii="Arial" w:hAnsi="Arial" w:cs="Arial"/>
                <w:sz w:val="20"/>
                <w:lang w:val="ru-RU"/>
              </w:rPr>
              <w:t>По документу:</w:t>
            </w:r>
            <w:r>
              <w:rPr>
                <w:rFonts w:ascii="Arial" w:hAnsi="Arial" w:cs="Arial"/>
                <w:sz w:val="20"/>
                <w:lang w:val="ru-RU"/>
              </w:rPr>
              <w:tab/>
            </w:r>
            <w:r>
              <w:rPr>
                <w:rFonts w:ascii="Arial" w:hAnsi="Arial" w:cs="Arial"/>
                <w:sz w:val="20"/>
                <w:lang w:val="ru-RU"/>
              </w:rPr>
              <w:tab/>
            </w:r>
            <w:r>
              <w:rPr>
                <w:rFonts w:ascii="Arial" w:hAnsi="Arial" w:cs="Arial"/>
                <w:sz w:val="20"/>
                <w:lang w:val="ru-RU"/>
              </w:rPr>
              <w:tab/>
            </w:r>
            <w:r>
              <w:rPr>
                <w:rFonts w:ascii="Arial" w:hAnsi="Arial" w:cs="Arial"/>
                <w:sz w:val="20"/>
                <w:lang w:val="ru-RU"/>
              </w:rPr>
              <w:tab/>
            </w:r>
            <w:r>
              <w:rPr>
                <w:rFonts w:ascii="Arial" w:hAnsi="Arial" w:cs="Arial"/>
                <w:sz w:val="20"/>
                <w:lang w:val="ru-RU"/>
              </w:rPr>
              <w:tab/>
            </w:r>
            <w:r>
              <w:rPr>
                <w:rFonts w:ascii="Arial" w:hAnsi="Arial" w:cs="Arial"/>
                <w:sz w:val="20"/>
                <w:lang w:val="ru-RU"/>
              </w:rPr>
              <w:tab/>
            </w:r>
            <w:r w:rsidRPr="00BA57F0">
              <w:rPr>
                <w:rFonts w:ascii="Arial" w:hAnsi="Arial" w:cs="Arial"/>
                <w:sz w:val="20"/>
                <w:lang w:val="ru-RU"/>
              </w:rPr>
              <w:t>________________________</w:t>
            </w:r>
          </w:p>
          <w:p w14:paraId="362C477A" w14:textId="77777777" w:rsidR="00000000" w:rsidRPr="00BA57F0" w:rsidRDefault="00000000" w:rsidP="00BA57F0">
            <w:pPr>
              <w:jc w:val="both"/>
              <w:rPr>
                <w:rFonts w:ascii="Arial" w:hAnsi="Arial" w:cs="Arial"/>
                <w:sz w:val="20"/>
                <w:lang w:val="ru-RU"/>
              </w:rPr>
            </w:pPr>
            <w:r w:rsidRPr="00BA57F0">
              <w:rPr>
                <w:rFonts w:ascii="Arial" w:hAnsi="Arial" w:cs="Arial"/>
                <w:sz w:val="20"/>
                <w:lang w:val="ru-RU"/>
              </w:rPr>
              <w:t>(наименование товарно-сопроводительного документа и его реквизиты):</w:t>
            </w:r>
          </w:p>
        </w:tc>
      </w:tr>
      <w:tr w:rsidR="00F40535" w14:paraId="2CAC0961" w14:textId="77777777" w:rsidTr="006A0FF1">
        <w:tc>
          <w:tcPr>
            <w:tcW w:w="5104" w:type="dxa"/>
            <w:tcBorders>
              <w:top w:val="single" w:sz="4" w:space="0" w:color="auto"/>
              <w:left w:val="single" w:sz="4" w:space="0" w:color="auto"/>
              <w:bottom w:val="single" w:sz="4" w:space="0" w:color="auto"/>
              <w:right w:val="single" w:sz="4" w:space="0" w:color="auto"/>
            </w:tcBorders>
          </w:tcPr>
          <w:p w14:paraId="43C0108B" w14:textId="77777777" w:rsidR="00000000" w:rsidRPr="00903EA2" w:rsidRDefault="00000000" w:rsidP="00903EA2">
            <w:pPr>
              <w:jc w:val="both"/>
              <w:rPr>
                <w:rFonts w:ascii="Arial" w:hAnsi="Arial" w:cs="Arial"/>
                <w:sz w:val="20"/>
                <w:lang w:val="en-US"/>
              </w:rPr>
            </w:pPr>
            <w:r w:rsidRPr="00903EA2">
              <w:rPr>
                <w:rFonts w:ascii="Arial" w:hAnsi="Arial" w:cs="Arial"/>
                <w:sz w:val="20"/>
                <w:lang w:val="en-US"/>
              </w:rPr>
              <w:t>Brand of vehicle and</w:t>
            </w:r>
          </w:p>
          <w:p w14:paraId="3A478CF2" w14:textId="77777777" w:rsidR="00000000" w:rsidRPr="00223F29" w:rsidRDefault="00000000" w:rsidP="00903EA2">
            <w:pPr>
              <w:jc w:val="both"/>
              <w:rPr>
                <w:rFonts w:ascii="Arial" w:hAnsi="Arial" w:cs="Arial"/>
                <w:sz w:val="20"/>
                <w:lang w:val="en-US"/>
              </w:rPr>
            </w:pPr>
            <w:r>
              <w:rPr>
                <w:rFonts w:ascii="Arial" w:hAnsi="Arial" w:cs="Arial"/>
                <w:sz w:val="20"/>
                <w:lang w:val="en-US"/>
              </w:rPr>
              <w:t>State</w:t>
            </w:r>
            <w:r w:rsidRPr="00223F29">
              <w:rPr>
                <w:rFonts w:ascii="Arial" w:hAnsi="Arial" w:cs="Arial"/>
                <w:sz w:val="20"/>
                <w:lang w:val="en-US"/>
              </w:rPr>
              <w:t xml:space="preserve"> </w:t>
            </w:r>
            <w:r>
              <w:rPr>
                <w:rFonts w:ascii="Arial" w:hAnsi="Arial" w:cs="Arial"/>
                <w:sz w:val="20"/>
                <w:lang w:val="en-US"/>
              </w:rPr>
              <w:t>registration</w:t>
            </w:r>
            <w:r w:rsidRPr="00223F29">
              <w:rPr>
                <w:rFonts w:ascii="Arial" w:hAnsi="Arial" w:cs="Arial"/>
                <w:sz w:val="20"/>
                <w:lang w:val="en-US"/>
              </w:rPr>
              <w:t xml:space="preserve"> </w:t>
            </w:r>
            <w:r>
              <w:rPr>
                <w:rFonts w:ascii="Arial" w:hAnsi="Arial" w:cs="Arial"/>
                <w:sz w:val="20"/>
                <w:lang w:val="en-US"/>
              </w:rPr>
              <w:t>number</w:t>
            </w:r>
            <w:r w:rsidRPr="00223F29">
              <w:rPr>
                <w:rFonts w:ascii="Arial" w:hAnsi="Arial" w:cs="Arial"/>
                <w:sz w:val="20"/>
                <w:lang w:val="en-US"/>
              </w:rPr>
              <w:t>:</w:t>
            </w:r>
            <w:r w:rsidRPr="00223F29">
              <w:rPr>
                <w:rFonts w:ascii="Arial" w:hAnsi="Arial" w:cs="Arial"/>
                <w:sz w:val="20"/>
                <w:lang w:val="en-US"/>
              </w:rPr>
              <w:tab/>
            </w:r>
            <w:r w:rsidRPr="00223F29">
              <w:rPr>
                <w:rFonts w:ascii="Arial" w:hAnsi="Arial" w:cs="Arial"/>
                <w:sz w:val="20"/>
                <w:lang w:val="en-US"/>
              </w:rPr>
              <w:tab/>
            </w:r>
            <w:r w:rsidRPr="00223F29">
              <w:rPr>
                <w:rFonts w:ascii="Arial" w:hAnsi="Arial" w:cs="Arial"/>
                <w:sz w:val="20"/>
                <w:lang w:val="en-US"/>
              </w:rPr>
              <w:tab/>
            </w:r>
            <w:r w:rsidRPr="00223F29">
              <w:rPr>
                <w:rFonts w:ascii="Arial" w:hAnsi="Arial" w:cs="Arial"/>
                <w:sz w:val="20"/>
                <w:lang w:val="en-US"/>
              </w:rPr>
              <w:tab/>
              <w:t>________________________</w:t>
            </w:r>
          </w:p>
          <w:p w14:paraId="65F701B2" w14:textId="77777777" w:rsidR="00000000" w:rsidRPr="00BA57F0" w:rsidRDefault="00000000" w:rsidP="00903EA2">
            <w:pPr>
              <w:jc w:val="both"/>
              <w:rPr>
                <w:rFonts w:ascii="Arial" w:hAnsi="Arial" w:cs="Arial"/>
                <w:sz w:val="20"/>
                <w:lang w:val="ru-RU"/>
              </w:rPr>
            </w:pPr>
            <w:r w:rsidRPr="00903EA2">
              <w:rPr>
                <w:rFonts w:ascii="Arial" w:hAnsi="Arial" w:cs="Arial"/>
                <w:sz w:val="20"/>
                <w:lang w:val="ru-RU"/>
              </w:rPr>
              <w:t xml:space="preserve">(when shipped by road)  </w:t>
            </w:r>
          </w:p>
        </w:tc>
        <w:tc>
          <w:tcPr>
            <w:tcW w:w="5386" w:type="dxa"/>
            <w:tcBorders>
              <w:top w:val="single" w:sz="4" w:space="0" w:color="auto"/>
              <w:left w:val="single" w:sz="4" w:space="0" w:color="auto"/>
              <w:bottom w:val="single" w:sz="4" w:space="0" w:color="auto"/>
              <w:right w:val="single" w:sz="4" w:space="0" w:color="auto"/>
            </w:tcBorders>
          </w:tcPr>
          <w:p w14:paraId="5008E513" w14:textId="77777777" w:rsidR="00000000" w:rsidRPr="00BA57F0" w:rsidRDefault="00000000" w:rsidP="00BA57F0">
            <w:pPr>
              <w:jc w:val="both"/>
              <w:rPr>
                <w:rFonts w:ascii="Arial" w:hAnsi="Arial" w:cs="Arial"/>
                <w:sz w:val="20"/>
                <w:lang w:val="ru-RU"/>
              </w:rPr>
            </w:pPr>
            <w:r w:rsidRPr="00BA57F0">
              <w:rPr>
                <w:rFonts w:ascii="Arial" w:hAnsi="Arial" w:cs="Arial"/>
                <w:sz w:val="20"/>
                <w:lang w:val="ru-RU"/>
              </w:rPr>
              <w:t xml:space="preserve">Марка автотранспортного средства и </w:t>
            </w:r>
          </w:p>
          <w:p w14:paraId="0048FAD3" w14:textId="77777777" w:rsidR="00000000" w:rsidRPr="00BA57F0" w:rsidRDefault="00000000" w:rsidP="00BA57F0">
            <w:pPr>
              <w:jc w:val="both"/>
              <w:rPr>
                <w:rFonts w:ascii="Arial" w:hAnsi="Arial" w:cs="Arial"/>
                <w:sz w:val="20"/>
                <w:lang w:val="ru-RU"/>
              </w:rPr>
            </w:pPr>
            <w:r w:rsidRPr="00BA57F0">
              <w:rPr>
                <w:rFonts w:ascii="Arial" w:hAnsi="Arial" w:cs="Arial"/>
                <w:sz w:val="20"/>
                <w:lang w:val="ru-RU"/>
              </w:rPr>
              <w:t>его государст</w:t>
            </w:r>
            <w:r>
              <w:rPr>
                <w:rFonts w:ascii="Arial" w:hAnsi="Arial" w:cs="Arial"/>
                <w:sz w:val="20"/>
                <w:lang w:val="ru-RU"/>
              </w:rPr>
              <w:t>венный регистрационный номер:</w:t>
            </w:r>
            <w:r>
              <w:rPr>
                <w:rFonts w:ascii="Arial" w:hAnsi="Arial" w:cs="Arial"/>
                <w:sz w:val="20"/>
                <w:lang w:val="ru-RU"/>
              </w:rPr>
              <w:tab/>
            </w:r>
            <w:r>
              <w:rPr>
                <w:rFonts w:ascii="Arial" w:hAnsi="Arial" w:cs="Arial"/>
                <w:sz w:val="20"/>
                <w:lang w:val="ru-RU"/>
              </w:rPr>
              <w:tab/>
            </w:r>
            <w:r w:rsidRPr="00BA57F0">
              <w:rPr>
                <w:rFonts w:ascii="Arial" w:hAnsi="Arial" w:cs="Arial"/>
                <w:sz w:val="20"/>
                <w:lang w:val="ru-RU"/>
              </w:rPr>
              <w:t>________________________</w:t>
            </w:r>
          </w:p>
          <w:p w14:paraId="0ACB19DE" w14:textId="77777777" w:rsidR="00000000" w:rsidRPr="00BA57F0" w:rsidRDefault="00000000" w:rsidP="00BA57F0">
            <w:pPr>
              <w:jc w:val="both"/>
              <w:rPr>
                <w:rFonts w:ascii="Arial" w:hAnsi="Arial" w:cs="Arial"/>
                <w:sz w:val="20"/>
                <w:lang w:val="ru-RU"/>
              </w:rPr>
            </w:pPr>
            <w:r w:rsidRPr="00BA57F0">
              <w:rPr>
                <w:rFonts w:ascii="Arial" w:hAnsi="Arial" w:cs="Arial"/>
                <w:sz w:val="20"/>
                <w:lang w:val="ru-RU"/>
              </w:rPr>
              <w:t xml:space="preserve">(при отгрузке автомобильным транспортом)  </w:t>
            </w:r>
          </w:p>
        </w:tc>
      </w:tr>
      <w:tr w:rsidR="00F40535" w14:paraId="4E6F0FF0" w14:textId="77777777" w:rsidTr="006A0FF1">
        <w:tc>
          <w:tcPr>
            <w:tcW w:w="5104" w:type="dxa"/>
            <w:tcBorders>
              <w:top w:val="single" w:sz="4" w:space="0" w:color="auto"/>
              <w:left w:val="single" w:sz="4" w:space="0" w:color="auto"/>
              <w:bottom w:val="single" w:sz="4" w:space="0" w:color="auto"/>
              <w:right w:val="single" w:sz="4" w:space="0" w:color="auto"/>
            </w:tcBorders>
          </w:tcPr>
          <w:p w14:paraId="5EF0AB23" w14:textId="77777777" w:rsidR="00000000" w:rsidRPr="00903EA2" w:rsidRDefault="00000000" w:rsidP="00903EA2">
            <w:pPr>
              <w:jc w:val="both"/>
              <w:rPr>
                <w:rFonts w:ascii="Arial" w:hAnsi="Arial" w:cs="Arial"/>
                <w:sz w:val="20"/>
                <w:lang w:val="ru-RU"/>
              </w:rPr>
            </w:pPr>
            <w:r>
              <w:rPr>
                <w:rFonts w:ascii="Arial" w:hAnsi="Arial" w:cs="Arial"/>
                <w:sz w:val="20"/>
                <w:lang w:val="ru-RU"/>
              </w:rPr>
              <w:t>Consignor:</w:t>
            </w:r>
            <w:r>
              <w:rPr>
                <w:rFonts w:ascii="Arial" w:hAnsi="Arial" w:cs="Arial"/>
                <w:sz w:val="20"/>
                <w:lang w:val="ru-RU"/>
              </w:rPr>
              <w:tab/>
            </w:r>
            <w:r>
              <w:rPr>
                <w:rFonts w:ascii="Arial" w:hAnsi="Arial" w:cs="Arial"/>
                <w:sz w:val="20"/>
                <w:lang w:val="ru-RU"/>
              </w:rPr>
              <w:tab/>
            </w:r>
            <w:r>
              <w:rPr>
                <w:rFonts w:ascii="Arial" w:hAnsi="Arial" w:cs="Arial"/>
                <w:sz w:val="20"/>
                <w:lang w:val="ru-RU"/>
              </w:rPr>
              <w:tab/>
            </w:r>
            <w:r>
              <w:rPr>
                <w:rFonts w:ascii="Arial" w:hAnsi="Arial" w:cs="Arial"/>
                <w:sz w:val="20"/>
                <w:lang w:val="ru-RU"/>
              </w:rPr>
              <w:tab/>
            </w:r>
            <w:r>
              <w:rPr>
                <w:rFonts w:ascii="Arial" w:hAnsi="Arial" w:cs="Arial"/>
                <w:sz w:val="20"/>
                <w:lang w:val="ru-RU"/>
              </w:rPr>
              <w:tab/>
            </w:r>
            <w:r>
              <w:rPr>
                <w:rFonts w:ascii="Arial" w:hAnsi="Arial" w:cs="Arial"/>
                <w:sz w:val="20"/>
                <w:lang w:val="ru-RU"/>
              </w:rPr>
              <w:tab/>
            </w:r>
            <w:r w:rsidRPr="00903EA2">
              <w:rPr>
                <w:rFonts w:ascii="Arial" w:hAnsi="Arial" w:cs="Arial"/>
                <w:sz w:val="20"/>
                <w:lang w:val="ru-RU"/>
              </w:rPr>
              <w:t>________________________</w:t>
            </w:r>
          </w:p>
          <w:p w14:paraId="51E257A9" w14:textId="77777777" w:rsidR="00000000" w:rsidRPr="00903EA2" w:rsidRDefault="00000000" w:rsidP="00903EA2">
            <w:pPr>
              <w:jc w:val="both"/>
              <w:rPr>
                <w:rFonts w:ascii="Arial" w:hAnsi="Arial" w:cs="Arial"/>
                <w:sz w:val="20"/>
                <w:lang w:val="ru-RU"/>
              </w:rPr>
            </w:pPr>
          </w:p>
          <w:p w14:paraId="7349CCCD" w14:textId="77777777" w:rsidR="00000000" w:rsidRPr="00BA57F0" w:rsidRDefault="00000000" w:rsidP="00903EA2">
            <w:pPr>
              <w:jc w:val="both"/>
              <w:rPr>
                <w:rFonts w:ascii="Arial" w:hAnsi="Arial" w:cs="Arial"/>
                <w:sz w:val="20"/>
                <w:lang w:val="ru-RU"/>
              </w:rPr>
            </w:pPr>
            <w:r>
              <w:rPr>
                <w:rFonts w:ascii="Arial" w:hAnsi="Arial" w:cs="Arial"/>
                <w:sz w:val="20"/>
                <w:lang w:val="ru-RU"/>
              </w:rPr>
              <w:t>Consignee</w:t>
            </w:r>
            <w:r>
              <w:rPr>
                <w:rFonts w:ascii="Arial" w:hAnsi="Arial" w:cs="Arial"/>
                <w:sz w:val="20"/>
                <w:lang w:val="ru-RU"/>
              </w:rPr>
              <w:tab/>
            </w:r>
            <w:r>
              <w:rPr>
                <w:rFonts w:ascii="Arial" w:hAnsi="Arial" w:cs="Arial"/>
                <w:sz w:val="20"/>
                <w:lang w:val="ru-RU"/>
              </w:rPr>
              <w:tab/>
            </w:r>
            <w:r>
              <w:rPr>
                <w:rFonts w:ascii="Arial" w:hAnsi="Arial" w:cs="Arial"/>
                <w:sz w:val="20"/>
                <w:lang w:val="ru-RU"/>
              </w:rPr>
              <w:tab/>
            </w:r>
            <w:r>
              <w:rPr>
                <w:rFonts w:ascii="Arial" w:hAnsi="Arial" w:cs="Arial"/>
                <w:sz w:val="20"/>
                <w:lang w:val="ru-RU"/>
              </w:rPr>
              <w:tab/>
            </w:r>
            <w:r>
              <w:rPr>
                <w:rFonts w:ascii="Arial" w:hAnsi="Arial" w:cs="Arial"/>
                <w:sz w:val="20"/>
                <w:lang w:val="ru-RU"/>
              </w:rPr>
              <w:tab/>
            </w:r>
            <w:r>
              <w:rPr>
                <w:rFonts w:ascii="Arial" w:hAnsi="Arial" w:cs="Arial"/>
                <w:sz w:val="20"/>
                <w:lang w:val="ru-RU"/>
              </w:rPr>
              <w:tab/>
            </w:r>
            <w:r w:rsidRPr="00903EA2">
              <w:rPr>
                <w:rFonts w:ascii="Arial" w:hAnsi="Arial" w:cs="Arial"/>
                <w:sz w:val="20"/>
                <w:lang w:val="ru-RU"/>
              </w:rPr>
              <w:t>________________________</w:t>
            </w:r>
          </w:p>
        </w:tc>
        <w:tc>
          <w:tcPr>
            <w:tcW w:w="5386" w:type="dxa"/>
            <w:tcBorders>
              <w:top w:val="single" w:sz="4" w:space="0" w:color="auto"/>
              <w:left w:val="single" w:sz="4" w:space="0" w:color="auto"/>
              <w:bottom w:val="single" w:sz="4" w:space="0" w:color="auto"/>
              <w:right w:val="single" w:sz="4" w:space="0" w:color="auto"/>
            </w:tcBorders>
          </w:tcPr>
          <w:p w14:paraId="7142CF94" w14:textId="77777777" w:rsidR="00000000" w:rsidRPr="00BA57F0" w:rsidRDefault="00000000" w:rsidP="00BA57F0">
            <w:pPr>
              <w:jc w:val="both"/>
              <w:rPr>
                <w:rFonts w:ascii="Arial" w:hAnsi="Arial" w:cs="Arial"/>
                <w:sz w:val="20"/>
                <w:lang w:val="ru-RU"/>
              </w:rPr>
            </w:pPr>
            <w:r>
              <w:rPr>
                <w:rFonts w:ascii="Arial" w:hAnsi="Arial" w:cs="Arial"/>
                <w:sz w:val="20"/>
                <w:lang w:val="ru-RU"/>
              </w:rPr>
              <w:t>Грузоотправитель:</w:t>
            </w:r>
            <w:r>
              <w:rPr>
                <w:rFonts w:ascii="Arial" w:hAnsi="Arial" w:cs="Arial"/>
                <w:sz w:val="20"/>
                <w:lang w:val="ru-RU"/>
              </w:rPr>
              <w:tab/>
            </w:r>
            <w:r>
              <w:rPr>
                <w:rFonts w:ascii="Arial" w:hAnsi="Arial" w:cs="Arial"/>
                <w:sz w:val="20"/>
                <w:lang w:val="ru-RU"/>
              </w:rPr>
              <w:tab/>
            </w:r>
            <w:r>
              <w:rPr>
                <w:rFonts w:ascii="Arial" w:hAnsi="Arial" w:cs="Arial"/>
                <w:sz w:val="20"/>
                <w:lang w:val="ru-RU"/>
              </w:rPr>
              <w:tab/>
            </w:r>
            <w:r>
              <w:rPr>
                <w:rFonts w:ascii="Arial" w:hAnsi="Arial" w:cs="Arial"/>
                <w:sz w:val="20"/>
                <w:lang w:val="ru-RU"/>
              </w:rPr>
              <w:tab/>
            </w:r>
            <w:r>
              <w:rPr>
                <w:rFonts w:ascii="Arial" w:hAnsi="Arial" w:cs="Arial"/>
                <w:sz w:val="20"/>
                <w:lang w:val="ru-RU"/>
              </w:rPr>
              <w:tab/>
            </w:r>
            <w:r>
              <w:rPr>
                <w:rFonts w:ascii="Arial" w:hAnsi="Arial" w:cs="Arial"/>
                <w:sz w:val="20"/>
                <w:lang w:val="ru-RU"/>
              </w:rPr>
              <w:tab/>
            </w:r>
            <w:r w:rsidRPr="00BA57F0">
              <w:rPr>
                <w:rFonts w:ascii="Arial" w:hAnsi="Arial" w:cs="Arial"/>
                <w:sz w:val="20"/>
                <w:lang w:val="ru-RU"/>
              </w:rPr>
              <w:t>________________________</w:t>
            </w:r>
          </w:p>
          <w:p w14:paraId="2B224B64" w14:textId="77777777" w:rsidR="00000000" w:rsidRPr="00BA57F0" w:rsidRDefault="00000000" w:rsidP="00BA57F0">
            <w:pPr>
              <w:jc w:val="both"/>
              <w:rPr>
                <w:rFonts w:ascii="Arial" w:hAnsi="Arial" w:cs="Arial"/>
                <w:sz w:val="20"/>
                <w:lang w:val="ru-RU"/>
              </w:rPr>
            </w:pPr>
          </w:p>
          <w:p w14:paraId="5DB30116" w14:textId="77777777" w:rsidR="00000000" w:rsidRDefault="00000000" w:rsidP="00BA57F0">
            <w:pPr>
              <w:jc w:val="both"/>
              <w:rPr>
                <w:rFonts w:ascii="Arial" w:hAnsi="Arial" w:cs="Arial"/>
                <w:sz w:val="20"/>
                <w:lang w:val="ru-RU"/>
              </w:rPr>
            </w:pPr>
            <w:r>
              <w:rPr>
                <w:rFonts w:ascii="Arial" w:hAnsi="Arial" w:cs="Arial"/>
                <w:sz w:val="20"/>
                <w:lang w:val="ru-RU"/>
              </w:rPr>
              <w:t>Грузополучатель:</w:t>
            </w:r>
            <w:r>
              <w:rPr>
                <w:rFonts w:ascii="Arial" w:hAnsi="Arial" w:cs="Arial"/>
                <w:sz w:val="20"/>
                <w:lang w:val="ru-RU"/>
              </w:rPr>
              <w:tab/>
            </w:r>
            <w:r>
              <w:rPr>
                <w:rFonts w:ascii="Arial" w:hAnsi="Arial" w:cs="Arial"/>
                <w:sz w:val="20"/>
                <w:lang w:val="ru-RU"/>
              </w:rPr>
              <w:tab/>
            </w:r>
            <w:r>
              <w:rPr>
                <w:rFonts w:ascii="Arial" w:hAnsi="Arial" w:cs="Arial"/>
                <w:sz w:val="20"/>
                <w:lang w:val="ru-RU"/>
              </w:rPr>
              <w:tab/>
            </w:r>
            <w:r>
              <w:rPr>
                <w:rFonts w:ascii="Arial" w:hAnsi="Arial" w:cs="Arial"/>
                <w:sz w:val="20"/>
                <w:lang w:val="ru-RU"/>
              </w:rPr>
              <w:tab/>
            </w:r>
            <w:r>
              <w:rPr>
                <w:rFonts w:ascii="Arial" w:hAnsi="Arial" w:cs="Arial"/>
                <w:sz w:val="20"/>
                <w:lang w:val="ru-RU"/>
              </w:rPr>
              <w:tab/>
            </w:r>
            <w:r>
              <w:rPr>
                <w:rFonts w:ascii="Arial" w:hAnsi="Arial" w:cs="Arial"/>
                <w:sz w:val="20"/>
                <w:lang w:val="ru-RU"/>
              </w:rPr>
              <w:tab/>
            </w:r>
            <w:r w:rsidRPr="00BA57F0">
              <w:rPr>
                <w:rFonts w:ascii="Arial" w:hAnsi="Arial" w:cs="Arial"/>
                <w:sz w:val="20"/>
                <w:lang w:val="ru-RU"/>
              </w:rPr>
              <w:t>________________________</w:t>
            </w:r>
          </w:p>
          <w:p w14:paraId="373D86F4" w14:textId="77777777" w:rsidR="00000000" w:rsidRPr="00BA57F0" w:rsidRDefault="00000000" w:rsidP="00BA57F0">
            <w:pPr>
              <w:jc w:val="both"/>
              <w:rPr>
                <w:rFonts w:ascii="Arial" w:hAnsi="Arial" w:cs="Arial"/>
                <w:sz w:val="20"/>
                <w:lang w:val="ru-RU"/>
              </w:rPr>
            </w:pPr>
          </w:p>
        </w:tc>
      </w:tr>
      <w:tr w:rsidR="00F40535" w14:paraId="65CD71CE" w14:textId="77777777" w:rsidTr="006A0FF1">
        <w:tc>
          <w:tcPr>
            <w:tcW w:w="5104" w:type="dxa"/>
            <w:tcBorders>
              <w:top w:val="single" w:sz="4" w:space="0" w:color="auto"/>
              <w:left w:val="single" w:sz="4" w:space="0" w:color="auto"/>
              <w:bottom w:val="single" w:sz="4" w:space="0" w:color="auto"/>
              <w:right w:val="single" w:sz="4" w:space="0" w:color="auto"/>
            </w:tcBorders>
          </w:tcPr>
          <w:p w14:paraId="15C3471A" w14:textId="77777777" w:rsidR="00000000" w:rsidRDefault="00000000">
            <w:pPr>
              <w:jc w:val="both"/>
              <w:rPr>
                <w:rFonts w:ascii="Arial" w:hAnsi="Arial" w:cs="Arial"/>
                <w:sz w:val="20"/>
                <w:lang w:val="en-US"/>
              </w:rPr>
            </w:pPr>
            <w:r w:rsidRPr="00903EA2">
              <w:rPr>
                <w:rFonts w:ascii="Arial" w:hAnsi="Arial" w:cs="Arial"/>
                <w:sz w:val="20"/>
                <w:lang w:val="en-US"/>
              </w:rPr>
              <w:t>For and on beh</w:t>
            </w:r>
            <w:r>
              <w:rPr>
                <w:rFonts w:ascii="Arial" w:hAnsi="Arial" w:cs="Arial"/>
                <w:sz w:val="20"/>
                <w:lang w:val="en-US"/>
              </w:rPr>
              <w:t xml:space="preserve">alf of the Seller: </w:t>
            </w:r>
          </w:p>
          <w:p w14:paraId="7F8B6CE9" w14:textId="77777777" w:rsidR="00000000" w:rsidRDefault="00000000">
            <w:pPr>
              <w:jc w:val="both"/>
              <w:rPr>
                <w:rFonts w:ascii="Arial" w:hAnsi="Arial" w:cs="Arial"/>
                <w:sz w:val="20"/>
                <w:lang w:val="en-US"/>
              </w:rPr>
            </w:pPr>
          </w:p>
          <w:p w14:paraId="22DE16E4" w14:textId="77777777" w:rsidR="00000000" w:rsidRDefault="00000000">
            <w:pPr>
              <w:jc w:val="both"/>
              <w:rPr>
                <w:rFonts w:ascii="Arial" w:hAnsi="Arial" w:cs="Arial"/>
                <w:sz w:val="20"/>
                <w:lang w:val="en-US"/>
              </w:rPr>
            </w:pPr>
          </w:p>
          <w:p w14:paraId="3D20E033" w14:textId="77777777" w:rsidR="00000000" w:rsidRDefault="00000000">
            <w:pPr>
              <w:jc w:val="both"/>
              <w:rPr>
                <w:rFonts w:ascii="Arial" w:hAnsi="Arial" w:cs="Arial"/>
                <w:sz w:val="20"/>
                <w:lang w:val="en-US"/>
              </w:rPr>
            </w:pPr>
            <w:r>
              <w:rPr>
                <w:rFonts w:ascii="Arial" w:hAnsi="Arial" w:cs="Arial"/>
                <w:sz w:val="20"/>
                <w:lang w:val="ru-RU"/>
              </w:rPr>
              <w:t>___________</w:t>
            </w:r>
            <w:r>
              <w:rPr>
                <w:rFonts w:ascii="Arial" w:hAnsi="Arial" w:cs="Arial"/>
                <w:sz w:val="20"/>
                <w:lang w:val="en-US"/>
              </w:rPr>
              <w:t>_____(</w:t>
            </w:r>
            <w:r w:rsidRPr="00903EA2">
              <w:rPr>
                <w:rFonts w:ascii="Arial" w:hAnsi="Arial" w:cs="Arial"/>
                <w:sz w:val="20"/>
                <w:lang w:val="en-US"/>
              </w:rPr>
              <w:t>_________</w:t>
            </w:r>
            <w:r>
              <w:rPr>
                <w:rFonts w:ascii="Arial" w:hAnsi="Arial" w:cs="Arial"/>
                <w:sz w:val="20"/>
                <w:lang w:val="ru-RU"/>
              </w:rPr>
              <w:t>________</w:t>
            </w:r>
            <w:r w:rsidRPr="00903EA2">
              <w:rPr>
                <w:rFonts w:ascii="Arial" w:hAnsi="Arial" w:cs="Arial"/>
                <w:sz w:val="20"/>
                <w:lang w:val="en-US"/>
              </w:rPr>
              <w:t>___)</w:t>
            </w:r>
          </w:p>
          <w:p w14:paraId="3145E749" w14:textId="77777777" w:rsidR="00000000" w:rsidRPr="00903EA2" w:rsidRDefault="00000000">
            <w:pPr>
              <w:jc w:val="both"/>
              <w:rPr>
                <w:rFonts w:ascii="Arial" w:hAnsi="Arial" w:cs="Arial"/>
                <w:sz w:val="20"/>
                <w:lang w:val="en-US"/>
              </w:rPr>
            </w:pPr>
          </w:p>
        </w:tc>
        <w:tc>
          <w:tcPr>
            <w:tcW w:w="5386" w:type="dxa"/>
            <w:tcBorders>
              <w:top w:val="single" w:sz="4" w:space="0" w:color="auto"/>
              <w:left w:val="single" w:sz="4" w:space="0" w:color="auto"/>
              <w:bottom w:val="single" w:sz="4" w:space="0" w:color="auto"/>
              <w:right w:val="single" w:sz="4" w:space="0" w:color="auto"/>
            </w:tcBorders>
          </w:tcPr>
          <w:p w14:paraId="61C69E6E" w14:textId="77777777" w:rsidR="00000000" w:rsidRDefault="00000000" w:rsidP="00BA57F0">
            <w:pPr>
              <w:rPr>
                <w:rFonts w:ascii="Arial" w:hAnsi="Arial" w:cs="Arial"/>
                <w:sz w:val="20"/>
                <w:lang w:val="ru-RU"/>
              </w:rPr>
            </w:pPr>
            <w:r>
              <w:rPr>
                <w:rFonts w:ascii="Arial" w:hAnsi="Arial" w:cs="Arial"/>
                <w:sz w:val="20"/>
                <w:lang w:val="ru-RU"/>
              </w:rPr>
              <w:t xml:space="preserve">От </w:t>
            </w:r>
          </w:p>
          <w:p w14:paraId="1BB8C3AC" w14:textId="77777777" w:rsidR="00000000" w:rsidRDefault="00000000" w:rsidP="00BA57F0">
            <w:pPr>
              <w:rPr>
                <w:rFonts w:ascii="Arial" w:hAnsi="Arial" w:cs="Arial"/>
                <w:sz w:val="20"/>
                <w:lang w:val="ru-RU"/>
              </w:rPr>
            </w:pPr>
            <w:r>
              <w:rPr>
                <w:rFonts w:ascii="Arial" w:hAnsi="Arial" w:cs="Arial"/>
                <w:sz w:val="20"/>
                <w:lang w:val="ru-RU"/>
              </w:rPr>
              <w:t>Продавца:</w:t>
            </w:r>
          </w:p>
          <w:p w14:paraId="1A374B91" w14:textId="77777777" w:rsidR="00000000" w:rsidRDefault="00000000" w:rsidP="00BA57F0">
            <w:pPr>
              <w:rPr>
                <w:rFonts w:ascii="Arial" w:hAnsi="Arial" w:cs="Arial"/>
                <w:sz w:val="20"/>
                <w:lang w:val="ru-RU"/>
              </w:rPr>
            </w:pPr>
          </w:p>
          <w:p w14:paraId="565AC859" w14:textId="77777777" w:rsidR="00000000" w:rsidRDefault="00000000" w:rsidP="00BA57F0">
            <w:pPr>
              <w:rPr>
                <w:rFonts w:ascii="Arial" w:hAnsi="Arial" w:cs="Arial"/>
                <w:sz w:val="20"/>
                <w:lang w:val="ru-RU"/>
              </w:rPr>
            </w:pPr>
            <w:r>
              <w:rPr>
                <w:rFonts w:ascii="Arial" w:hAnsi="Arial" w:cs="Arial"/>
                <w:sz w:val="20"/>
                <w:lang w:val="ru-RU"/>
              </w:rPr>
              <w:t>________________(___</w:t>
            </w:r>
            <w:r w:rsidRPr="00BA57F0">
              <w:rPr>
                <w:rFonts w:ascii="Arial" w:hAnsi="Arial" w:cs="Arial"/>
                <w:sz w:val="20"/>
                <w:lang w:val="ru-RU"/>
              </w:rPr>
              <w:t>________________)</w:t>
            </w:r>
          </w:p>
          <w:p w14:paraId="73C4F3E4" w14:textId="77777777" w:rsidR="00000000" w:rsidRPr="00BA57F0" w:rsidRDefault="00000000" w:rsidP="00BA57F0">
            <w:pPr>
              <w:rPr>
                <w:rFonts w:ascii="Arial" w:hAnsi="Arial" w:cs="Arial"/>
                <w:sz w:val="20"/>
                <w:lang w:val="ru-RU"/>
              </w:rPr>
            </w:pPr>
          </w:p>
        </w:tc>
      </w:tr>
      <w:tr w:rsidR="00F40535" w14:paraId="2C899DB1" w14:textId="77777777" w:rsidTr="006A0FF1">
        <w:tc>
          <w:tcPr>
            <w:tcW w:w="5104" w:type="dxa"/>
            <w:tcBorders>
              <w:top w:val="single" w:sz="4" w:space="0" w:color="auto"/>
              <w:left w:val="single" w:sz="4" w:space="0" w:color="auto"/>
              <w:bottom w:val="single" w:sz="4" w:space="0" w:color="auto"/>
              <w:right w:val="single" w:sz="4" w:space="0" w:color="auto"/>
            </w:tcBorders>
          </w:tcPr>
          <w:p w14:paraId="1593CEF8" w14:textId="77777777" w:rsidR="00000000" w:rsidRPr="00BA57F0" w:rsidRDefault="00000000">
            <w:pPr>
              <w:jc w:val="center"/>
              <w:rPr>
                <w:rFonts w:ascii="Arial" w:hAnsi="Arial" w:cs="Arial"/>
                <w:b/>
                <w:sz w:val="20"/>
                <w:lang w:val="ru-RU"/>
              </w:rPr>
            </w:pPr>
          </w:p>
          <w:p w14:paraId="6277BF7B" w14:textId="77777777" w:rsidR="00000000" w:rsidRPr="00BA57F0" w:rsidRDefault="00000000">
            <w:pPr>
              <w:jc w:val="center"/>
              <w:rPr>
                <w:rFonts w:ascii="Arial" w:hAnsi="Arial" w:cs="Arial"/>
                <w:b/>
                <w:sz w:val="20"/>
                <w:lang w:val="ru-RU"/>
              </w:rPr>
            </w:pPr>
            <w:r>
              <w:rPr>
                <w:rFonts w:ascii="Arial" w:hAnsi="Arial" w:cs="Arial"/>
                <w:b/>
                <w:sz w:val="20"/>
              </w:rPr>
              <w:t>Signatures</w:t>
            </w:r>
            <w:r w:rsidRPr="00BA57F0">
              <w:rPr>
                <w:rFonts w:ascii="Arial" w:hAnsi="Arial" w:cs="Arial"/>
                <w:b/>
                <w:sz w:val="20"/>
                <w:lang w:val="ru-RU"/>
              </w:rPr>
              <w:t xml:space="preserve"> </w:t>
            </w:r>
            <w:r>
              <w:rPr>
                <w:rFonts w:ascii="Arial" w:hAnsi="Arial" w:cs="Arial"/>
                <w:b/>
                <w:sz w:val="20"/>
              </w:rPr>
              <w:t>of</w:t>
            </w:r>
            <w:r w:rsidRPr="00BA57F0">
              <w:rPr>
                <w:rFonts w:ascii="Arial" w:hAnsi="Arial" w:cs="Arial"/>
                <w:b/>
                <w:sz w:val="20"/>
                <w:lang w:val="ru-RU"/>
              </w:rPr>
              <w:t xml:space="preserve"> </w:t>
            </w:r>
            <w:r>
              <w:rPr>
                <w:rFonts w:ascii="Arial" w:hAnsi="Arial" w:cs="Arial"/>
                <w:b/>
                <w:sz w:val="20"/>
              </w:rPr>
              <w:t>the</w:t>
            </w:r>
            <w:r w:rsidRPr="00BA57F0">
              <w:rPr>
                <w:rFonts w:ascii="Arial" w:hAnsi="Arial" w:cs="Arial"/>
                <w:b/>
                <w:sz w:val="20"/>
                <w:lang w:val="ru-RU"/>
              </w:rPr>
              <w:t xml:space="preserve"> </w:t>
            </w:r>
            <w:r>
              <w:rPr>
                <w:rFonts w:ascii="Arial" w:hAnsi="Arial" w:cs="Arial"/>
                <w:b/>
                <w:sz w:val="20"/>
              </w:rPr>
              <w:t>Parties</w:t>
            </w:r>
          </w:p>
        </w:tc>
        <w:tc>
          <w:tcPr>
            <w:tcW w:w="5386" w:type="dxa"/>
            <w:tcBorders>
              <w:top w:val="single" w:sz="4" w:space="0" w:color="auto"/>
              <w:left w:val="single" w:sz="4" w:space="0" w:color="auto"/>
              <w:bottom w:val="single" w:sz="4" w:space="0" w:color="auto"/>
              <w:right w:val="single" w:sz="4" w:space="0" w:color="auto"/>
            </w:tcBorders>
          </w:tcPr>
          <w:p w14:paraId="26F9C526" w14:textId="77777777" w:rsidR="00000000" w:rsidRPr="00BA57F0" w:rsidRDefault="00000000">
            <w:pPr>
              <w:jc w:val="both"/>
              <w:rPr>
                <w:rFonts w:ascii="Arial" w:hAnsi="Arial" w:cs="Arial"/>
                <w:color w:val="000000"/>
                <w:sz w:val="20"/>
                <w:lang w:val="ru-RU"/>
              </w:rPr>
            </w:pPr>
          </w:p>
          <w:p w14:paraId="570D191F" w14:textId="77777777" w:rsidR="00000000" w:rsidRPr="00BA57F0" w:rsidRDefault="00000000">
            <w:pPr>
              <w:ind w:left="360"/>
              <w:jc w:val="center"/>
              <w:rPr>
                <w:rFonts w:ascii="Arial" w:hAnsi="Arial" w:cs="Arial"/>
                <w:b/>
                <w:color w:val="000000"/>
                <w:sz w:val="20"/>
                <w:lang w:val="ru-RU"/>
              </w:rPr>
            </w:pPr>
            <w:r>
              <w:rPr>
                <w:rFonts w:ascii="Arial" w:hAnsi="Arial" w:cs="Arial"/>
                <w:b/>
                <w:color w:val="000000"/>
                <w:sz w:val="20"/>
                <w:lang w:val="ru-RU"/>
              </w:rPr>
              <w:t>Подписи</w:t>
            </w:r>
            <w:r w:rsidRPr="00BA57F0">
              <w:rPr>
                <w:rFonts w:ascii="Arial" w:hAnsi="Arial" w:cs="Arial"/>
                <w:b/>
                <w:color w:val="000000"/>
                <w:sz w:val="20"/>
                <w:lang w:val="ru-RU"/>
              </w:rPr>
              <w:t xml:space="preserve"> </w:t>
            </w:r>
            <w:r>
              <w:rPr>
                <w:rFonts w:ascii="Arial" w:hAnsi="Arial" w:cs="Arial"/>
                <w:b/>
                <w:color w:val="000000"/>
                <w:sz w:val="20"/>
                <w:lang w:val="ru-RU"/>
              </w:rPr>
              <w:t>Сторон</w:t>
            </w:r>
          </w:p>
        </w:tc>
      </w:tr>
      <w:tr w:rsidR="00F40535" w14:paraId="134539E3" w14:textId="77777777" w:rsidTr="006A0FF1">
        <w:tc>
          <w:tcPr>
            <w:tcW w:w="5104" w:type="dxa"/>
            <w:tcBorders>
              <w:top w:val="single" w:sz="4" w:space="0" w:color="auto"/>
              <w:left w:val="single" w:sz="4" w:space="0" w:color="auto"/>
              <w:bottom w:val="single" w:sz="4" w:space="0" w:color="auto"/>
              <w:right w:val="single" w:sz="4" w:space="0" w:color="auto"/>
            </w:tcBorders>
          </w:tcPr>
          <w:p w14:paraId="36736A90" w14:textId="77777777" w:rsidR="00000000" w:rsidRPr="006866C5" w:rsidRDefault="00000000">
            <w:pPr>
              <w:pStyle w:val="3"/>
              <w:jc w:val="both"/>
              <w:rPr>
                <w:iCs/>
                <w:sz w:val="20"/>
                <w:szCs w:val="20"/>
              </w:rPr>
            </w:pPr>
            <w:r w:rsidRPr="006866C5">
              <w:rPr>
                <w:iCs/>
                <w:sz w:val="20"/>
                <w:szCs w:val="20"/>
              </w:rPr>
              <w:t>Seller</w:t>
            </w:r>
          </w:p>
          <w:p w14:paraId="04CBF94C" w14:textId="77777777" w:rsidR="00000000" w:rsidRDefault="00000000">
            <w:pPr>
              <w:pStyle w:val="4"/>
              <w:rPr>
                <w:rFonts w:ascii="Arial" w:hAnsi="Arial" w:cs="Arial"/>
                <w:sz w:val="20"/>
                <w:lang w:val="ru-RU"/>
              </w:rPr>
            </w:pPr>
            <w:r w:rsidRPr="006866C5">
              <w:rPr>
                <w:rFonts w:ascii="Arial" w:hAnsi="Arial" w:cs="Arial"/>
                <w:sz w:val="20"/>
                <w:lang w:val="ru-RU"/>
              </w:rPr>
              <w:t>Продавец</w:t>
            </w:r>
          </w:p>
          <w:p w14:paraId="20278A10" w14:textId="77777777" w:rsidR="00000000" w:rsidRPr="00246A85" w:rsidRDefault="00000000" w:rsidP="00246A85">
            <w:pPr>
              <w:rPr>
                <w:lang w:val="ru-RU"/>
              </w:rPr>
            </w:pPr>
          </w:p>
          <w:p w14:paraId="27E85D28" w14:textId="77777777" w:rsidR="00000000" w:rsidRPr="006866C5" w:rsidRDefault="00000000">
            <w:pPr>
              <w:rPr>
                <w:rFonts w:ascii="Arial" w:hAnsi="Arial" w:cs="Arial"/>
                <w:b/>
                <w:sz w:val="20"/>
                <w:lang w:val="ru-RU"/>
              </w:rPr>
            </w:pPr>
          </w:p>
          <w:p w14:paraId="184A9D1A" w14:textId="77777777" w:rsidR="00000000" w:rsidRPr="00EA3CC4" w:rsidRDefault="00000000">
            <w:pPr>
              <w:rPr>
                <w:rFonts w:ascii="Arial" w:hAnsi="Arial" w:cs="Arial"/>
                <w:b/>
                <w:sz w:val="20"/>
                <w:lang w:val="ru-RU"/>
              </w:rPr>
            </w:pPr>
            <w:r w:rsidRPr="006866C5">
              <w:rPr>
                <w:rFonts w:ascii="Arial" w:hAnsi="Arial" w:cs="Arial"/>
                <w:b/>
                <w:sz w:val="20"/>
                <w:lang w:val="ru-RU"/>
              </w:rPr>
              <w:t>________________/_________________</w:t>
            </w:r>
            <w:r w:rsidRPr="00EA3CC4">
              <w:rPr>
                <w:rFonts w:ascii="Arial" w:hAnsi="Arial" w:cs="Arial"/>
                <w:b/>
                <w:sz w:val="20"/>
                <w:lang w:val="ru-RU"/>
              </w:rPr>
              <w:t>___</w:t>
            </w:r>
          </w:p>
          <w:p w14:paraId="0179B28F" w14:textId="77777777" w:rsidR="00000000" w:rsidRPr="00EA3CC4" w:rsidRDefault="00000000">
            <w:pPr>
              <w:rPr>
                <w:b/>
                <w:lang w:val="ru-RU"/>
              </w:rPr>
            </w:pPr>
          </w:p>
        </w:tc>
        <w:tc>
          <w:tcPr>
            <w:tcW w:w="5386" w:type="dxa"/>
            <w:tcBorders>
              <w:top w:val="single" w:sz="4" w:space="0" w:color="auto"/>
              <w:left w:val="single" w:sz="4" w:space="0" w:color="auto"/>
              <w:bottom w:val="single" w:sz="4" w:space="0" w:color="auto"/>
              <w:right w:val="single" w:sz="4" w:space="0" w:color="auto"/>
            </w:tcBorders>
          </w:tcPr>
          <w:p w14:paraId="34C3CFB2" w14:textId="77777777" w:rsidR="00000000" w:rsidRPr="00EA3CC4" w:rsidRDefault="00000000">
            <w:pPr>
              <w:jc w:val="both"/>
              <w:rPr>
                <w:rFonts w:ascii="Arial" w:hAnsi="Arial" w:cs="Arial"/>
                <w:b/>
                <w:iCs/>
                <w:sz w:val="20"/>
                <w:lang w:val="ru-RU"/>
              </w:rPr>
            </w:pPr>
          </w:p>
          <w:p w14:paraId="5703BEE6" w14:textId="77777777" w:rsidR="00000000" w:rsidRPr="00EA3CC4" w:rsidRDefault="00000000">
            <w:pPr>
              <w:jc w:val="both"/>
              <w:rPr>
                <w:rFonts w:ascii="Arial" w:hAnsi="Arial" w:cs="Arial"/>
                <w:b/>
                <w:iCs/>
                <w:sz w:val="20"/>
                <w:lang w:val="ru-RU"/>
              </w:rPr>
            </w:pPr>
            <w:r w:rsidRPr="006866C5">
              <w:rPr>
                <w:rFonts w:ascii="Arial" w:hAnsi="Arial" w:cs="Arial"/>
                <w:b/>
                <w:iCs/>
                <w:sz w:val="20"/>
                <w:lang w:val="en-US"/>
              </w:rPr>
              <w:t>Buyer</w:t>
            </w:r>
          </w:p>
          <w:p w14:paraId="45BF5DBA" w14:textId="77777777" w:rsidR="00000000" w:rsidRDefault="00000000">
            <w:pPr>
              <w:pStyle w:val="4"/>
              <w:rPr>
                <w:rFonts w:ascii="Arial" w:hAnsi="Arial" w:cs="Arial"/>
                <w:sz w:val="20"/>
                <w:lang w:val="ru-RU"/>
              </w:rPr>
            </w:pPr>
            <w:r w:rsidRPr="006866C5">
              <w:rPr>
                <w:rFonts w:ascii="Arial" w:hAnsi="Arial" w:cs="Arial"/>
                <w:sz w:val="20"/>
                <w:lang w:val="ru-RU"/>
              </w:rPr>
              <w:t>Покупатель</w:t>
            </w:r>
          </w:p>
          <w:p w14:paraId="597B7466" w14:textId="77777777" w:rsidR="00000000" w:rsidRPr="00246A85" w:rsidRDefault="00000000" w:rsidP="00246A85">
            <w:pPr>
              <w:rPr>
                <w:lang w:val="ru-RU"/>
              </w:rPr>
            </w:pPr>
          </w:p>
          <w:p w14:paraId="702D3FFF" w14:textId="77777777" w:rsidR="00000000" w:rsidRPr="006866C5" w:rsidRDefault="00000000">
            <w:pPr>
              <w:rPr>
                <w:rFonts w:ascii="Arial" w:hAnsi="Arial" w:cs="Arial"/>
                <w:b/>
                <w:sz w:val="20"/>
                <w:lang w:val="ru-RU"/>
              </w:rPr>
            </w:pPr>
          </w:p>
          <w:p w14:paraId="12FD1CC4" w14:textId="77777777" w:rsidR="00000000" w:rsidRPr="006866C5" w:rsidRDefault="00000000">
            <w:pPr>
              <w:rPr>
                <w:b/>
                <w:lang w:val="ru-RU"/>
              </w:rPr>
            </w:pPr>
            <w:r w:rsidRPr="006866C5">
              <w:rPr>
                <w:rFonts w:ascii="Arial" w:hAnsi="Arial" w:cs="Arial"/>
                <w:b/>
                <w:sz w:val="20"/>
                <w:lang w:val="ru-RU"/>
              </w:rPr>
              <w:t>___________________/___________________</w:t>
            </w:r>
          </w:p>
        </w:tc>
      </w:tr>
    </w:tbl>
    <w:p w14:paraId="61CA7328" w14:textId="77777777" w:rsidR="00000000" w:rsidRDefault="00000000" w:rsidP="006A0FF1">
      <w:pPr>
        <w:rPr>
          <w:lang w:val="ru-RU"/>
        </w:rPr>
      </w:pPr>
    </w:p>
    <w:p w14:paraId="2EB0C07D" w14:textId="77777777" w:rsidR="00000000" w:rsidRDefault="00000000">
      <w:pPr>
        <w:rPr>
          <w:lang w:val="ru-RU"/>
        </w:rPr>
      </w:pPr>
    </w:p>
    <w:p w14:paraId="4DD55805" w14:textId="77777777" w:rsidR="00000000" w:rsidRDefault="00000000">
      <w:pPr>
        <w:rPr>
          <w:lang w:val="en-US"/>
        </w:rPr>
      </w:pPr>
    </w:p>
    <w:p w14:paraId="0C9EA524" w14:textId="77777777" w:rsidR="00000000" w:rsidRDefault="00000000">
      <w:pPr>
        <w:rPr>
          <w:lang w:val="en-US"/>
        </w:rPr>
      </w:pPr>
    </w:p>
    <w:p w14:paraId="3D320A14" w14:textId="77777777" w:rsidR="00000000" w:rsidRDefault="00000000">
      <w:pPr>
        <w:rPr>
          <w:lang w:val="en-US"/>
        </w:rPr>
      </w:pPr>
    </w:p>
    <w:p w14:paraId="43B97D5A" w14:textId="77777777" w:rsidR="00000000" w:rsidRDefault="00000000">
      <w:pPr>
        <w:rPr>
          <w:lang w:val="en-US"/>
        </w:rPr>
      </w:pPr>
    </w:p>
    <w:p w14:paraId="3E0AC89A" w14:textId="77777777" w:rsidR="00000000" w:rsidRDefault="00000000">
      <w:pPr>
        <w:rPr>
          <w:lang w:val="en-US"/>
        </w:rPr>
      </w:pPr>
    </w:p>
    <w:p w14:paraId="3EBE8CCB" w14:textId="77777777" w:rsidR="00000000" w:rsidRDefault="00000000">
      <w:pPr>
        <w:rPr>
          <w:lang w:val="en-US"/>
        </w:rPr>
      </w:pPr>
    </w:p>
    <w:p w14:paraId="2F2C2136" w14:textId="77777777" w:rsidR="00000000" w:rsidRDefault="00000000">
      <w:pPr>
        <w:rPr>
          <w:lang w:val="en-US"/>
        </w:rPr>
      </w:pPr>
    </w:p>
    <w:p w14:paraId="4B02E9CF" w14:textId="77777777" w:rsidR="00000000" w:rsidRDefault="00000000">
      <w:pPr>
        <w:rPr>
          <w:lang w:val="en-US"/>
        </w:rPr>
      </w:pPr>
    </w:p>
    <w:p w14:paraId="49D09832" w14:textId="77777777" w:rsidR="00000000" w:rsidRDefault="00000000">
      <w:pPr>
        <w:rPr>
          <w:lang w:val="en-US"/>
        </w:rPr>
      </w:pPr>
    </w:p>
    <w:p w14:paraId="626B8284" w14:textId="77777777" w:rsidR="00000000" w:rsidRDefault="00000000">
      <w:pPr>
        <w:rPr>
          <w:lang w:val="en-US"/>
        </w:rPr>
      </w:pPr>
    </w:p>
    <w:p w14:paraId="517ADF50" w14:textId="77777777" w:rsidR="00000000" w:rsidRDefault="00000000">
      <w:pPr>
        <w:rPr>
          <w:lang w:val="en-US"/>
        </w:rPr>
      </w:pPr>
    </w:p>
    <w:tbl>
      <w:tblPr>
        <w:tblStyle w:val="a3"/>
        <w:tblW w:w="10490" w:type="dxa"/>
        <w:tblInd w:w="-714" w:type="dxa"/>
        <w:tblLayout w:type="fixed"/>
        <w:tblLook w:val="04A0" w:firstRow="1" w:lastRow="0" w:firstColumn="1" w:lastColumn="0" w:noHBand="0" w:noVBand="1"/>
      </w:tblPr>
      <w:tblGrid>
        <w:gridCol w:w="5064"/>
        <w:gridCol w:w="5426"/>
      </w:tblGrid>
      <w:tr w:rsidR="00F40535" w14:paraId="3F42CC8B" w14:textId="77777777" w:rsidTr="00246A85">
        <w:tc>
          <w:tcPr>
            <w:tcW w:w="5064" w:type="dxa"/>
            <w:tcBorders>
              <w:top w:val="single" w:sz="4" w:space="0" w:color="auto"/>
              <w:left w:val="single" w:sz="4" w:space="0" w:color="auto"/>
              <w:bottom w:val="single" w:sz="4" w:space="0" w:color="auto"/>
              <w:right w:val="single" w:sz="4" w:space="0" w:color="auto"/>
            </w:tcBorders>
            <w:hideMark/>
          </w:tcPr>
          <w:p w14:paraId="71D5E656" w14:textId="77777777" w:rsidR="00000000" w:rsidRPr="002E691C" w:rsidRDefault="00000000" w:rsidP="00030351">
            <w:pPr>
              <w:rPr>
                <w:rFonts w:ascii="Arial" w:hAnsi="Arial" w:cs="Arial"/>
                <w:b/>
                <w:bCs/>
                <w:sz w:val="20"/>
              </w:rPr>
            </w:pPr>
            <w:r w:rsidRPr="002E691C">
              <w:rPr>
                <w:rFonts w:ascii="Arial" w:hAnsi="Arial" w:cs="Arial"/>
                <w:b/>
                <w:bCs/>
                <w:sz w:val="20"/>
              </w:rPr>
              <w:t>(EQUIPMENT SUPPLY)</w:t>
            </w:r>
          </w:p>
          <w:p w14:paraId="35F26F1F" w14:textId="77777777" w:rsidR="00000000" w:rsidRDefault="00000000" w:rsidP="00030351">
            <w:pPr>
              <w:jc w:val="right"/>
              <w:rPr>
                <w:rFonts w:ascii="Arial" w:hAnsi="Arial" w:cs="Arial"/>
                <w:sz w:val="20"/>
              </w:rPr>
            </w:pPr>
            <w:r w:rsidRPr="002E691C">
              <w:rPr>
                <w:rFonts w:ascii="Arial" w:hAnsi="Arial" w:cs="Arial"/>
                <w:b/>
                <w:bCs/>
                <w:sz w:val="20"/>
              </w:rPr>
              <w:t>AGREEMENT No.  ________________</w:t>
            </w:r>
            <w:r>
              <w:rPr>
                <w:rFonts w:ascii="Arial" w:hAnsi="Arial" w:cs="Arial"/>
                <w:sz w:val="20"/>
              </w:rPr>
              <w:t xml:space="preserve"> </w:t>
            </w:r>
          </w:p>
        </w:tc>
        <w:tc>
          <w:tcPr>
            <w:tcW w:w="5426" w:type="dxa"/>
            <w:tcBorders>
              <w:top w:val="single" w:sz="4" w:space="0" w:color="auto"/>
              <w:left w:val="single" w:sz="4" w:space="0" w:color="auto"/>
              <w:bottom w:val="single" w:sz="4" w:space="0" w:color="auto"/>
              <w:right w:val="single" w:sz="4" w:space="0" w:color="auto"/>
            </w:tcBorders>
            <w:hideMark/>
          </w:tcPr>
          <w:p w14:paraId="309DD819" w14:textId="77777777" w:rsidR="00000000" w:rsidRPr="002E691C" w:rsidRDefault="00000000" w:rsidP="00030351">
            <w:pPr>
              <w:rPr>
                <w:rFonts w:ascii="Arial" w:hAnsi="Arial" w:cs="Arial"/>
                <w:b/>
                <w:bCs/>
                <w:sz w:val="20"/>
                <w:lang w:val="de-DE"/>
              </w:rPr>
            </w:pPr>
            <w:r w:rsidRPr="002E691C">
              <w:rPr>
                <w:rFonts w:ascii="Arial" w:hAnsi="Arial" w:cs="Arial"/>
                <w:b/>
                <w:bCs/>
                <w:sz w:val="20"/>
                <w:lang w:val="de-DE"/>
              </w:rPr>
              <w:t>КОНТРАКТ</w:t>
            </w:r>
          </w:p>
          <w:p w14:paraId="3277F6C6" w14:textId="77777777" w:rsidR="00000000" w:rsidRDefault="00000000" w:rsidP="00030351">
            <w:pPr>
              <w:jc w:val="right"/>
              <w:rPr>
                <w:rFonts w:ascii="Arial" w:hAnsi="Arial" w:cs="Arial"/>
                <w:b/>
                <w:color w:val="000000"/>
                <w:sz w:val="18"/>
                <w:szCs w:val="18"/>
                <w:lang w:val="ru-RU"/>
              </w:rPr>
            </w:pPr>
            <w:r w:rsidRPr="002E691C">
              <w:rPr>
                <w:rFonts w:ascii="Arial" w:hAnsi="Arial" w:cs="Arial"/>
                <w:b/>
                <w:bCs/>
                <w:sz w:val="20"/>
                <w:lang w:val="de-DE"/>
              </w:rPr>
              <w:t>(НА ПОСТАВКУ ОБОРУДОВАНИЯ) №  ____________</w:t>
            </w:r>
          </w:p>
        </w:tc>
      </w:tr>
      <w:tr w:rsidR="00F40535" w14:paraId="3857B593" w14:textId="77777777" w:rsidTr="00246A85">
        <w:tc>
          <w:tcPr>
            <w:tcW w:w="5064" w:type="dxa"/>
            <w:tcBorders>
              <w:top w:val="single" w:sz="4" w:space="0" w:color="auto"/>
              <w:left w:val="single" w:sz="4" w:space="0" w:color="auto"/>
              <w:bottom w:val="single" w:sz="4" w:space="0" w:color="auto"/>
              <w:right w:val="single" w:sz="4" w:space="0" w:color="auto"/>
            </w:tcBorders>
          </w:tcPr>
          <w:p w14:paraId="00ADB655" w14:textId="77777777" w:rsidR="00000000" w:rsidRPr="00030351" w:rsidRDefault="00000000" w:rsidP="00030351">
            <w:pPr>
              <w:tabs>
                <w:tab w:val="left" w:pos="3360"/>
              </w:tabs>
              <w:rPr>
                <w:rFonts w:ascii="Arial" w:hAnsi="Arial" w:cs="Arial"/>
                <w:b/>
                <w:sz w:val="20"/>
                <w:lang w:val="en-US"/>
              </w:rPr>
            </w:pPr>
            <w:r w:rsidRPr="00DF7507">
              <w:rPr>
                <w:rFonts w:ascii="Arial" w:hAnsi="Arial" w:cs="Arial"/>
                <w:b/>
                <w:sz w:val="20"/>
              </w:rPr>
              <w:t xml:space="preserve">Appendix </w:t>
            </w:r>
            <w:r w:rsidRPr="00030351">
              <w:rPr>
                <w:rFonts w:ascii="Arial" w:hAnsi="Arial" w:cs="Arial"/>
                <w:b/>
                <w:sz w:val="20"/>
                <w:lang w:val="en-US"/>
              </w:rPr>
              <w:t>6</w:t>
            </w:r>
          </w:p>
          <w:p w14:paraId="23389972" w14:textId="77777777" w:rsidR="00000000" w:rsidRDefault="00000000" w:rsidP="00030351">
            <w:pPr>
              <w:jc w:val="right"/>
              <w:rPr>
                <w:rFonts w:ascii="Arial" w:hAnsi="Arial" w:cs="Arial"/>
                <w:sz w:val="18"/>
                <w:szCs w:val="18"/>
                <w:lang w:val="en-US"/>
              </w:rPr>
            </w:pPr>
            <w:r w:rsidRPr="00DF7507">
              <w:rPr>
                <w:rFonts w:ascii="Arial" w:hAnsi="Arial" w:cs="Arial"/>
                <w:sz w:val="20"/>
              </w:rPr>
              <w:t xml:space="preserve">To contract no. </w:t>
            </w:r>
            <w:r>
              <w:rPr>
                <w:rFonts w:ascii="Arial" w:hAnsi="Arial" w:cs="Arial"/>
                <w:sz w:val="20"/>
              </w:rPr>
              <w:t>_____</w:t>
            </w:r>
            <w:r w:rsidRPr="00524DE6">
              <w:rPr>
                <w:rFonts w:ascii="Arial" w:hAnsi="Arial" w:cs="Arial"/>
                <w:sz w:val="20"/>
              </w:rPr>
              <w:t xml:space="preserve">       </w:t>
            </w:r>
            <w:r w:rsidRPr="00DF7507">
              <w:rPr>
                <w:rFonts w:ascii="Arial" w:hAnsi="Arial" w:cs="Arial"/>
                <w:bCs/>
                <w:sz w:val="20"/>
              </w:rPr>
              <w:t>from</w:t>
            </w:r>
            <w:r w:rsidRPr="00DF7507">
              <w:rPr>
                <w:rFonts w:ascii="Arial" w:hAnsi="Arial" w:cs="Arial"/>
                <w:sz w:val="20"/>
              </w:rPr>
              <w:t xml:space="preserve"> </w:t>
            </w:r>
            <w:r>
              <w:rPr>
                <w:rFonts w:ascii="Arial" w:hAnsi="Arial" w:cs="Arial"/>
                <w:sz w:val="20"/>
              </w:rPr>
              <w:t>___________</w:t>
            </w:r>
            <w:r w:rsidRPr="00DF7507">
              <w:rPr>
                <w:rFonts w:ascii="Arial" w:hAnsi="Arial" w:cs="Arial"/>
                <w:sz w:val="20"/>
              </w:rPr>
              <w:t xml:space="preserve">    </w:t>
            </w:r>
          </w:p>
        </w:tc>
        <w:tc>
          <w:tcPr>
            <w:tcW w:w="5426" w:type="dxa"/>
            <w:tcBorders>
              <w:top w:val="single" w:sz="4" w:space="0" w:color="auto"/>
              <w:left w:val="single" w:sz="4" w:space="0" w:color="auto"/>
              <w:bottom w:val="single" w:sz="4" w:space="0" w:color="auto"/>
              <w:right w:val="single" w:sz="4" w:space="0" w:color="auto"/>
            </w:tcBorders>
          </w:tcPr>
          <w:p w14:paraId="4D637797" w14:textId="77777777" w:rsidR="00000000" w:rsidRPr="00223F29" w:rsidRDefault="00000000" w:rsidP="00030351">
            <w:pPr>
              <w:tabs>
                <w:tab w:val="left" w:pos="3360"/>
              </w:tabs>
              <w:jc w:val="both"/>
              <w:rPr>
                <w:rFonts w:ascii="Arial" w:hAnsi="Arial" w:cs="Arial"/>
                <w:b/>
                <w:bCs/>
                <w:sz w:val="20"/>
                <w:lang w:val="ru-RU"/>
              </w:rPr>
            </w:pPr>
            <w:r w:rsidRPr="00B6520D">
              <w:rPr>
                <w:rFonts w:ascii="Arial" w:hAnsi="Arial" w:cs="Arial"/>
                <w:b/>
                <w:bCs/>
                <w:sz w:val="20"/>
              </w:rPr>
              <w:t>Приложение №</w:t>
            </w:r>
            <w:r>
              <w:rPr>
                <w:rFonts w:ascii="Arial" w:hAnsi="Arial" w:cs="Arial"/>
                <w:b/>
                <w:bCs/>
                <w:sz w:val="20"/>
              </w:rPr>
              <w:t xml:space="preserve"> </w:t>
            </w:r>
            <w:r>
              <w:rPr>
                <w:rFonts w:ascii="Arial" w:hAnsi="Arial" w:cs="Arial"/>
                <w:b/>
                <w:bCs/>
                <w:sz w:val="20"/>
                <w:lang w:val="ru-RU"/>
              </w:rPr>
              <w:t>6</w:t>
            </w:r>
          </w:p>
          <w:p w14:paraId="7BEFC4A4" w14:textId="77777777" w:rsidR="00000000" w:rsidRDefault="00000000" w:rsidP="00030351">
            <w:pPr>
              <w:jc w:val="right"/>
              <w:rPr>
                <w:rFonts w:ascii="Arial" w:hAnsi="Arial" w:cs="Arial"/>
                <w:color w:val="000000"/>
                <w:sz w:val="18"/>
                <w:szCs w:val="18"/>
                <w:highlight w:val="yellow"/>
                <w:lang w:val="ru-RU"/>
              </w:rPr>
            </w:pPr>
            <w:r w:rsidRPr="00B6520D">
              <w:rPr>
                <w:rFonts w:ascii="Arial" w:hAnsi="Arial" w:cs="Arial"/>
                <w:sz w:val="20"/>
              </w:rPr>
              <w:t>к</w:t>
            </w:r>
            <w:r w:rsidRPr="004E4D93">
              <w:rPr>
                <w:rFonts w:ascii="Arial" w:hAnsi="Arial" w:cs="Arial"/>
                <w:sz w:val="20"/>
              </w:rPr>
              <w:t xml:space="preserve"> </w:t>
            </w:r>
            <w:r w:rsidRPr="00B6520D">
              <w:rPr>
                <w:rFonts w:ascii="Arial" w:hAnsi="Arial" w:cs="Arial"/>
                <w:sz w:val="20"/>
              </w:rPr>
              <w:t>контракту</w:t>
            </w:r>
            <w:r w:rsidRPr="004E4D93">
              <w:rPr>
                <w:rFonts w:ascii="Arial" w:hAnsi="Arial" w:cs="Arial"/>
                <w:sz w:val="20"/>
              </w:rPr>
              <w:t xml:space="preserve">   </w:t>
            </w:r>
            <w:r>
              <w:rPr>
                <w:rFonts w:ascii="Arial" w:hAnsi="Arial" w:cs="Arial"/>
                <w:sz w:val="20"/>
              </w:rPr>
              <w:t>________</w:t>
            </w:r>
            <w:r w:rsidRPr="004E4D93">
              <w:rPr>
                <w:rFonts w:ascii="Arial" w:hAnsi="Arial" w:cs="Arial"/>
                <w:sz w:val="20"/>
              </w:rPr>
              <w:t xml:space="preserve">      </w:t>
            </w:r>
            <w:r w:rsidRPr="00B6520D">
              <w:rPr>
                <w:rFonts w:ascii="Arial" w:hAnsi="Arial" w:cs="Arial"/>
                <w:sz w:val="20"/>
              </w:rPr>
              <w:t>от</w:t>
            </w:r>
            <w:r w:rsidRPr="004E4D93">
              <w:rPr>
                <w:rFonts w:ascii="Arial" w:hAnsi="Arial" w:cs="Arial"/>
                <w:sz w:val="20"/>
              </w:rPr>
              <w:t xml:space="preserve">  </w:t>
            </w:r>
            <w:r>
              <w:rPr>
                <w:rFonts w:ascii="Arial" w:hAnsi="Arial" w:cs="Arial"/>
                <w:sz w:val="20"/>
              </w:rPr>
              <w:t>_</w:t>
            </w:r>
            <w:r>
              <w:rPr>
                <w:rFonts w:ascii="Arial" w:hAnsi="Arial" w:cs="Arial"/>
                <w:sz w:val="20"/>
                <w:lang w:val="en-US"/>
              </w:rPr>
              <w:t>_______________</w:t>
            </w:r>
          </w:p>
        </w:tc>
      </w:tr>
      <w:tr w:rsidR="00F40535" w:rsidRPr="00157104" w14:paraId="7A2A0854" w14:textId="77777777" w:rsidTr="00246A85">
        <w:tc>
          <w:tcPr>
            <w:tcW w:w="5064" w:type="dxa"/>
            <w:tcBorders>
              <w:top w:val="single" w:sz="4" w:space="0" w:color="auto"/>
              <w:left w:val="single" w:sz="4" w:space="0" w:color="auto"/>
              <w:bottom w:val="single" w:sz="4" w:space="0" w:color="auto"/>
              <w:right w:val="single" w:sz="4" w:space="0" w:color="auto"/>
            </w:tcBorders>
          </w:tcPr>
          <w:p w14:paraId="17DD94C2" w14:textId="77777777" w:rsidR="00000000" w:rsidRPr="00266B41" w:rsidRDefault="00000000" w:rsidP="00030351">
            <w:pPr>
              <w:rPr>
                <w:rFonts w:ascii="Arial" w:hAnsi="Arial" w:cs="Arial"/>
                <w:b/>
                <w:sz w:val="20"/>
                <w:lang w:val="en-US"/>
              </w:rPr>
            </w:pPr>
          </w:p>
          <w:p w14:paraId="2AA08D7A" w14:textId="77777777" w:rsidR="00000000" w:rsidRPr="00266B41" w:rsidRDefault="00000000" w:rsidP="00266B41">
            <w:pPr>
              <w:rPr>
                <w:rFonts w:ascii="Arial" w:hAnsi="Arial" w:cs="Arial"/>
                <w:b/>
                <w:sz w:val="20"/>
                <w:lang w:val="en-US"/>
              </w:rPr>
            </w:pPr>
            <w:r w:rsidRPr="00266B41">
              <w:rPr>
                <w:rFonts w:ascii="Arial" w:hAnsi="Arial" w:cs="Arial"/>
                <w:b/>
                <w:sz w:val="20"/>
                <w:lang w:val="en-US"/>
              </w:rPr>
              <w:t>EQUIPMENT DELIVERY AND ACCEPTANCE CERTIFICATE</w:t>
            </w:r>
          </w:p>
          <w:p w14:paraId="6C60413B" w14:textId="77777777" w:rsidR="00000000" w:rsidRPr="00266B41" w:rsidRDefault="00000000" w:rsidP="00266B41">
            <w:pPr>
              <w:rPr>
                <w:rFonts w:ascii="Arial" w:hAnsi="Arial" w:cs="Arial"/>
                <w:b/>
                <w:sz w:val="20"/>
                <w:lang w:val="en-US"/>
              </w:rPr>
            </w:pPr>
            <w:r w:rsidRPr="00266B41">
              <w:rPr>
                <w:rFonts w:ascii="Arial" w:hAnsi="Arial" w:cs="Arial"/>
                <w:b/>
                <w:sz w:val="20"/>
                <w:lang w:val="en-US"/>
              </w:rPr>
              <w:t>(FORM SAMPLE)</w:t>
            </w:r>
          </w:p>
          <w:p w14:paraId="43B37250" w14:textId="77777777" w:rsidR="00000000" w:rsidRPr="00266B41" w:rsidRDefault="00000000" w:rsidP="00266B41">
            <w:pPr>
              <w:rPr>
                <w:lang w:val="en-US"/>
              </w:rPr>
            </w:pPr>
          </w:p>
        </w:tc>
        <w:tc>
          <w:tcPr>
            <w:tcW w:w="5426" w:type="dxa"/>
            <w:tcBorders>
              <w:top w:val="single" w:sz="4" w:space="0" w:color="auto"/>
              <w:left w:val="single" w:sz="4" w:space="0" w:color="auto"/>
              <w:bottom w:val="single" w:sz="4" w:space="0" w:color="auto"/>
              <w:right w:val="single" w:sz="4" w:space="0" w:color="auto"/>
            </w:tcBorders>
          </w:tcPr>
          <w:p w14:paraId="563546E5" w14:textId="77777777" w:rsidR="00000000" w:rsidRPr="00266B41" w:rsidRDefault="00000000" w:rsidP="00266B41">
            <w:pPr>
              <w:rPr>
                <w:b/>
                <w:lang w:val="en-US"/>
              </w:rPr>
            </w:pPr>
          </w:p>
          <w:p w14:paraId="54EDA53E" w14:textId="77777777" w:rsidR="00000000" w:rsidRPr="00266B41" w:rsidRDefault="00000000" w:rsidP="00266B41">
            <w:pPr>
              <w:jc w:val="center"/>
              <w:rPr>
                <w:rFonts w:ascii="Arial" w:hAnsi="Arial" w:cs="Arial"/>
                <w:b/>
                <w:color w:val="000000"/>
                <w:sz w:val="20"/>
                <w:lang w:val="ru-RU"/>
              </w:rPr>
            </w:pPr>
            <w:r w:rsidRPr="00266B41">
              <w:rPr>
                <w:rFonts w:ascii="Arial" w:hAnsi="Arial" w:cs="Arial"/>
                <w:b/>
                <w:color w:val="000000"/>
                <w:sz w:val="20"/>
                <w:lang w:val="ru-RU"/>
              </w:rPr>
              <w:t>АКТ ПРИЕМА-ПЕРЕДАЧИ ОБОРУДОВАНИЯ</w:t>
            </w:r>
          </w:p>
          <w:p w14:paraId="3BE92480" w14:textId="77777777" w:rsidR="00000000" w:rsidRDefault="00000000" w:rsidP="00266B41">
            <w:pPr>
              <w:jc w:val="center"/>
              <w:rPr>
                <w:rFonts w:ascii="Arial" w:hAnsi="Arial" w:cs="Arial"/>
                <w:b/>
                <w:color w:val="000000"/>
                <w:sz w:val="20"/>
                <w:lang w:val="ru-RU"/>
              </w:rPr>
            </w:pPr>
            <w:r w:rsidRPr="00266B41">
              <w:rPr>
                <w:rFonts w:ascii="Arial" w:hAnsi="Arial" w:cs="Arial"/>
                <w:b/>
                <w:color w:val="000000"/>
                <w:sz w:val="20"/>
                <w:lang w:val="ru-RU"/>
              </w:rPr>
              <w:t>(ОБРАЗЕЦ ФОРМЫ)</w:t>
            </w:r>
          </w:p>
        </w:tc>
      </w:tr>
      <w:tr w:rsidR="00F40535" w:rsidRPr="00157104" w14:paraId="1E43FB09" w14:textId="77777777" w:rsidTr="00246A85">
        <w:tc>
          <w:tcPr>
            <w:tcW w:w="5064" w:type="dxa"/>
            <w:tcBorders>
              <w:top w:val="single" w:sz="4" w:space="0" w:color="auto"/>
              <w:left w:val="single" w:sz="4" w:space="0" w:color="auto"/>
              <w:bottom w:val="single" w:sz="4" w:space="0" w:color="auto"/>
              <w:right w:val="single" w:sz="4" w:space="0" w:color="auto"/>
            </w:tcBorders>
          </w:tcPr>
          <w:p w14:paraId="398E89CF" w14:textId="77777777" w:rsidR="00000000" w:rsidRPr="006A0FF1" w:rsidRDefault="00000000" w:rsidP="00030351">
            <w:pPr>
              <w:jc w:val="both"/>
              <w:rPr>
                <w:rFonts w:ascii="Arial" w:hAnsi="Arial" w:cs="Arial"/>
                <w:sz w:val="20"/>
              </w:rPr>
            </w:pPr>
            <w:r w:rsidRPr="00266B41">
              <w:rPr>
                <w:rFonts w:ascii="Arial" w:hAnsi="Arial" w:cs="Arial"/>
                <w:sz w:val="20"/>
              </w:rPr>
              <w:t>___________ ___________, represented by  _____________________________, acting under ___________, hereinafter referred to as the Buyer, on the one part, and ____________________________, represented by ____________________________________, acting under ____________, hereina</w:t>
            </w:r>
            <w:r>
              <w:rPr>
                <w:rFonts w:ascii="Arial" w:hAnsi="Arial" w:cs="Arial"/>
                <w:sz w:val="20"/>
              </w:rPr>
              <w:t>fter referred to as the</w:t>
            </w:r>
            <w:r>
              <w:t xml:space="preserve"> </w:t>
            </w:r>
            <w:r w:rsidRPr="006866C5">
              <w:rPr>
                <w:rFonts w:ascii="Arial" w:hAnsi="Arial" w:cs="Arial"/>
                <w:sz w:val="20"/>
              </w:rPr>
              <w:t>Seller</w:t>
            </w:r>
            <w:r w:rsidRPr="00266B41">
              <w:rPr>
                <w:rFonts w:ascii="Arial" w:hAnsi="Arial" w:cs="Arial"/>
                <w:sz w:val="20"/>
              </w:rPr>
              <w:t>, on the other part, hereinafter jointly referred to as the Parties, and individually as the Party, have drawn up this Certificate as follows:</w:t>
            </w:r>
          </w:p>
        </w:tc>
        <w:tc>
          <w:tcPr>
            <w:tcW w:w="5426" w:type="dxa"/>
            <w:tcBorders>
              <w:top w:val="single" w:sz="4" w:space="0" w:color="auto"/>
              <w:left w:val="single" w:sz="4" w:space="0" w:color="auto"/>
              <w:bottom w:val="single" w:sz="4" w:space="0" w:color="auto"/>
              <w:right w:val="single" w:sz="4" w:space="0" w:color="auto"/>
            </w:tcBorders>
          </w:tcPr>
          <w:p w14:paraId="2C499774" w14:textId="77777777" w:rsidR="00000000" w:rsidRPr="00266B41" w:rsidRDefault="00000000" w:rsidP="00030351">
            <w:pPr>
              <w:autoSpaceDE w:val="0"/>
              <w:autoSpaceDN w:val="0"/>
              <w:adjustRightInd w:val="0"/>
              <w:jc w:val="both"/>
              <w:rPr>
                <w:rFonts w:ascii="Arial" w:hAnsi="Arial" w:cs="Arial"/>
                <w:sz w:val="20"/>
                <w:lang w:val="ru-RU"/>
              </w:rPr>
            </w:pPr>
            <w:r w:rsidRPr="00266B41">
              <w:rPr>
                <w:rFonts w:ascii="Arial" w:hAnsi="Arial" w:cs="Arial"/>
                <w:sz w:val="20"/>
                <w:lang w:val="ru-RU"/>
              </w:rPr>
              <w:t>__________ «_________» в лице __________, действующего на основании __________, именуемое в дальнейшем «Покупатель», с одной стороны, и _________________  в лице __________, действующего на основании __________, именуемое в дальнейшем «Продавец», с другой стороны, совместно именуемые «Стороны», а по отдельности «Сторона», составили настоящий Акт о нижеследующем:</w:t>
            </w:r>
          </w:p>
        </w:tc>
      </w:tr>
      <w:tr w:rsidR="00F40535" w:rsidRPr="00157104" w14:paraId="77B041FA" w14:textId="77777777" w:rsidTr="00246A85">
        <w:tc>
          <w:tcPr>
            <w:tcW w:w="5064" w:type="dxa"/>
            <w:tcBorders>
              <w:top w:val="single" w:sz="4" w:space="0" w:color="auto"/>
              <w:left w:val="single" w:sz="4" w:space="0" w:color="auto"/>
              <w:bottom w:val="single" w:sz="4" w:space="0" w:color="auto"/>
              <w:right w:val="single" w:sz="4" w:space="0" w:color="auto"/>
            </w:tcBorders>
          </w:tcPr>
          <w:p w14:paraId="31023D18" w14:textId="77777777" w:rsidR="00000000" w:rsidRDefault="00000000" w:rsidP="00030351">
            <w:pPr>
              <w:jc w:val="both"/>
              <w:rPr>
                <w:rFonts w:ascii="Arial" w:hAnsi="Arial" w:cs="Arial"/>
                <w:sz w:val="20"/>
                <w:lang w:val="ru-RU"/>
              </w:rPr>
            </w:pPr>
            <w:r w:rsidRPr="00266B41">
              <w:rPr>
                <w:rFonts w:ascii="Arial" w:hAnsi="Arial" w:cs="Arial"/>
                <w:sz w:val="20"/>
                <w:lang w:val="en-US"/>
              </w:rPr>
              <w:t xml:space="preserve">Grounds for transferring the Equipment: Equipment Supply Contract No. </w:t>
            </w:r>
            <w:r w:rsidRPr="00266B41">
              <w:rPr>
                <w:rFonts w:ascii="Arial" w:hAnsi="Arial" w:cs="Arial"/>
                <w:sz w:val="20"/>
                <w:lang w:val="ru-RU"/>
              </w:rPr>
              <w:t>____________  dd.______________.</w:t>
            </w:r>
          </w:p>
          <w:p w14:paraId="3DEE9DBB" w14:textId="77777777" w:rsidR="00000000" w:rsidRPr="00266B41" w:rsidRDefault="00000000" w:rsidP="00030351">
            <w:pPr>
              <w:jc w:val="both"/>
              <w:rPr>
                <w:rFonts w:ascii="Arial" w:hAnsi="Arial" w:cs="Arial"/>
                <w:sz w:val="20"/>
                <w:lang w:val="ru-RU"/>
              </w:rPr>
            </w:pPr>
          </w:p>
        </w:tc>
        <w:tc>
          <w:tcPr>
            <w:tcW w:w="5426" w:type="dxa"/>
            <w:tcBorders>
              <w:top w:val="single" w:sz="4" w:space="0" w:color="auto"/>
              <w:left w:val="single" w:sz="4" w:space="0" w:color="auto"/>
              <w:bottom w:val="single" w:sz="4" w:space="0" w:color="auto"/>
              <w:right w:val="single" w:sz="4" w:space="0" w:color="auto"/>
            </w:tcBorders>
          </w:tcPr>
          <w:p w14:paraId="0625EAE0" w14:textId="77777777" w:rsidR="00000000" w:rsidRPr="00266B41" w:rsidRDefault="00000000" w:rsidP="00030351">
            <w:pPr>
              <w:autoSpaceDE w:val="0"/>
              <w:autoSpaceDN w:val="0"/>
              <w:adjustRightInd w:val="0"/>
              <w:jc w:val="both"/>
              <w:rPr>
                <w:rFonts w:ascii="Arial" w:hAnsi="Arial" w:cs="Arial"/>
                <w:sz w:val="20"/>
                <w:lang w:val="ru-RU"/>
              </w:rPr>
            </w:pPr>
            <w:r w:rsidRPr="00266B41">
              <w:rPr>
                <w:rFonts w:ascii="Arial" w:hAnsi="Arial" w:cs="Arial"/>
                <w:sz w:val="20"/>
                <w:lang w:val="ru-RU"/>
              </w:rPr>
              <w:t>Основание для передачи Оборудования: Контракт на поставку оборудования № ____________ от ______________.</w:t>
            </w:r>
          </w:p>
        </w:tc>
      </w:tr>
      <w:tr w:rsidR="00F40535" w:rsidRPr="00157104" w14:paraId="2B49708D" w14:textId="77777777" w:rsidTr="00246A85">
        <w:tc>
          <w:tcPr>
            <w:tcW w:w="5064" w:type="dxa"/>
            <w:tcBorders>
              <w:top w:val="single" w:sz="4" w:space="0" w:color="auto"/>
              <w:left w:val="single" w:sz="4" w:space="0" w:color="auto"/>
              <w:bottom w:val="single" w:sz="4" w:space="0" w:color="auto"/>
              <w:right w:val="single" w:sz="4" w:space="0" w:color="auto"/>
            </w:tcBorders>
          </w:tcPr>
          <w:p w14:paraId="3FE01346" w14:textId="77777777" w:rsidR="00000000" w:rsidRPr="00266B41" w:rsidRDefault="00000000" w:rsidP="00030351">
            <w:pPr>
              <w:jc w:val="both"/>
              <w:rPr>
                <w:rFonts w:ascii="Arial" w:hAnsi="Arial" w:cs="Arial"/>
                <w:sz w:val="20"/>
                <w:lang w:val="en-US"/>
              </w:rPr>
            </w:pPr>
            <w:r w:rsidRPr="00266B41">
              <w:rPr>
                <w:rFonts w:ascii="Arial" w:hAnsi="Arial" w:cs="Arial"/>
                <w:sz w:val="20"/>
                <w:lang w:val="en-US"/>
              </w:rPr>
              <w:t>The Seller shall deliver, and the Buyer shall accept the following Equipment:</w:t>
            </w:r>
          </w:p>
        </w:tc>
        <w:tc>
          <w:tcPr>
            <w:tcW w:w="5426" w:type="dxa"/>
            <w:tcBorders>
              <w:top w:val="single" w:sz="4" w:space="0" w:color="auto"/>
              <w:left w:val="single" w:sz="4" w:space="0" w:color="auto"/>
              <w:bottom w:val="single" w:sz="4" w:space="0" w:color="auto"/>
              <w:right w:val="single" w:sz="4" w:space="0" w:color="auto"/>
            </w:tcBorders>
          </w:tcPr>
          <w:p w14:paraId="12503D39" w14:textId="77777777" w:rsidR="00000000" w:rsidRPr="00266B41" w:rsidRDefault="00000000" w:rsidP="00030351">
            <w:pPr>
              <w:autoSpaceDE w:val="0"/>
              <w:autoSpaceDN w:val="0"/>
              <w:adjustRightInd w:val="0"/>
              <w:jc w:val="both"/>
              <w:rPr>
                <w:rFonts w:ascii="Arial" w:hAnsi="Arial" w:cs="Arial"/>
                <w:sz w:val="20"/>
                <w:lang w:val="ru-RU"/>
              </w:rPr>
            </w:pPr>
            <w:r w:rsidRPr="00266B41">
              <w:rPr>
                <w:rFonts w:ascii="Arial" w:hAnsi="Arial" w:cs="Arial"/>
                <w:sz w:val="20"/>
                <w:lang w:val="ru-RU"/>
              </w:rPr>
              <w:t>Продавец передает, а Получатель принимает следующее Оборудование:</w:t>
            </w:r>
          </w:p>
        </w:tc>
      </w:tr>
      <w:tr w:rsidR="00F40535" w14:paraId="764FCF2C" w14:textId="77777777" w:rsidTr="00246A85">
        <w:trPr>
          <w:trHeight w:val="1847"/>
        </w:trPr>
        <w:tc>
          <w:tcPr>
            <w:tcW w:w="10490" w:type="dxa"/>
            <w:gridSpan w:val="2"/>
            <w:tcBorders>
              <w:top w:val="single" w:sz="4" w:space="0" w:color="auto"/>
              <w:left w:val="single" w:sz="4" w:space="0" w:color="auto"/>
              <w:bottom w:val="single" w:sz="4" w:space="0" w:color="auto"/>
              <w:right w:val="single" w:sz="4" w:space="0" w:color="auto"/>
            </w:tcBorders>
          </w:tcPr>
          <w:p w14:paraId="3B6F9795" w14:textId="77777777" w:rsidR="00000000" w:rsidRPr="00266B41" w:rsidRDefault="00000000" w:rsidP="00030351">
            <w:pPr>
              <w:rPr>
                <w:lang w:val="ru-RU"/>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7"/>
              <w:gridCol w:w="6095"/>
              <w:gridCol w:w="1276"/>
              <w:gridCol w:w="1559"/>
            </w:tblGrid>
            <w:tr w:rsidR="00F40535" w14:paraId="52F494A6" w14:textId="77777777" w:rsidTr="00246A85">
              <w:tc>
                <w:tcPr>
                  <w:tcW w:w="817" w:type="dxa"/>
                </w:tcPr>
                <w:p w14:paraId="4316F81C" w14:textId="77777777" w:rsidR="00000000" w:rsidRPr="00DB7BF0" w:rsidRDefault="00000000" w:rsidP="00030351">
                  <w:pPr>
                    <w:jc w:val="both"/>
                    <w:rPr>
                      <w:b/>
                    </w:rPr>
                  </w:pPr>
                  <w:r>
                    <w:rPr>
                      <w:b/>
                      <w:lang w:val="en-US"/>
                    </w:rPr>
                    <w:t>No</w:t>
                  </w:r>
                  <w:r w:rsidRPr="00DB7BF0">
                    <w:rPr>
                      <w:b/>
                    </w:rPr>
                    <w:t xml:space="preserve">. </w:t>
                  </w:r>
                </w:p>
              </w:tc>
              <w:tc>
                <w:tcPr>
                  <w:tcW w:w="6095" w:type="dxa"/>
                  <w:shd w:val="clear" w:color="auto" w:fill="auto"/>
                </w:tcPr>
                <w:p w14:paraId="633920DD" w14:textId="77777777" w:rsidR="00000000" w:rsidRPr="00BA57F0" w:rsidRDefault="00000000" w:rsidP="00030351">
                  <w:pPr>
                    <w:jc w:val="both"/>
                    <w:rPr>
                      <w:b/>
                      <w:lang w:val="ru-RU"/>
                    </w:rPr>
                  </w:pPr>
                  <w:r>
                    <w:rPr>
                      <w:b/>
                      <w:lang w:val="en-US"/>
                    </w:rPr>
                    <w:t>Name</w:t>
                  </w:r>
                  <w:r w:rsidRPr="00DB7BF0">
                    <w:rPr>
                      <w:b/>
                    </w:rPr>
                    <w:t xml:space="preserve"> </w:t>
                  </w:r>
                  <w:r>
                    <w:rPr>
                      <w:b/>
                      <w:lang w:val="en-US"/>
                    </w:rPr>
                    <w:t>of</w:t>
                  </w:r>
                  <w:r w:rsidRPr="00DB7BF0">
                    <w:rPr>
                      <w:b/>
                    </w:rPr>
                    <w:t xml:space="preserve"> </w:t>
                  </w:r>
                  <w:r>
                    <w:rPr>
                      <w:b/>
                      <w:lang w:val="en-US"/>
                    </w:rPr>
                    <w:t>the</w:t>
                  </w:r>
                  <w:r w:rsidRPr="00DB7BF0">
                    <w:rPr>
                      <w:b/>
                    </w:rPr>
                    <w:t xml:space="preserve"> </w:t>
                  </w:r>
                  <w:r>
                    <w:rPr>
                      <w:b/>
                      <w:lang w:val="en-US"/>
                    </w:rPr>
                    <w:t>Equipment</w:t>
                  </w:r>
                  <w:r>
                    <w:rPr>
                      <w:b/>
                      <w:lang w:val="ru-RU"/>
                    </w:rPr>
                    <w:t>/</w:t>
                  </w:r>
                  <w:r>
                    <w:t xml:space="preserve"> </w:t>
                  </w:r>
                  <w:r w:rsidRPr="00BA57F0">
                    <w:rPr>
                      <w:b/>
                      <w:lang w:val="ru-RU"/>
                    </w:rPr>
                    <w:t>Наименование Оборудования</w:t>
                  </w:r>
                </w:p>
              </w:tc>
              <w:tc>
                <w:tcPr>
                  <w:tcW w:w="1276" w:type="dxa"/>
                  <w:shd w:val="clear" w:color="auto" w:fill="auto"/>
                </w:tcPr>
                <w:p w14:paraId="21AE9E32" w14:textId="77777777" w:rsidR="00000000" w:rsidRPr="00BA57F0" w:rsidRDefault="00000000" w:rsidP="00030351">
                  <w:pPr>
                    <w:jc w:val="both"/>
                    <w:rPr>
                      <w:b/>
                      <w:lang w:val="en-US"/>
                    </w:rPr>
                  </w:pPr>
                  <w:r>
                    <w:rPr>
                      <w:b/>
                      <w:lang w:val="en-US"/>
                    </w:rPr>
                    <w:t>Unit of measurement</w:t>
                  </w:r>
                  <w:r w:rsidRPr="00BA57F0">
                    <w:rPr>
                      <w:b/>
                      <w:lang w:val="en-US"/>
                    </w:rPr>
                    <w:t>/</w:t>
                  </w:r>
                </w:p>
                <w:p w14:paraId="42F7AAD2" w14:textId="77777777" w:rsidR="00000000" w:rsidRPr="00BA57F0" w:rsidRDefault="00000000" w:rsidP="00030351">
                  <w:pPr>
                    <w:jc w:val="both"/>
                    <w:rPr>
                      <w:b/>
                      <w:lang w:val="en-US"/>
                    </w:rPr>
                  </w:pPr>
                  <w:r w:rsidRPr="00BA57F0">
                    <w:rPr>
                      <w:b/>
                      <w:lang w:val="ru-RU"/>
                    </w:rPr>
                    <w:t>Ед</w:t>
                  </w:r>
                  <w:r w:rsidRPr="00BA57F0">
                    <w:rPr>
                      <w:b/>
                      <w:lang w:val="en-US"/>
                    </w:rPr>
                    <w:t xml:space="preserve">. </w:t>
                  </w:r>
                  <w:r w:rsidRPr="00BA57F0">
                    <w:rPr>
                      <w:b/>
                      <w:lang w:val="ru-RU"/>
                    </w:rPr>
                    <w:t>изм</w:t>
                  </w:r>
                  <w:r w:rsidRPr="00BA57F0">
                    <w:rPr>
                      <w:b/>
                      <w:lang w:val="en-US"/>
                    </w:rPr>
                    <w:t>.</w:t>
                  </w:r>
                </w:p>
              </w:tc>
              <w:tc>
                <w:tcPr>
                  <w:tcW w:w="1559" w:type="dxa"/>
                  <w:shd w:val="clear" w:color="auto" w:fill="auto"/>
                </w:tcPr>
                <w:p w14:paraId="32611F25" w14:textId="77777777" w:rsidR="00000000" w:rsidRPr="00BA57F0" w:rsidRDefault="00000000" w:rsidP="00030351">
                  <w:pPr>
                    <w:jc w:val="center"/>
                    <w:rPr>
                      <w:b/>
                      <w:lang w:val="ru-RU"/>
                    </w:rPr>
                  </w:pPr>
                  <w:r>
                    <w:rPr>
                      <w:b/>
                      <w:lang w:val="en-US"/>
                    </w:rPr>
                    <w:t>Quantity</w:t>
                  </w:r>
                  <w:r>
                    <w:rPr>
                      <w:b/>
                      <w:lang w:val="ru-RU"/>
                    </w:rPr>
                    <w:t>/</w:t>
                  </w:r>
                  <w:r>
                    <w:t xml:space="preserve"> </w:t>
                  </w:r>
                  <w:r w:rsidRPr="00BA57F0">
                    <w:rPr>
                      <w:b/>
                      <w:lang w:val="ru-RU"/>
                    </w:rPr>
                    <w:t>Кол-во</w:t>
                  </w:r>
                </w:p>
              </w:tc>
            </w:tr>
            <w:tr w:rsidR="00F40535" w14:paraId="65B8262C" w14:textId="77777777" w:rsidTr="00246A85">
              <w:tc>
                <w:tcPr>
                  <w:tcW w:w="817" w:type="dxa"/>
                </w:tcPr>
                <w:p w14:paraId="0BF785B7" w14:textId="77777777" w:rsidR="00000000" w:rsidRPr="000E5178" w:rsidRDefault="00000000" w:rsidP="00030351">
                  <w:pPr>
                    <w:jc w:val="both"/>
                  </w:pPr>
                  <w:r w:rsidRPr="000E5178">
                    <w:t>1.</w:t>
                  </w:r>
                </w:p>
              </w:tc>
              <w:tc>
                <w:tcPr>
                  <w:tcW w:w="6095" w:type="dxa"/>
                  <w:shd w:val="clear" w:color="auto" w:fill="auto"/>
                </w:tcPr>
                <w:p w14:paraId="31D1760D" w14:textId="77777777" w:rsidR="00000000" w:rsidRPr="000E5178" w:rsidRDefault="00000000" w:rsidP="00030351">
                  <w:pPr>
                    <w:jc w:val="both"/>
                  </w:pPr>
                </w:p>
              </w:tc>
              <w:tc>
                <w:tcPr>
                  <w:tcW w:w="1276" w:type="dxa"/>
                  <w:shd w:val="clear" w:color="auto" w:fill="auto"/>
                </w:tcPr>
                <w:p w14:paraId="4BAAAFE2" w14:textId="77777777" w:rsidR="00000000" w:rsidRPr="000E5178" w:rsidRDefault="00000000" w:rsidP="00030351">
                  <w:pPr>
                    <w:jc w:val="both"/>
                  </w:pPr>
                </w:p>
              </w:tc>
              <w:tc>
                <w:tcPr>
                  <w:tcW w:w="1559" w:type="dxa"/>
                  <w:shd w:val="clear" w:color="auto" w:fill="auto"/>
                </w:tcPr>
                <w:p w14:paraId="6E2A3ECD" w14:textId="77777777" w:rsidR="00000000" w:rsidRPr="000E5178" w:rsidRDefault="00000000" w:rsidP="00030351">
                  <w:pPr>
                    <w:jc w:val="both"/>
                  </w:pPr>
                </w:p>
              </w:tc>
            </w:tr>
            <w:tr w:rsidR="00F40535" w14:paraId="62EBA7C3" w14:textId="77777777" w:rsidTr="00246A85">
              <w:tc>
                <w:tcPr>
                  <w:tcW w:w="817" w:type="dxa"/>
                </w:tcPr>
                <w:p w14:paraId="649D4ECF" w14:textId="77777777" w:rsidR="00000000" w:rsidRPr="00BA57F0" w:rsidRDefault="00000000" w:rsidP="00030351">
                  <w:pPr>
                    <w:jc w:val="both"/>
                    <w:rPr>
                      <w:lang w:val="ru-RU"/>
                    </w:rPr>
                  </w:pPr>
                  <w:r>
                    <w:rPr>
                      <w:lang w:val="ru-RU"/>
                    </w:rPr>
                    <w:t>2.</w:t>
                  </w:r>
                </w:p>
              </w:tc>
              <w:tc>
                <w:tcPr>
                  <w:tcW w:w="6095" w:type="dxa"/>
                  <w:shd w:val="clear" w:color="auto" w:fill="auto"/>
                </w:tcPr>
                <w:p w14:paraId="01E53977" w14:textId="77777777" w:rsidR="00000000" w:rsidRPr="000E5178" w:rsidRDefault="00000000" w:rsidP="00030351">
                  <w:pPr>
                    <w:jc w:val="both"/>
                  </w:pPr>
                </w:p>
              </w:tc>
              <w:tc>
                <w:tcPr>
                  <w:tcW w:w="1276" w:type="dxa"/>
                  <w:shd w:val="clear" w:color="auto" w:fill="auto"/>
                </w:tcPr>
                <w:p w14:paraId="51DA2AAC" w14:textId="77777777" w:rsidR="00000000" w:rsidRPr="000E5178" w:rsidRDefault="00000000" w:rsidP="00030351">
                  <w:pPr>
                    <w:jc w:val="both"/>
                  </w:pPr>
                </w:p>
              </w:tc>
              <w:tc>
                <w:tcPr>
                  <w:tcW w:w="1559" w:type="dxa"/>
                  <w:shd w:val="clear" w:color="auto" w:fill="auto"/>
                </w:tcPr>
                <w:p w14:paraId="39A3FB47" w14:textId="77777777" w:rsidR="00000000" w:rsidRPr="000E5178" w:rsidRDefault="00000000" w:rsidP="00030351">
                  <w:pPr>
                    <w:jc w:val="both"/>
                  </w:pPr>
                </w:p>
              </w:tc>
            </w:tr>
          </w:tbl>
          <w:p w14:paraId="058FBCEF" w14:textId="77777777" w:rsidR="00000000" w:rsidRDefault="00000000" w:rsidP="00030351">
            <w:pPr>
              <w:rPr>
                <w:lang w:val="ru-RU"/>
              </w:rPr>
            </w:pPr>
          </w:p>
        </w:tc>
      </w:tr>
      <w:tr w:rsidR="00F40535" w14:paraId="1E6BBA88" w14:textId="77777777" w:rsidTr="00246A85">
        <w:trPr>
          <w:trHeight w:val="366"/>
        </w:trPr>
        <w:tc>
          <w:tcPr>
            <w:tcW w:w="10490" w:type="dxa"/>
            <w:gridSpan w:val="2"/>
            <w:tcBorders>
              <w:top w:val="single" w:sz="4" w:space="0" w:color="auto"/>
              <w:left w:val="single" w:sz="4" w:space="0" w:color="auto"/>
              <w:bottom w:val="single" w:sz="4" w:space="0" w:color="auto"/>
              <w:right w:val="single" w:sz="4" w:space="0" w:color="auto"/>
            </w:tcBorders>
          </w:tcPr>
          <w:tbl>
            <w:tblPr>
              <w:tblStyle w:val="a3"/>
              <w:tblW w:w="10490" w:type="dxa"/>
              <w:tblLayout w:type="fixed"/>
              <w:tblLook w:val="04A0" w:firstRow="1" w:lastRow="0" w:firstColumn="1" w:lastColumn="0" w:noHBand="0" w:noVBand="1"/>
            </w:tblPr>
            <w:tblGrid>
              <w:gridCol w:w="5104"/>
              <w:gridCol w:w="5386"/>
            </w:tblGrid>
            <w:tr w:rsidR="00F40535" w14:paraId="1A79A203" w14:textId="77777777" w:rsidTr="00246A85">
              <w:tc>
                <w:tcPr>
                  <w:tcW w:w="5104" w:type="dxa"/>
                  <w:tcBorders>
                    <w:top w:val="single" w:sz="4" w:space="0" w:color="auto"/>
                    <w:left w:val="single" w:sz="4" w:space="0" w:color="auto"/>
                    <w:bottom w:val="single" w:sz="4" w:space="0" w:color="auto"/>
                    <w:right w:val="single" w:sz="4" w:space="0" w:color="auto"/>
                  </w:tcBorders>
                </w:tcPr>
                <w:p w14:paraId="6ECBCD95" w14:textId="77777777" w:rsidR="00000000" w:rsidRPr="004365ED" w:rsidRDefault="00000000" w:rsidP="008568FA">
                  <w:pPr>
                    <w:jc w:val="both"/>
                    <w:rPr>
                      <w:rFonts w:ascii="Arial" w:hAnsi="Arial" w:cs="Arial"/>
                      <w:sz w:val="20"/>
                      <w:lang w:val="en-US"/>
                    </w:rPr>
                  </w:pPr>
                  <w:r w:rsidRPr="008568FA">
                    <w:rPr>
                      <w:rFonts w:ascii="Arial" w:hAnsi="Arial" w:cs="Arial"/>
                      <w:sz w:val="20"/>
                      <w:lang w:val="en-US"/>
                    </w:rPr>
                    <w:t>In addition to the Equipment, the following documents shall be transferred:</w:t>
                  </w:r>
                </w:p>
              </w:tc>
              <w:tc>
                <w:tcPr>
                  <w:tcW w:w="5386" w:type="dxa"/>
                  <w:tcBorders>
                    <w:top w:val="single" w:sz="4" w:space="0" w:color="auto"/>
                    <w:left w:val="single" w:sz="4" w:space="0" w:color="auto"/>
                    <w:bottom w:val="single" w:sz="4" w:space="0" w:color="auto"/>
                    <w:right w:val="single" w:sz="4" w:space="0" w:color="auto"/>
                  </w:tcBorders>
                </w:tcPr>
                <w:p w14:paraId="1B9ABE0C" w14:textId="77777777" w:rsidR="00000000" w:rsidRPr="004365ED" w:rsidRDefault="00000000" w:rsidP="008568FA">
                  <w:pPr>
                    <w:autoSpaceDE w:val="0"/>
                    <w:autoSpaceDN w:val="0"/>
                    <w:adjustRightInd w:val="0"/>
                    <w:jc w:val="both"/>
                    <w:rPr>
                      <w:rFonts w:ascii="Arial" w:hAnsi="Arial" w:cs="Arial"/>
                      <w:sz w:val="20"/>
                      <w:lang w:val="ru-RU"/>
                    </w:rPr>
                  </w:pPr>
                  <w:r w:rsidRPr="008568FA">
                    <w:rPr>
                      <w:rFonts w:ascii="Arial" w:hAnsi="Arial" w:cs="Arial"/>
                      <w:sz w:val="20"/>
                      <w:lang w:val="ru-RU"/>
                    </w:rPr>
                    <w:t>Вместе с оборудованием передается:</w:t>
                  </w:r>
                </w:p>
              </w:tc>
            </w:tr>
          </w:tbl>
          <w:p w14:paraId="474903CA" w14:textId="77777777" w:rsidR="00000000" w:rsidRDefault="00000000" w:rsidP="008568FA">
            <w:pPr>
              <w:rPr>
                <w:lang w:val="ru-RU"/>
              </w:rPr>
            </w:pPr>
          </w:p>
          <w:tbl>
            <w:tblPr>
              <w:tblW w:w="105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4"/>
              <w:gridCol w:w="5878"/>
              <w:gridCol w:w="1783"/>
              <w:gridCol w:w="2044"/>
            </w:tblGrid>
            <w:tr w:rsidR="00F40535" w:rsidRPr="00157104" w14:paraId="5A885432" w14:textId="77777777" w:rsidTr="00246A85">
              <w:tc>
                <w:tcPr>
                  <w:tcW w:w="814" w:type="dxa"/>
                </w:tcPr>
                <w:p w14:paraId="572326C9" w14:textId="77777777" w:rsidR="00000000" w:rsidRDefault="00000000" w:rsidP="008568FA">
                  <w:pPr>
                    <w:rPr>
                      <w:lang w:val="en-US"/>
                    </w:rPr>
                  </w:pPr>
                </w:p>
                <w:p w14:paraId="7A93D504" w14:textId="77777777" w:rsidR="00000000" w:rsidRPr="00911B6A" w:rsidRDefault="00000000" w:rsidP="008568FA">
                  <w:pPr>
                    <w:rPr>
                      <w:lang w:val="en-US"/>
                    </w:rPr>
                  </w:pPr>
                  <w:r>
                    <w:rPr>
                      <w:lang w:val="en-US"/>
                    </w:rPr>
                    <w:t>No.</w:t>
                  </w:r>
                </w:p>
              </w:tc>
              <w:tc>
                <w:tcPr>
                  <w:tcW w:w="5878" w:type="dxa"/>
                </w:tcPr>
                <w:p w14:paraId="145FFF27" w14:textId="77777777" w:rsidR="00000000" w:rsidRPr="006A1F77" w:rsidRDefault="00000000" w:rsidP="008568FA">
                  <w:pPr>
                    <w:ind w:left="360"/>
                    <w:rPr>
                      <w:b/>
                      <w:sz w:val="22"/>
                      <w:szCs w:val="22"/>
                    </w:rPr>
                  </w:pPr>
                </w:p>
                <w:p w14:paraId="41CC4905" w14:textId="77777777" w:rsidR="00000000" w:rsidRPr="006A1F77" w:rsidRDefault="00000000" w:rsidP="008568FA">
                  <w:pPr>
                    <w:ind w:left="360"/>
                    <w:rPr>
                      <w:b/>
                      <w:sz w:val="22"/>
                      <w:szCs w:val="22"/>
                      <w:lang w:val="ru-RU"/>
                    </w:rPr>
                  </w:pPr>
                  <w:r w:rsidRPr="006A1F77">
                    <w:rPr>
                      <w:b/>
                      <w:sz w:val="22"/>
                      <w:szCs w:val="22"/>
                      <w:lang w:val="en-US"/>
                    </w:rPr>
                    <w:t>Document Name</w:t>
                  </w:r>
                  <w:r w:rsidRPr="006A1F77">
                    <w:rPr>
                      <w:b/>
                      <w:sz w:val="22"/>
                      <w:szCs w:val="22"/>
                      <w:lang w:val="ru-RU"/>
                    </w:rPr>
                    <w:t>/</w:t>
                  </w:r>
                  <w:r w:rsidRPr="006A1F77">
                    <w:rPr>
                      <w:b/>
                      <w:sz w:val="22"/>
                      <w:szCs w:val="22"/>
                    </w:rPr>
                    <w:t xml:space="preserve"> Наименование документа</w:t>
                  </w:r>
                </w:p>
              </w:tc>
              <w:tc>
                <w:tcPr>
                  <w:tcW w:w="1783" w:type="dxa"/>
                </w:tcPr>
                <w:p w14:paraId="551A1417" w14:textId="77777777" w:rsidR="00000000" w:rsidRPr="006A1F77" w:rsidRDefault="00000000" w:rsidP="008568FA">
                  <w:pPr>
                    <w:rPr>
                      <w:b/>
                      <w:sz w:val="22"/>
                      <w:szCs w:val="22"/>
                      <w:lang w:val="ru-RU"/>
                    </w:rPr>
                  </w:pPr>
                  <w:r w:rsidRPr="006A1F77">
                    <w:rPr>
                      <w:b/>
                      <w:sz w:val="22"/>
                      <w:szCs w:val="22"/>
                      <w:lang w:val="en-US"/>
                    </w:rPr>
                    <w:t>Document No.</w:t>
                  </w:r>
                  <w:r w:rsidRPr="006A1F77">
                    <w:rPr>
                      <w:b/>
                      <w:sz w:val="22"/>
                      <w:szCs w:val="22"/>
                      <w:lang w:val="ru-RU"/>
                    </w:rPr>
                    <w:t xml:space="preserve"> /</w:t>
                  </w:r>
                  <w:r w:rsidRPr="006A1F77">
                    <w:rPr>
                      <w:b/>
                      <w:sz w:val="22"/>
                      <w:szCs w:val="22"/>
                    </w:rPr>
                    <w:t xml:space="preserve"> </w:t>
                  </w:r>
                  <w:r w:rsidRPr="006A1F77">
                    <w:rPr>
                      <w:b/>
                      <w:sz w:val="22"/>
                      <w:szCs w:val="22"/>
                      <w:lang w:val="ru-RU"/>
                    </w:rPr>
                    <w:t>Document No.</w:t>
                  </w:r>
                </w:p>
              </w:tc>
              <w:tc>
                <w:tcPr>
                  <w:tcW w:w="2044" w:type="dxa"/>
                </w:tcPr>
                <w:p w14:paraId="648196F0" w14:textId="77777777" w:rsidR="00000000" w:rsidRPr="006A1F77" w:rsidRDefault="00000000" w:rsidP="008568FA">
                  <w:pPr>
                    <w:rPr>
                      <w:b/>
                      <w:sz w:val="22"/>
                      <w:szCs w:val="22"/>
                      <w:lang w:val="ru-RU"/>
                    </w:rPr>
                  </w:pPr>
                  <w:r w:rsidRPr="006A1F77">
                    <w:rPr>
                      <w:b/>
                      <w:sz w:val="22"/>
                      <w:szCs w:val="22"/>
                      <w:lang w:val="en-US"/>
                    </w:rPr>
                    <w:t>Transfer</w:t>
                  </w:r>
                  <w:r w:rsidRPr="006A1F77">
                    <w:rPr>
                      <w:b/>
                      <w:sz w:val="22"/>
                      <w:szCs w:val="22"/>
                      <w:lang w:val="ru-RU"/>
                    </w:rPr>
                    <w:t xml:space="preserve"> </w:t>
                  </w:r>
                  <w:r w:rsidRPr="006A1F77">
                    <w:rPr>
                      <w:b/>
                      <w:sz w:val="22"/>
                      <w:szCs w:val="22"/>
                      <w:lang w:val="en-US"/>
                    </w:rPr>
                    <w:t>note</w:t>
                  </w:r>
                  <w:r w:rsidRPr="006A1F77">
                    <w:rPr>
                      <w:b/>
                      <w:sz w:val="22"/>
                      <w:szCs w:val="22"/>
                      <w:lang w:val="ru-RU"/>
                    </w:rPr>
                    <w:t xml:space="preserve"> (</w:t>
                  </w:r>
                  <w:r w:rsidRPr="006A1F77">
                    <w:rPr>
                      <w:b/>
                      <w:sz w:val="22"/>
                      <w:szCs w:val="22"/>
                      <w:lang w:val="en-US"/>
                    </w:rPr>
                    <w:t>Yes</w:t>
                  </w:r>
                  <w:r w:rsidRPr="006A1F77">
                    <w:rPr>
                      <w:b/>
                      <w:sz w:val="22"/>
                      <w:szCs w:val="22"/>
                      <w:lang w:val="ru-RU"/>
                    </w:rPr>
                    <w:t>/</w:t>
                  </w:r>
                  <w:r w:rsidRPr="006A1F77">
                    <w:rPr>
                      <w:b/>
                      <w:sz w:val="22"/>
                      <w:szCs w:val="22"/>
                      <w:lang w:val="en-US"/>
                    </w:rPr>
                    <w:t>No</w:t>
                  </w:r>
                  <w:r w:rsidRPr="006A1F77">
                    <w:rPr>
                      <w:b/>
                      <w:sz w:val="22"/>
                      <w:szCs w:val="22"/>
                      <w:lang w:val="ru-RU"/>
                    </w:rPr>
                    <w:t>) / Отметка о передаче (да/нет)</w:t>
                  </w:r>
                </w:p>
              </w:tc>
            </w:tr>
            <w:tr w:rsidR="00F40535" w14:paraId="48E84B07" w14:textId="77777777" w:rsidTr="00246A85">
              <w:tc>
                <w:tcPr>
                  <w:tcW w:w="814" w:type="dxa"/>
                  <w:tcBorders>
                    <w:top w:val="single" w:sz="4" w:space="0" w:color="auto"/>
                    <w:left w:val="single" w:sz="4" w:space="0" w:color="auto"/>
                    <w:bottom w:val="single" w:sz="4" w:space="0" w:color="auto"/>
                    <w:right w:val="single" w:sz="4" w:space="0" w:color="auto"/>
                  </w:tcBorders>
                </w:tcPr>
                <w:p w14:paraId="3B12E84B" w14:textId="77777777" w:rsidR="00000000" w:rsidRPr="000E5178" w:rsidRDefault="00000000" w:rsidP="008568FA">
                  <w:r w:rsidRPr="000E5178">
                    <w:t>1.</w:t>
                  </w:r>
                </w:p>
              </w:tc>
              <w:tc>
                <w:tcPr>
                  <w:tcW w:w="5878" w:type="dxa"/>
                  <w:tcBorders>
                    <w:top w:val="single" w:sz="4" w:space="0" w:color="auto"/>
                    <w:left w:val="single" w:sz="4" w:space="0" w:color="auto"/>
                    <w:bottom w:val="single" w:sz="4" w:space="0" w:color="auto"/>
                    <w:right w:val="single" w:sz="4" w:space="0" w:color="auto"/>
                  </w:tcBorders>
                </w:tcPr>
                <w:p w14:paraId="5F664ED3" w14:textId="77777777" w:rsidR="00000000" w:rsidRPr="000E5178" w:rsidRDefault="00000000" w:rsidP="008568FA">
                  <w:pPr>
                    <w:ind w:left="360"/>
                  </w:pPr>
                </w:p>
              </w:tc>
              <w:tc>
                <w:tcPr>
                  <w:tcW w:w="1783" w:type="dxa"/>
                  <w:tcBorders>
                    <w:top w:val="single" w:sz="4" w:space="0" w:color="auto"/>
                    <w:left w:val="single" w:sz="4" w:space="0" w:color="auto"/>
                    <w:bottom w:val="single" w:sz="4" w:space="0" w:color="auto"/>
                    <w:right w:val="single" w:sz="4" w:space="0" w:color="auto"/>
                  </w:tcBorders>
                </w:tcPr>
                <w:p w14:paraId="72EADCBA" w14:textId="77777777" w:rsidR="00000000" w:rsidRPr="000E5178" w:rsidRDefault="00000000" w:rsidP="008568FA"/>
              </w:tc>
              <w:tc>
                <w:tcPr>
                  <w:tcW w:w="2044" w:type="dxa"/>
                  <w:tcBorders>
                    <w:top w:val="single" w:sz="4" w:space="0" w:color="auto"/>
                    <w:left w:val="single" w:sz="4" w:space="0" w:color="auto"/>
                    <w:bottom w:val="single" w:sz="4" w:space="0" w:color="auto"/>
                    <w:right w:val="single" w:sz="4" w:space="0" w:color="auto"/>
                  </w:tcBorders>
                </w:tcPr>
                <w:p w14:paraId="3722B0E0" w14:textId="77777777" w:rsidR="00000000" w:rsidRPr="000E5178" w:rsidRDefault="00000000" w:rsidP="008568FA"/>
              </w:tc>
            </w:tr>
            <w:tr w:rsidR="00F40535" w14:paraId="5F8E5721" w14:textId="77777777" w:rsidTr="00246A85">
              <w:trPr>
                <w:trHeight w:val="325"/>
              </w:trPr>
              <w:tc>
                <w:tcPr>
                  <w:tcW w:w="814" w:type="dxa"/>
                  <w:tcBorders>
                    <w:top w:val="single" w:sz="4" w:space="0" w:color="auto"/>
                    <w:left w:val="single" w:sz="4" w:space="0" w:color="auto"/>
                    <w:bottom w:val="single" w:sz="4" w:space="0" w:color="auto"/>
                    <w:right w:val="single" w:sz="4" w:space="0" w:color="auto"/>
                  </w:tcBorders>
                </w:tcPr>
                <w:p w14:paraId="12933A97" w14:textId="77777777" w:rsidR="00000000" w:rsidRPr="000E5178" w:rsidRDefault="00000000" w:rsidP="008568FA"/>
              </w:tc>
              <w:tc>
                <w:tcPr>
                  <w:tcW w:w="5878" w:type="dxa"/>
                  <w:tcBorders>
                    <w:top w:val="single" w:sz="4" w:space="0" w:color="auto"/>
                    <w:left w:val="single" w:sz="4" w:space="0" w:color="auto"/>
                    <w:bottom w:val="single" w:sz="4" w:space="0" w:color="auto"/>
                    <w:right w:val="single" w:sz="4" w:space="0" w:color="auto"/>
                  </w:tcBorders>
                </w:tcPr>
                <w:p w14:paraId="353B6DAD" w14:textId="77777777" w:rsidR="00000000" w:rsidRPr="000E5178" w:rsidRDefault="00000000" w:rsidP="008568FA">
                  <w:pPr>
                    <w:ind w:left="360"/>
                  </w:pPr>
                </w:p>
              </w:tc>
              <w:tc>
                <w:tcPr>
                  <w:tcW w:w="1783" w:type="dxa"/>
                  <w:tcBorders>
                    <w:top w:val="single" w:sz="4" w:space="0" w:color="auto"/>
                    <w:left w:val="single" w:sz="4" w:space="0" w:color="auto"/>
                    <w:bottom w:val="single" w:sz="4" w:space="0" w:color="auto"/>
                    <w:right w:val="single" w:sz="4" w:space="0" w:color="auto"/>
                  </w:tcBorders>
                </w:tcPr>
                <w:p w14:paraId="43EB4FE0" w14:textId="77777777" w:rsidR="00000000" w:rsidRPr="000E5178" w:rsidRDefault="00000000" w:rsidP="008568FA"/>
              </w:tc>
              <w:tc>
                <w:tcPr>
                  <w:tcW w:w="2044" w:type="dxa"/>
                  <w:tcBorders>
                    <w:top w:val="single" w:sz="4" w:space="0" w:color="auto"/>
                    <w:left w:val="single" w:sz="4" w:space="0" w:color="auto"/>
                    <w:bottom w:val="single" w:sz="4" w:space="0" w:color="auto"/>
                    <w:right w:val="single" w:sz="4" w:space="0" w:color="auto"/>
                  </w:tcBorders>
                </w:tcPr>
                <w:p w14:paraId="35642FE6" w14:textId="77777777" w:rsidR="00000000" w:rsidRPr="000E5178" w:rsidRDefault="00000000" w:rsidP="008568FA"/>
              </w:tc>
            </w:tr>
          </w:tbl>
          <w:p w14:paraId="72B17F40" w14:textId="77777777" w:rsidR="00000000" w:rsidRPr="008568FA" w:rsidRDefault="00000000" w:rsidP="008568FA">
            <w:pPr>
              <w:rPr>
                <w:lang w:val="ru-RU"/>
              </w:rPr>
            </w:pPr>
          </w:p>
        </w:tc>
      </w:tr>
      <w:tr w:rsidR="00F40535" w14:paraId="3D6D0AC5" w14:textId="77777777" w:rsidTr="00246A85">
        <w:tc>
          <w:tcPr>
            <w:tcW w:w="5064" w:type="dxa"/>
            <w:tcBorders>
              <w:top w:val="single" w:sz="4" w:space="0" w:color="auto"/>
              <w:left w:val="single" w:sz="4" w:space="0" w:color="auto"/>
              <w:bottom w:val="single" w:sz="4" w:space="0" w:color="auto"/>
              <w:right w:val="single" w:sz="4" w:space="0" w:color="auto"/>
            </w:tcBorders>
          </w:tcPr>
          <w:p w14:paraId="25DFA5AF" w14:textId="77777777" w:rsidR="00000000" w:rsidRDefault="00000000" w:rsidP="008568FA">
            <w:pPr>
              <w:jc w:val="both"/>
              <w:rPr>
                <w:rFonts w:ascii="Arial" w:hAnsi="Arial" w:cs="Arial"/>
                <w:sz w:val="20"/>
                <w:lang w:val="en-US"/>
              </w:rPr>
            </w:pPr>
            <w:r w:rsidRPr="008568FA">
              <w:rPr>
                <w:rFonts w:ascii="Arial" w:hAnsi="Arial" w:cs="Arial"/>
                <w:sz w:val="20"/>
                <w:lang w:val="en-US"/>
              </w:rPr>
              <w:t>The Equipment to the delivered has been inspected.</w:t>
            </w:r>
          </w:p>
          <w:p w14:paraId="0FE3FFD9" w14:textId="77777777" w:rsidR="00000000" w:rsidRDefault="00000000" w:rsidP="008568FA">
            <w:pPr>
              <w:jc w:val="both"/>
              <w:rPr>
                <w:rFonts w:ascii="Arial" w:hAnsi="Arial" w:cs="Arial"/>
                <w:sz w:val="20"/>
                <w:lang w:val="en-US"/>
              </w:rPr>
            </w:pPr>
          </w:p>
        </w:tc>
        <w:tc>
          <w:tcPr>
            <w:tcW w:w="5426" w:type="dxa"/>
            <w:tcBorders>
              <w:top w:val="single" w:sz="4" w:space="0" w:color="auto"/>
              <w:left w:val="single" w:sz="4" w:space="0" w:color="auto"/>
              <w:bottom w:val="single" w:sz="4" w:space="0" w:color="auto"/>
              <w:right w:val="single" w:sz="4" w:space="0" w:color="auto"/>
            </w:tcBorders>
          </w:tcPr>
          <w:p w14:paraId="38DAD012" w14:textId="77777777" w:rsidR="00000000" w:rsidRPr="00BA57F0" w:rsidRDefault="00000000" w:rsidP="008568FA">
            <w:pPr>
              <w:jc w:val="both"/>
              <w:rPr>
                <w:rFonts w:ascii="Arial" w:hAnsi="Arial" w:cs="Arial"/>
                <w:sz w:val="20"/>
                <w:lang w:val="en-US"/>
              </w:rPr>
            </w:pPr>
            <w:r w:rsidRPr="008568FA">
              <w:rPr>
                <w:rFonts w:ascii="Arial" w:hAnsi="Arial" w:cs="Arial"/>
                <w:sz w:val="20"/>
                <w:lang w:val="en-US"/>
              </w:rPr>
              <w:t>Передаваемое оборудование осмотрено.</w:t>
            </w:r>
          </w:p>
        </w:tc>
      </w:tr>
      <w:tr w:rsidR="00F40535" w14:paraId="650E03A2" w14:textId="77777777" w:rsidTr="00246A85">
        <w:tc>
          <w:tcPr>
            <w:tcW w:w="5064" w:type="dxa"/>
            <w:tcBorders>
              <w:top w:val="single" w:sz="4" w:space="0" w:color="auto"/>
              <w:left w:val="single" w:sz="4" w:space="0" w:color="auto"/>
              <w:bottom w:val="single" w:sz="4" w:space="0" w:color="auto"/>
              <w:right w:val="single" w:sz="4" w:space="0" w:color="auto"/>
            </w:tcBorders>
          </w:tcPr>
          <w:p w14:paraId="1B43054E" w14:textId="77777777" w:rsidR="00000000" w:rsidRPr="008568FA" w:rsidRDefault="00000000" w:rsidP="008568FA">
            <w:pPr>
              <w:jc w:val="both"/>
              <w:rPr>
                <w:rFonts w:ascii="Arial" w:hAnsi="Arial" w:cs="Arial"/>
                <w:sz w:val="20"/>
                <w:lang w:val="en-US"/>
              </w:rPr>
            </w:pPr>
            <w:r w:rsidRPr="008568FA">
              <w:rPr>
                <w:rFonts w:ascii="Arial" w:hAnsi="Arial" w:cs="Arial"/>
                <w:sz w:val="20"/>
                <w:lang w:val="en-US"/>
              </w:rPr>
              <w:t>Inspection result:</w:t>
            </w:r>
          </w:p>
          <w:p w14:paraId="752F3DBA" w14:textId="77777777" w:rsidR="00000000" w:rsidRPr="008568FA" w:rsidRDefault="00000000" w:rsidP="008568FA">
            <w:pPr>
              <w:jc w:val="both"/>
              <w:rPr>
                <w:rFonts w:ascii="Arial" w:hAnsi="Arial" w:cs="Arial"/>
                <w:sz w:val="20"/>
                <w:lang w:val="en-US"/>
              </w:rPr>
            </w:pPr>
            <w:r w:rsidRPr="008568FA">
              <w:rPr>
                <w:rFonts w:ascii="Arial" w:hAnsi="Arial" w:cs="Arial"/>
                <w:sz w:val="20"/>
                <w:lang w:val="en-US"/>
              </w:rPr>
              <w:t>…</w:t>
            </w:r>
          </w:p>
          <w:p w14:paraId="305FF1D9" w14:textId="77777777" w:rsidR="00000000" w:rsidRPr="00AF2CD2" w:rsidRDefault="00000000" w:rsidP="008568FA">
            <w:pPr>
              <w:jc w:val="both"/>
              <w:rPr>
                <w:rFonts w:ascii="Arial" w:hAnsi="Arial" w:cs="Arial"/>
                <w:sz w:val="20"/>
                <w:lang w:val="en-US"/>
              </w:rPr>
            </w:pPr>
            <w:r w:rsidRPr="008568FA">
              <w:rPr>
                <w:rFonts w:ascii="Arial" w:hAnsi="Arial" w:cs="Arial"/>
                <w:sz w:val="20"/>
                <w:lang w:val="en-US"/>
              </w:rPr>
              <w:t>…</w:t>
            </w:r>
          </w:p>
        </w:tc>
        <w:tc>
          <w:tcPr>
            <w:tcW w:w="5426" w:type="dxa"/>
            <w:tcBorders>
              <w:top w:val="single" w:sz="4" w:space="0" w:color="auto"/>
              <w:left w:val="single" w:sz="4" w:space="0" w:color="auto"/>
              <w:bottom w:val="single" w:sz="4" w:space="0" w:color="auto"/>
              <w:right w:val="single" w:sz="4" w:space="0" w:color="auto"/>
            </w:tcBorders>
          </w:tcPr>
          <w:p w14:paraId="6BCDCD3F" w14:textId="77777777" w:rsidR="00000000" w:rsidRPr="008568FA" w:rsidRDefault="00000000" w:rsidP="008568FA">
            <w:pPr>
              <w:jc w:val="both"/>
              <w:rPr>
                <w:rFonts w:ascii="Arial" w:hAnsi="Arial" w:cs="Arial"/>
                <w:sz w:val="20"/>
                <w:lang w:val="ru-RU"/>
              </w:rPr>
            </w:pPr>
            <w:r w:rsidRPr="008568FA">
              <w:rPr>
                <w:rFonts w:ascii="Arial" w:hAnsi="Arial" w:cs="Arial"/>
                <w:sz w:val="20"/>
                <w:lang w:val="ru-RU"/>
              </w:rPr>
              <w:t>Результат осмотра:</w:t>
            </w:r>
          </w:p>
          <w:p w14:paraId="5147EBA9" w14:textId="77777777" w:rsidR="00000000" w:rsidRPr="008568FA" w:rsidRDefault="00000000" w:rsidP="008568FA">
            <w:pPr>
              <w:jc w:val="both"/>
              <w:rPr>
                <w:rFonts w:ascii="Arial" w:hAnsi="Arial" w:cs="Arial"/>
                <w:sz w:val="20"/>
                <w:lang w:val="ru-RU"/>
              </w:rPr>
            </w:pPr>
            <w:r w:rsidRPr="008568FA">
              <w:rPr>
                <w:rFonts w:ascii="Arial" w:hAnsi="Arial" w:cs="Arial"/>
                <w:sz w:val="20"/>
                <w:lang w:val="ru-RU"/>
              </w:rPr>
              <w:t>…</w:t>
            </w:r>
          </w:p>
          <w:p w14:paraId="4F28A350" w14:textId="77777777" w:rsidR="00000000" w:rsidRPr="00BA57F0" w:rsidRDefault="00000000" w:rsidP="008568FA">
            <w:pPr>
              <w:jc w:val="both"/>
              <w:rPr>
                <w:rFonts w:ascii="Arial" w:hAnsi="Arial" w:cs="Arial"/>
                <w:sz w:val="20"/>
                <w:lang w:val="ru-RU"/>
              </w:rPr>
            </w:pPr>
            <w:r w:rsidRPr="008568FA">
              <w:rPr>
                <w:rFonts w:ascii="Arial" w:hAnsi="Arial" w:cs="Arial"/>
                <w:sz w:val="20"/>
                <w:lang w:val="ru-RU"/>
              </w:rPr>
              <w:t>…</w:t>
            </w:r>
          </w:p>
        </w:tc>
      </w:tr>
      <w:tr w:rsidR="00F40535" w14:paraId="18DF898D" w14:textId="77777777" w:rsidTr="00246A85">
        <w:tc>
          <w:tcPr>
            <w:tcW w:w="5064" w:type="dxa"/>
            <w:tcBorders>
              <w:top w:val="single" w:sz="4" w:space="0" w:color="auto"/>
              <w:left w:val="single" w:sz="4" w:space="0" w:color="auto"/>
              <w:bottom w:val="single" w:sz="4" w:space="0" w:color="auto"/>
              <w:right w:val="single" w:sz="4" w:space="0" w:color="auto"/>
            </w:tcBorders>
          </w:tcPr>
          <w:p w14:paraId="65AE5A4E" w14:textId="77777777" w:rsidR="00000000" w:rsidRPr="00BA57F0" w:rsidRDefault="00000000" w:rsidP="00030351">
            <w:pPr>
              <w:jc w:val="center"/>
              <w:rPr>
                <w:rFonts w:ascii="Arial" w:hAnsi="Arial" w:cs="Arial"/>
                <w:b/>
                <w:sz w:val="20"/>
                <w:lang w:val="ru-RU"/>
              </w:rPr>
            </w:pPr>
          </w:p>
          <w:p w14:paraId="6CCB5739" w14:textId="77777777" w:rsidR="00000000" w:rsidRPr="00BA57F0" w:rsidRDefault="00000000" w:rsidP="00030351">
            <w:pPr>
              <w:jc w:val="center"/>
              <w:rPr>
                <w:rFonts w:ascii="Arial" w:hAnsi="Arial" w:cs="Arial"/>
                <w:b/>
                <w:sz w:val="20"/>
                <w:lang w:val="ru-RU"/>
              </w:rPr>
            </w:pPr>
            <w:r>
              <w:rPr>
                <w:rFonts w:ascii="Arial" w:hAnsi="Arial" w:cs="Arial"/>
                <w:b/>
                <w:sz w:val="20"/>
              </w:rPr>
              <w:t>Signatures</w:t>
            </w:r>
            <w:r w:rsidRPr="00BA57F0">
              <w:rPr>
                <w:rFonts w:ascii="Arial" w:hAnsi="Arial" w:cs="Arial"/>
                <w:b/>
                <w:sz w:val="20"/>
                <w:lang w:val="ru-RU"/>
              </w:rPr>
              <w:t xml:space="preserve"> </w:t>
            </w:r>
            <w:r>
              <w:rPr>
                <w:rFonts w:ascii="Arial" w:hAnsi="Arial" w:cs="Arial"/>
                <w:b/>
                <w:sz w:val="20"/>
              </w:rPr>
              <w:t>of</w:t>
            </w:r>
            <w:r w:rsidRPr="00BA57F0">
              <w:rPr>
                <w:rFonts w:ascii="Arial" w:hAnsi="Arial" w:cs="Arial"/>
                <w:b/>
                <w:sz w:val="20"/>
                <w:lang w:val="ru-RU"/>
              </w:rPr>
              <w:t xml:space="preserve"> </w:t>
            </w:r>
            <w:r>
              <w:rPr>
                <w:rFonts w:ascii="Arial" w:hAnsi="Arial" w:cs="Arial"/>
                <w:b/>
                <w:sz w:val="20"/>
              </w:rPr>
              <w:t>the</w:t>
            </w:r>
            <w:r w:rsidRPr="00BA57F0">
              <w:rPr>
                <w:rFonts w:ascii="Arial" w:hAnsi="Arial" w:cs="Arial"/>
                <w:b/>
                <w:sz w:val="20"/>
                <w:lang w:val="ru-RU"/>
              </w:rPr>
              <w:t xml:space="preserve"> </w:t>
            </w:r>
            <w:r>
              <w:rPr>
                <w:rFonts w:ascii="Arial" w:hAnsi="Arial" w:cs="Arial"/>
                <w:b/>
                <w:sz w:val="20"/>
              </w:rPr>
              <w:t>Parties</w:t>
            </w:r>
          </w:p>
        </w:tc>
        <w:tc>
          <w:tcPr>
            <w:tcW w:w="5426" w:type="dxa"/>
            <w:tcBorders>
              <w:top w:val="single" w:sz="4" w:space="0" w:color="auto"/>
              <w:left w:val="single" w:sz="4" w:space="0" w:color="auto"/>
              <w:bottom w:val="single" w:sz="4" w:space="0" w:color="auto"/>
              <w:right w:val="single" w:sz="4" w:space="0" w:color="auto"/>
            </w:tcBorders>
          </w:tcPr>
          <w:p w14:paraId="4FDE0D55" w14:textId="77777777" w:rsidR="00000000" w:rsidRPr="00BA57F0" w:rsidRDefault="00000000" w:rsidP="00030351">
            <w:pPr>
              <w:jc w:val="both"/>
              <w:rPr>
                <w:rFonts w:ascii="Arial" w:hAnsi="Arial" w:cs="Arial"/>
                <w:color w:val="000000"/>
                <w:sz w:val="20"/>
                <w:lang w:val="ru-RU"/>
              </w:rPr>
            </w:pPr>
          </w:p>
          <w:p w14:paraId="14B257D0" w14:textId="77777777" w:rsidR="00000000" w:rsidRPr="00BA57F0" w:rsidRDefault="00000000" w:rsidP="00030351">
            <w:pPr>
              <w:ind w:left="360"/>
              <w:jc w:val="center"/>
              <w:rPr>
                <w:rFonts w:ascii="Arial" w:hAnsi="Arial" w:cs="Arial"/>
                <w:b/>
                <w:color w:val="000000"/>
                <w:sz w:val="20"/>
                <w:lang w:val="ru-RU"/>
              </w:rPr>
            </w:pPr>
            <w:r>
              <w:rPr>
                <w:rFonts w:ascii="Arial" w:hAnsi="Arial" w:cs="Arial"/>
                <w:b/>
                <w:color w:val="000000"/>
                <w:sz w:val="20"/>
                <w:lang w:val="ru-RU"/>
              </w:rPr>
              <w:t>Подписи</w:t>
            </w:r>
            <w:r w:rsidRPr="00BA57F0">
              <w:rPr>
                <w:rFonts w:ascii="Arial" w:hAnsi="Arial" w:cs="Arial"/>
                <w:b/>
                <w:color w:val="000000"/>
                <w:sz w:val="20"/>
                <w:lang w:val="ru-RU"/>
              </w:rPr>
              <w:t xml:space="preserve"> </w:t>
            </w:r>
            <w:r>
              <w:rPr>
                <w:rFonts w:ascii="Arial" w:hAnsi="Arial" w:cs="Arial"/>
                <w:b/>
                <w:color w:val="000000"/>
                <w:sz w:val="20"/>
                <w:lang w:val="ru-RU"/>
              </w:rPr>
              <w:t>Сторон</w:t>
            </w:r>
          </w:p>
        </w:tc>
      </w:tr>
      <w:tr w:rsidR="00F40535" w:rsidRPr="00157104" w14:paraId="2B9DF92E" w14:textId="77777777" w:rsidTr="00246A85">
        <w:tc>
          <w:tcPr>
            <w:tcW w:w="5064" w:type="dxa"/>
            <w:tcBorders>
              <w:top w:val="single" w:sz="4" w:space="0" w:color="auto"/>
              <w:left w:val="single" w:sz="4" w:space="0" w:color="auto"/>
              <w:bottom w:val="single" w:sz="4" w:space="0" w:color="auto"/>
              <w:right w:val="single" w:sz="4" w:space="0" w:color="auto"/>
            </w:tcBorders>
          </w:tcPr>
          <w:p w14:paraId="52ACA889" w14:textId="77777777" w:rsidR="00000000" w:rsidRPr="00223F29" w:rsidRDefault="00000000" w:rsidP="006866C5">
            <w:pPr>
              <w:rPr>
                <w:rFonts w:ascii="Arial" w:hAnsi="Arial" w:cs="Arial"/>
                <w:sz w:val="20"/>
                <w:lang w:val="en-US"/>
              </w:rPr>
            </w:pPr>
            <w:r w:rsidRPr="00223F29">
              <w:rPr>
                <w:rFonts w:ascii="Arial" w:hAnsi="Arial" w:cs="Arial"/>
                <w:sz w:val="20"/>
                <w:lang w:val="en-US"/>
              </w:rPr>
              <w:t>Buyer’s signature</w:t>
            </w:r>
            <w:r w:rsidRPr="00223F29">
              <w:rPr>
                <w:rFonts w:ascii="Arial" w:hAnsi="Arial" w:cs="Arial"/>
                <w:sz w:val="20"/>
                <w:lang w:val="en-US"/>
              </w:rPr>
              <w:tab/>
            </w:r>
            <w:r w:rsidRPr="00223F29">
              <w:rPr>
                <w:rFonts w:ascii="Arial" w:hAnsi="Arial" w:cs="Arial"/>
                <w:sz w:val="20"/>
                <w:lang w:val="en-US"/>
              </w:rPr>
              <w:tab/>
              <w:t>________________(printed name)</w:t>
            </w:r>
          </w:p>
          <w:p w14:paraId="44CA6018" w14:textId="77777777" w:rsidR="00000000" w:rsidRPr="00223F29" w:rsidRDefault="00000000" w:rsidP="006866C5">
            <w:pPr>
              <w:rPr>
                <w:rFonts w:ascii="Arial" w:hAnsi="Arial" w:cs="Arial"/>
                <w:sz w:val="20"/>
                <w:lang w:val="en-US"/>
              </w:rPr>
            </w:pPr>
          </w:p>
          <w:p w14:paraId="22D547C5" w14:textId="77777777" w:rsidR="00000000" w:rsidRPr="00223F29" w:rsidRDefault="00000000" w:rsidP="006866C5">
            <w:pPr>
              <w:rPr>
                <w:rFonts w:ascii="Arial" w:hAnsi="Arial" w:cs="Arial"/>
                <w:sz w:val="20"/>
                <w:lang w:val="en-US"/>
              </w:rPr>
            </w:pPr>
            <w:r w:rsidRPr="00223F29">
              <w:rPr>
                <w:rFonts w:ascii="Arial" w:hAnsi="Arial" w:cs="Arial"/>
                <w:sz w:val="20"/>
                <w:lang w:val="en-US"/>
              </w:rPr>
              <w:t>Seller’s signature________________( printed name)</w:t>
            </w:r>
          </w:p>
        </w:tc>
        <w:tc>
          <w:tcPr>
            <w:tcW w:w="5426" w:type="dxa"/>
            <w:tcBorders>
              <w:top w:val="single" w:sz="4" w:space="0" w:color="auto"/>
              <w:left w:val="single" w:sz="4" w:space="0" w:color="auto"/>
              <w:bottom w:val="single" w:sz="4" w:space="0" w:color="auto"/>
              <w:right w:val="single" w:sz="4" w:space="0" w:color="auto"/>
            </w:tcBorders>
          </w:tcPr>
          <w:p w14:paraId="6B2F1C3E" w14:textId="77777777" w:rsidR="00000000" w:rsidRPr="006866C5" w:rsidRDefault="00000000" w:rsidP="006866C5">
            <w:pPr>
              <w:jc w:val="both"/>
              <w:rPr>
                <w:rFonts w:ascii="Arial" w:hAnsi="Arial" w:cs="Arial"/>
                <w:color w:val="000000"/>
                <w:sz w:val="20"/>
                <w:lang w:val="ru-RU"/>
              </w:rPr>
            </w:pPr>
            <w:r w:rsidRPr="006866C5">
              <w:rPr>
                <w:rFonts w:ascii="Arial" w:hAnsi="Arial" w:cs="Arial"/>
                <w:color w:val="000000"/>
                <w:sz w:val="20"/>
                <w:lang w:val="ru-RU"/>
              </w:rPr>
              <w:t>Подпись Покупателя</w:t>
            </w:r>
            <w:r w:rsidRPr="006866C5">
              <w:rPr>
                <w:rFonts w:ascii="Arial" w:hAnsi="Arial" w:cs="Arial"/>
                <w:color w:val="000000"/>
                <w:sz w:val="20"/>
                <w:lang w:val="ru-RU"/>
              </w:rPr>
              <w:tab/>
            </w:r>
            <w:r w:rsidRPr="006866C5">
              <w:rPr>
                <w:rFonts w:ascii="Arial" w:hAnsi="Arial" w:cs="Arial"/>
                <w:color w:val="000000"/>
                <w:sz w:val="20"/>
                <w:lang w:val="ru-RU"/>
              </w:rPr>
              <w:tab/>
              <w:t>________________(расшифровка подписи)</w:t>
            </w:r>
          </w:p>
          <w:p w14:paraId="095B61E6" w14:textId="77777777" w:rsidR="00000000" w:rsidRPr="006866C5" w:rsidRDefault="00000000" w:rsidP="006866C5">
            <w:pPr>
              <w:jc w:val="both"/>
              <w:rPr>
                <w:rFonts w:ascii="Arial" w:hAnsi="Arial" w:cs="Arial"/>
                <w:color w:val="000000"/>
                <w:sz w:val="20"/>
                <w:lang w:val="ru-RU"/>
              </w:rPr>
            </w:pPr>
          </w:p>
          <w:p w14:paraId="11C77346" w14:textId="77777777" w:rsidR="00000000" w:rsidRPr="006866C5" w:rsidRDefault="00000000" w:rsidP="006866C5">
            <w:pPr>
              <w:jc w:val="both"/>
              <w:rPr>
                <w:rFonts w:ascii="Arial" w:hAnsi="Arial" w:cs="Arial"/>
                <w:color w:val="000000"/>
                <w:sz w:val="20"/>
                <w:lang w:val="ru-RU"/>
              </w:rPr>
            </w:pPr>
            <w:r w:rsidRPr="006866C5">
              <w:rPr>
                <w:rFonts w:ascii="Arial" w:hAnsi="Arial" w:cs="Arial"/>
                <w:color w:val="000000"/>
                <w:sz w:val="20"/>
                <w:lang w:val="ru-RU"/>
              </w:rPr>
              <w:t>Подпись Продавца</w:t>
            </w:r>
            <w:r w:rsidRPr="006866C5">
              <w:rPr>
                <w:rFonts w:ascii="Arial" w:hAnsi="Arial" w:cs="Arial"/>
                <w:color w:val="000000"/>
                <w:sz w:val="20"/>
                <w:lang w:val="ru-RU"/>
              </w:rPr>
              <w:tab/>
              <w:t xml:space="preserve"> </w:t>
            </w:r>
            <w:r w:rsidRPr="006866C5">
              <w:rPr>
                <w:rFonts w:ascii="Arial" w:hAnsi="Arial" w:cs="Arial"/>
                <w:color w:val="000000"/>
                <w:sz w:val="20"/>
                <w:lang w:val="ru-RU"/>
              </w:rPr>
              <w:tab/>
              <w:t>________________(расшифровка подписи)</w:t>
            </w:r>
          </w:p>
        </w:tc>
      </w:tr>
      <w:tr w:rsidR="00F40535" w14:paraId="7048006B" w14:textId="77777777" w:rsidTr="00246A85">
        <w:tc>
          <w:tcPr>
            <w:tcW w:w="5064" w:type="dxa"/>
            <w:tcBorders>
              <w:top w:val="single" w:sz="4" w:space="0" w:color="auto"/>
              <w:left w:val="single" w:sz="4" w:space="0" w:color="auto"/>
              <w:bottom w:val="single" w:sz="4" w:space="0" w:color="auto"/>
              <w:right w:val="single" w:sz="4" w:space="0" w:color="auto"/>
            </w:tcBorders>
          </w:tcPr>
          <w:p w14:paraId="666D2EC1" w14:textId="77777777" w:rsidR="00000000" w:rsidRPr="006866C5" w:rsidRDefault="00000000" w:rsidP="00030351">
            <w:pPr>
              <w:pStyle w:val="3"/>
              <w:jc w:val="both"/>
              <w:rPr>
                <w:iCs/>
                <w:sz w:val="20"/>
                <w:szCs w:val="20"/>
              </w:rPr>
            </w:pPr>
            <w:r w:rsidRPr="006866C5">
              <w:rPr>
                <w:iCs/>
                <w:sz w:val="20"/>
                <w:szCs w:val="20"/>
              </w:rPr>
              <w:t>Seller</w:t>
            </w:r>
          </w:p>
          <w:p w14:paraId="05A7822D" w14:textId="77777777" w:rsidR="00000000" w:rsidRPr="006866C5" w:rsidRDefault="00000000" w:rsidP="00030351">
            <w:pPr>
              <w:pStyle w:val="4"/>
              <w:rPr>
                <w:rFonts w:ascii="Arial" w:hAnsi="Arial" w:cs="Arial"/>
                <w:sz w:val="20"/>
                <w:lang w:val="ru-RU"/>
              </w:rPr>
            </w:pPr>
            <w:r w:rsidRPr="006866C5">
              <w:rPr>
                <w:rFonts w:ascii="Arial" w:hAnsi="Arial" w:cs="Arial"/>
                <w:sz w:val="20"/>
                <w:lang w:val="ru-RU"/>
              </w:rPr>
              <w:t>Продавец</w:t>
            </w:r>
          </w:p>
          <w:p w14:paraId="0639A695" w14:textId="77777777" w:rsidR="00000000" w:rsidRPr="006866C5" w:rsidRDefault="00000000" w:rsidP="00030351">
            <w:pPr>
              <w:rPr>
                <w:rFonts w:ascii="Arial" w:hAnsi="Arial" w:cs="Arial"/>
                <w:b/>
                <w:sz w:val="20"/>
                <w:lang w:val="ru-RU"/>
              </w:rPr>
            </w:pPr>
          </w:p>
          <w:p w14:paraId="6CB85860" w14:textId="77777777" w:rsidR="00000000" w:rsidRPr="006866C5" w:rsidRDefault="00000000" w:rsidP="00030351">
            <w:pPr>
              <w:rPr>
                <w:rFonts w:ascii="Arial" w:hAnsi="Arial" w:cs="Arial"/>
                <w:b/>
                <w:sz w:val="20"/>
                <w:lang w:val="en-US"/>
              </w:rPr>
            </w:pPr>
            <w:r w:rsidRPr="006866C5">
              <w:rPr>
                <w:rFonts w:ascii="Arial" w:hAnsi="Arial" w:cs="Arial"/>
                <w:b/>
                <w:sz w:val="20"/>
                <w:lang w:val="ru-RU"/>
              </w:rPr>
              <w:t>________________/_________________</w:t>
            </w:r>
            <w:r w:rsidRPr="006866C5">
              <w:rPr>
                <w:rFonts w:ascii="Arial" w:hAnsi="Arial" w:cs="Arial"/>
                <w:b/>
                <w:sz w:val="20"/>
                <w:lang w:val="en-US"/>
              </w:rPr>
              <w:t>___</w:t>
            </w:r>
          </w:p>
          <w:p w14:paraId="77234831" w14:textId="77777777" w:rsidR="00000000" w:rsidRPr="006866C5" w:rsidRDefault="00000000" w:rsidP="00030351">
            <w:pPr>
              <w:rPr>
                <w:b/>
                <w:lang w:val="en-US"/>
              </w:rPr>
            </w:pPr>
          </w:p>
        </w:tc>
        <w:tc>
          <w:tcPr>
            <w:tcW w:w="5426" w:type="dxa"/>
            <w:tcBorders>
              <w:top w:val="single" w:sz="4" w:space="0" w:color="auto"/>
              <w:left w:val="single" w:sz="4" w:space="0" w:color="auto"/>
              <w:bottom w:val="single" w:sz="4" w:space="0" w:color="auto"/>
              <w:right w:val="single" w:sz="4" w:space="0" w:color="auto"/>
            </w:tcBorders>
          </w:tcPr>
          <w:p w14:paraId="1F95809B" w14:textId="77777777" w:rsidR="00000000" w:rsidRPr="006866C5" w:rsidRDefault="00000000" w:rsidP="00030351">
            <w:pPr>
              <w:jc w:val="both"/>
              <w:rPr>
                <w:rFonts w:ascii="Arial" w:hAnsi="Arial" w:cs="Arial"/>
                <w:b/>
                <w:iCs/>
                <w:sz w:val="20"/>
                <w:lang w:val="en-US"/>
              </w:rPr>
            </w:pPr>
          </w:p>
          <w:p w14:paraId="45737713" w14:textId="77777777" w:rsidR="00000000" w:rsidRPr="006866C5" w:rsidRDefault="00000000" w:rsidP="00030351">
            <w:pPr>
              <w:jc w:val="both"/>
              <w:rPr>
                <w:rFonts w:ascii="Arial" w:hAnsi="Arial" w:cs="Arial"/>
                <w:b/>
                <w:iCs/>
                <w:sz w:val="20"/>
                <w:lang w:val="en-US"/>
              </w:rPr>
            </w:pPr>
            <w:r w:rsidRPr="006866C5">
              <w:rPr>
                <w:rFonts w:ascii="Arial" w:hAnsi="Arial" w:cs="Arial"/>
                <w:b/>
                <w:iCs/>
                <w:sz w:val="20"/>
                <w:lang w:val="en-US"/>
              </w:rPr>
              <w:t>Buyer</w:t>
            </w:r>
          </w:p>
          <w:p w14:paraId="79ABF9A7" w14:textId="77777777" w:rsidR="00000000" w:rsidRPr="006866C5" w:rsidRDefault="00000000" w:rsidP="00030351">
            <w:pPr>
              <w:pStyle w:val="4"/>
              <w:rPr>
                <w:rFonts w:ascii="Arial" w:hAnsi="Arial" w:cs="Arial"/>
                <w:sz w:val="20"/>
                <w:lang w:val="en-US"/>
              </w:rPr>
            </w:pPr>
            <w:r w:rsidRPr="006866C5">
              <w:rPr>
                <w:rFonts w:ascii="Arial" w:hAnsi="Arial" w:cs="Arial"/>
                <w:sz w:val="20"/>
                <w:lang w:val="ru-RU"/>
              </w:rPr>
              <w:t>Покупатель</w:t>
            </w:r>
          </w:p>
          <w:p w14:paraId="55956F22" w14:textId="77777777" w:rsidR="00000000" w:rsidRPr="006866C5" w:rsidRDefault="00000000" w:rsidP="00030351">
            <w:pPr>
              <w:rPr>
                <w:rFonts w:ascii="Arial" w:hAnsi="Arial" w:cs="Arial"/>
                <w:b/>
                <w:sz w:val="20"/>
                <w:lang w:val="ru-RU"/>
              </w:rPr>
            </w:pPr>
          </w:p>
          <w:p w14:paraId="60D541BE" w14:textId="77777777" w:rsidR="00000000" w:rsidRPr="006866C5" w:rsidRDefault="00000000" w:rsidP="00030351">
            <w:pPr>
              <w:rPr>
                <w:b/>
                <w:lang w:val="ru-RU"/>
              </w:rPr>
            </w:pPr>
            <w:r w:rsidRPr="006866C5">
              <w:rPr>
                <w:rFonts w:ascii="Arial" w:hAnsi="Arial" w:cs="Arial"/>
                <w:b/>
                <w:sz w:val="20"/>
                <w:lang w:val="ru-RU"/>
              </w:rPr>
              <w:t>___________________/___________________</w:t>
            </w:r>
          </w:p>
        </w:tc>
      </w:tr>
    </w:tbl>
    <w:p w14:paraId="15450661" w14:textId="77777777" w:rsidR="00000000" w:rsidRDefault="00000000">
      <w:pPr>
        <w:rPr>
          <w:lang w:val="en-US"/>
        </w:rPr>
      </w:pPr>
    </w:p>
    <w:p w14:paraId="1412744F" w14:textId="77777777" w:rsidR="00000000" w:rsidRDefault="00000000">
      <w:pPr>
        <w:rPr>
          <w:lang w:val="en-US"/>
        </w:rPr>
      </w:pPr>
    </w:p>
    <w:p w14:paraId="2304AF9A" w14:textId="77777777" w:rsidR="00000000" w:rsidRDefault="00000000">
      <w:pPr>
        <w:rPr>
          <w:lang w:val="en-US"/>
        </w:rPr>
      </w:pPr>
    </w:p>
    <w:tbl>
      <w:tblPr>
        <w:tblStyle w:val="a3"/>
        <w:tblW w:w="10490" w:type="dxa"/>
        <w:tblInd w:w="-714" w:type="dxa"/>
        <w:tblLook w:val="04A0" w:firstRow="1" w:lastRow="0" w:firstColumn="1" w:lastColumn="0" w:noHBand="0" w:noVBand="1"/>
      </w:tblPr>
      <w:tblGrid>
        <w:gridCol w:w="5104"/>
        <w:gridCol w:w="5386"/>
      </w:tblGrid>
      <w:tr w:rsidR="00F40535" w14:paraId="67C737E3" w14:textId="77777777" w:rsidTr="00030351">
        <w:tc>
          <w:tcPr>
            <w:tcW w:w="5104" w:type="dxa"/>
            <w:tcBorders>
              <w:top w:val="single" w:sz="4" w:space="0" w:color="auto"/>
              <w:left w:val="single" w:sz="4" w:space="0" w:color="auto"/>
              <w:bottom w:val="single" w:sz="4" w:space="0" w:color="auto"/>
              <w:right w:val="single" w:sz="4" w:space="0" w:color="auto"/>
            </w:tcBorders>
            <w:hideMark/>
          </w:tcPr>
          <w:p w14:paraId="05D16391" w14:textId="77777777" w:rsidR="00000000" w:rsidRPr="002E691C" w:rsidRDefault="00000000" w:rsidP="00030351">
            <w:pPr>
              <w:rPr>
                <w:rFonts w:ascii="Arial" w:hAnsi="Arial" w:cs="Arial"/>
                <w:b/>
                <w:bCs/>
                <w:sz w:val="20"/>
              </w:rPr>
            </w:pPr>
            <w:r w:rsidRPr="002E691C">
              <w:rPr>
                <w:rFonts w:ascii="Arial" w:hAnsi="Arial" w:cs="Arial"/>
                <w:b/>
                <w:bCs/>
                <w:sz w:val="20"/>
              </w:rPr>
              <w:t>(EQUIPMENT SUPPLY)</w:t>
            </w:r>
          </w:p>
          <w:p w14:paraId="4CE56321" w14:textId="77777777" w:rsidR="00000000" w:rsidRDefault="00000000" w:rsidP="00030351">
            <w:pPr>
              <w:jc w:val="right"/>
              <w:rPr>
                <w:rFonts w:ascii="Arial" w:hAnsi="Arial" w:cs="Arial"/>
                <w:sz w:val="20"/>
              </w:rPr>
            </w:pPr>
            <w:r w:rsidRPr="002E691C">
              <w:rPr>
                <w:rFonts w:ascii="Arial" w:hAnsi="Arial" w:cs="Arial"/>
                <w:b/>
                <w:bCs/>
                <w:sz w:val="20"/>
              </w:rPr>
              <w:t>AGREEMENT No.  ________________</w:t>
            </w:r>
            <w:r>
              <w:rPr>
                <w:rFonts w:ascii="Arial" w:hAnsi="Arial" w:cs="Arial"/>
                <w:sz w:val="20"/>
              </w:rPr>
              <w:t xml:space="preserve"> </w:t>
            </w:r>
          </w:p>
        </w:tc>
        <w:tc>
          <w:tcPr>
            <w:tcW w:w="5386" w:type="dxa"/>
            <w:tcBorders>
              <w:top w:val="single" w:sz="4" w:space="0" w:color="auto"/>
              <w:left w:val="single" w:sz="4" w:space="0" w:color="auto"/>
              <w:bottom w:val="single" w:sz="4" w:space="0" w:color="auto"/>
              <w:right w:val="single" w:sz="4" w:space="0" w:color="auto"/>
            </w:tcBorders>
            <w:hideMark/>
          </w:tcPr>
          <w:p w14:paraId="1718BE56" w14:textId="77777777" w:rsidR="00000000" w:rsidRPr="002E691C" w:rsidRDefault="00000000" w:rsidP="00030351">
            <w:pPr>
              <w:rPr>
                <w:rFonts w:ascii="Arial" w:hAnsi="Arial" w:cs="Arial"/>
                <w:b/>
                <w:bCs/>
                <w:sz w:val="20"/>
                <w:lang w:val="de-DE"/>
              </w:rPr>
            </w:pPr>
            <w:r w:rsidRPr="002E691C">
              <w:rPr>
                <w:rFonts w:ascii="Arial" w:hAnsi="Arial" w:cs="Arial"/>
                <w:b/>
                <w:bCs/>
                <w:sz w:val="20"/>
                <w:lang w:val="de-DE"/>
              </w:rPr>
              <w:t>КОНТРАКТ</w:t>
            </w:r>
          </w:p>
          <w:p w14:paraId="2B4A9873" w14:textId="77777777" w:rsidR="00000000" w:rsidRDefault="00000000" w:rsidP="00030351">
            <w:pPr>
              <w:jc w:val="right"/>
              <w:rPr>
                <w:rFonts w:ascii="Arial" w:hAnsi="Arial" w:cs="Arial"/>
                <w:b/>
                <w:color w:val="000000"/>
                <w:sz w:val="18"/>
                <w:szCs w:val="18"/>
                <w:lang w:val="ru-RU"/>
              </w:rPr>
            </w:pPr>
            <w:r w:rsidRPr="002E691C">
              <w:rPr>
                <w:rFonts w:ascii="Arial" w:hAnsi="Arial" w:cs="Arial"/>
                <w:b/>
                <w:bCs/>
                <w:sz w:val="20"/>
                <w:lang w:val="de-DE"/>
              </w:rPr>
              <w:t>(НА ПОСТАВКУ ОБОРУДОВАНИЯ) №  ____________</w:t>
            </w:r>
          </w:p>
        </w:tc>
      </w:tr>
      <w:tr w:rsidR="00F40535" w14:paraId="296B0D69" w14:textId="77777777" w:rsidTr="00030351">
        <w:tc>
          <w:tcPr>
            <w:tcW w:w="5104" w:type="dxa"/>
            <w:tcBorders>
              <w:top w:val="single" w:sz="4" w:space="0" w:color="auto"/>
              <w:left w:val="single" w:sz="4" w:space="0" w:color="auto"/>
              <w:bottom w:val="single" w:sz="4" w:space="0" w:color="auto"/>
              <w:right w:val="single" w:sz="4" w:space="0" w:color="auto"/>
            </w:tcBorders>
          </w:tcPr>
          <w:p w14:paraId="60B7DD93" w14:textId="77777777" w:rsidR="00000000" w:rsidRPr="00030351" w:rsidRDefault="00000000" w:rsidP="00030351">
            <w:pPr>
              <w:tabs>
                <w:tab w:val="left" w:pos="3360"/>
              </w:tabs>
              <w:rPr>
                <w:rFonts w:ascii="Arial" w:hAnsi="Arial" w:cs="Arial"/>
                <w:b/>
                <w:sz w:val="20"/>
                <w:lang w:val="en-US"/>
              </w:rPr>
            </w:pPr>
            <w:r w:rsidRPr="003D4376">
              <w:rPr>
                <w:rFonts w:ascii="Arial" w:hAnsi="Arial" w:cs="Arial"/>
                <w:b/>
                <w:sz w:val="20"/>
                <w:lang w:val="en-US"/>
              </w:rPr>
              <w:t xml:space="preserve">Appendix </w:t>
            </w:r>
            <w:r w:rsidRPr="00030351">
              <w:rPr>
                <w:rFonts w:ascii="Arial" w:hAnsi="Arial" w:cs="Arial"/>
                <w:b/>
                <w:sz w:val="20"/>
                <w:lang w:val="en-US"/>
              </w:rPr>
              <w:t>7</w:t>
            </w:r>
          </w:p>
          <w:p w14:paraId="08BC2FA4" w14:textId="77777777" w:rsidR="00000000" w:rsidRDefault="00000000" w:rsidP="00030351">
            <w:pPr>
              <w:rPr>
                <w:rFonts w:ascii="Arial" w:hAnsi="Arial" w:cs="Arial"/>
                <w:sz w:val="18"/>
                <w:szCs w:val="18"/>
                <w:lang w:val="en-US"/>
              </w:rPr>
            </w:pPr>
            <w:r w:rsidRPr="003D4376">
              <w:rPr>
                <w:rFonts w:ascii="Arial" w:hAnsi="Arial" w:cs="Arial"/>
                <w:sz w:val="20"/>
                <w:lang w:val="en-US"/>
              </w:rPr>
              <w:t xml:space="preserve">To contract no. _____       </w:t>
            </w:r>
            <w:r w:rsidRPr="003D4376">
              <w:rPr>
                <w:rFonts w:ascii="Arial" w:hAnsi="Arial" w:cs="Arial"/>
                <w:bCs/>
                <w:sz w:val="20"/>
                <w:lang w:val="en-US"/>
              </w:rPr>
              <w:t>from</w:t>
            </w:r>
            <w:r w:rsidRPr="003D4376">
              <w:rPr>
                <w:rFonts w:ascii="Arial" w:hAnsi="Arial" w:cs="Arial"/>
                <w:sz w:val="20"/>
                <w:lang w:val="en-US"/>
              </w:rPr>
              <w:t xml:space="preserve"> ___________    </w:t>
            </w:r>
          </w:p>
        </w:tc>
        <w:tc>
          <w:tcPr>
            <w:tcW w:w="5386" w:type="dxa"/>
            <w:tcBorders>
              <w:top w:val="single" w:sz="4" w:space="0" w:color="auto"/>
              <w:left w:val="single" w:sz="4" w:space="0" w:color="auto"/>
              <w:bottom w:val="single" w:sz="4" w:space="0" w:color="auto"/>
              <w:right w:val="single" w:sz="4" w:space="0" w:color="auto"/>
            </w:tcBorders>
          </w:tcPr>
          <w:p w14:paraId="367C54E2" w14:textId="77777777" w:rsidR="00000000" w:rsidRPr="00223F29" w:rsidRDefault="00000000" w:rsidP="00030351">
            <w:pPr>
              <w:tabs>
                <w:tab w:val="left" w:pos="3360"/>
              </w:tabs>
              <w:jc w:val="both"/>
              <w:rPr>
                <w:rFonts w:ascii="Arial" w:hAnsi="Arial" w:cs="Arial"/>
                <w:b/>
                <w:bCs/>
                <w:sz w:val="20"/>
                <w:lang w:val="ru-RU"/>
              </w:rPr>
            </w:pPr>
            <w:r w:rsidRPr="00B6520D">
              <w:rPr>
                <w:rFonts w:ascii="Arial" w:hAnsi="Arial" w:cs="Arial"/>
                <w:b/>
                <w:bCs/>
                <w:sz w:val="20"/>
              </w:rPr>
              <w:t>Приложение №</w:t>
            </w:r>
            <w:r>
              <w:rPr>
                <w:rFonts w:ascii="Arial" w:hAnsi="Arial" w:cs="Arial"/>
                <w:b/>
                <w:bCs/>
                <w:sz w:val="20"/>
              </w:rPr>
              <w:t xml:space="preserve"> </w:t>
            </w:r>
            <w:r>
              <w:rPr>
                <w:rFonts w:ascii="Arial" w:hAnsi="Arial" w:cs="Arial"/>
                <w:b/>
                <w:bCs/>
                <w:sz w:val="20"/>
                <w:lang w:val="ru-RU"/>
              </w:rPr>
              <w:t>7</w:t>
            </w:r>
          </w:p>
          <w:p w14:paraId="5AD145AE" w14:textId="77777777" w:rsidR="00000000" w:rsidRDefault="00000000" w:rsidP="00030351">
            <w:pPr>
              <w:rPr>
                <w:rFonts w:ascii="Arial" w:hAnsi="Arial" w:cs="Arial"/>
                <w:color w:val="000000"/>
                <w:sz w:val="18"/>
                <w:szCs w:val="18"/>
                <w:highlight w:val="yellow"/>
                <w:lang w:val="ru-RU"/>
              </w:rPr>
            </w:pPr>
            <w:r w:rsidRPr="00B6520D">
              <w:rPr>
                <w:rFonts w:ascii="Arial" w:hAnsi="Arial" w:cs="Arial"/>
                <w:sz w:val="20"/>
              </w:rPr>
              <w:t>к</w:t>
            </w:r>
            <w:r w:rsidRPr="004E4D93">
              <w:rPr>
                <w:rFonts w:ascii="Arial" w:hAnsi="Arial" w:cs="Arial"/>
                <w:sz w:val="20"/>
              </w:rPr>
              <w:t xml:space="preserve"> </w:t>
            </w:r>
            <w:r w:rsidRPr="00B6520D">
              <w:rPr>
                <w:rFonts w:ascii="Arial" w:hAnsi="Arial" w:cs="Arial"/>
                <w:sz w:val="20"/>
              </w:rPr>
              <w:t>контракту</w:t>
            </w:r>
            <w:r w:rsidRPr="004E4D93">
              <w:rPr>
                <w:rFonts w:ascii="Arial" w:hAnsi="Arial" w:cs="Arial"/>
                <w:sz w:val="20"/>
              </w:rPr>
              <w:t xml:space="preserve">   </w:t>
            </w:r>
            <w:r>
              <w:rPr>
                <w:rFonts w:ascii="Arial" w:hAnsi="Arial" w:cs="Arial"/>
                <w:sz w:val="20"/>
              </w:rPr>
              <w:t>________</w:t>
            </w:r>
            <w:r w:rsidRPr="004E4D93">
              <w:rPr>
                <w:rFonts w:ascii="Arial" w:hAnsi="Arial" w:cs="Arial"/>
                <w:sz w:val="20"/>
              </w:rPr>
              <w:t xml:space="preserve">      </w:t>
            </w:r>
            <w:r w:rsidRPr="00B6520D">
              <w:rPr>
                <w:rFonts w:ascii="Arial" w:hAnsi="Arial" w:cs="Arial"/>
                <w:sz w:val="20"/>
              </w:rPr>
              <w:t>от</w:t>
            </w:r>
            <w:r w:rsidRPr="004E4D93">
              <w:rPr>
                <w:rFonts w:ascii="Arial" w:hAnsi="Arial" w:cs="Arial"/>
                <w:sz w:val="20"/>
              </w:rPr>
              <w:t xml:space="preserve">  </w:t>
            </w:r>
            <w:r>
              <w:rPr>
                <w:rFonts w:ascii="Arial" w:hAnsi="Arial" w:cs="Arial"/>
                <w:sz w:val="20"/>
              </w:rPr>
              <w:t>_</w:t>
            </w:r>
            <w:r>
              <w:rPr>
                <w:rFonts w:ascii="Arial" w:hAnsi="Arial" w:cs="Arial"/>
                <w:sz w:val="20"/>
                <w:lang w:val="en-US"/>
              </w:rPr>
              <w:t>_______________</w:t>
            </w:r>
          </w:p>
        </w:tc>
      </w:tr>
      <w:tr w:rsidR="00F40535" w:rsidRPr="00157104" w14:paraId="3BB726BB" w14:textId="77777777" w:rsidTr="00030351">
        <w:tc>
          <w:tcPr>
            <w:tcW w:w="5104" w:type="dxa"/>
            <w:tcBorders>
              <w:top w:val="single" w:sz="4" w:space="0" w:color="auto"/>
              <w:left w:val="single" w:sz="4" w:space="0" w:color="auto"/>
              <w:bottom w:val="single" w:sz="4" w:space="0" w:color="auto"/>
              <w:right w:val="single" w:sz="4" w:space="0" w:color="auto"/>
            </w:tcBorders>
          </w:tcPr>
          <w:p w14:paraId="0AEE4FE3" w14:textId="77777777" w:rsidR="00000000" w:rsidRPr="00CB01CE" w:rsidRDefault="00000000" w:rsidP="00030351">
            <w:pPr>
              <w:rPr>
                <w:rFonts w:ascii="Arial" w:hAnsi="Arial" w:cs="Arial"/>
                <w:b/>
                <w:sz w:val="20"/>
                <w:lang w:val="en-US"/>
              </w:rPr>
            </w:pPr>
          </w:p>
          <w:p w14:paraId="737B69AA" w14:textId="77777777" w:rsidR="00000000" w:rsidRPr="00CB01CE" w:rsidRDefault="00000000" w:rsidP="00030351">
            <w:pPr>
              <w:rPr>
                <w:rFonts w:ascii="Arial" w:hAnsi="Arial" w:cs="Arial"/>
                <w:b/>
                <w:sz w:val="20"/>
                <w:lang w:val="en-US"/>
              </w:rPr>
            </w:pPr>
            <w:r w:rsidRPr="00CB01CE">
              <w:rPr>
                <w:rFonts w:ascii="Arial" w:hAnsi="Arial" w:cs="Arial"/>
                <w:b/>
                <w:sz w:val="20"/>
                <w:lang w:val="en-US"/>
              </w:rPr>
              <w:t>EQUIPMENT COMMISSIONING CERTIFICATE AND TRAINING (FORM SAMPLE)</w:t>
            </w:r>
          </w:p>
        </w:tc>
        <w:tc>
          <w:tcPr>
            <w:tcW w:w="5386" w:type="dxa"/>
            <w:tcBorders>
              <w:top w:val="single" w:sz="4" w:space="0" w:color="auto"/>
              <w:left w:val="single" w:sz="4" w:space="0" w:color="auto"/>
              <w:bottom w:val="single" w:sz="4" w:space="0" w:color="auto"/>
              <w:right w:val="single" w:sz="4" w:space="0" w:color="auto"/>
            </w:tcBorders>
          </w:tcPr>
          <w:p w14:paraId="6091936B" w14:textId="77777777" w:rsidR="00000000" w:rsidRPr="00CB01CE" w:rsidRDefault="00000000" w:rsidP="00030351">
            <w:pPr>
              <w:jc w:val="center"/>
              <w:rPr>
                <w:rFonts w:ascii="Arial" w:hAnsi="Arial" w:cs="Arial"/>
                <w:b/>
                <w:color w:val="000000"/>
                <w:sz w:val="20"/>
                <w:lang w:val="en-US"/>
              </w:rPr>
            </w:pPr>
          </w:p>
          <w:p w14:paraId="4BD16908" w14:textId="77777777" w:rsidR="00000000" w:rsidRPr="00CB01CE" w:rsidRDefault="00000000" w:rsidP="00030351">
            <w:pPr>
              <w:rPr>
                <w:rFonts w:ascii="Arial" w:hAnsi="Arial" w:cs="Arial"/>
                <w:b/>
                <w:color w:val="000000"/>
                <w:sz w:val="20"/>
                <w:lang w:val="ru-RU"/>
              </w:rPr>
            </w:pPr>
            <w:r w:rsidRPr="00CB01CE">
              <w:rPr>
                <w:rFonts w:ascii="Arial" w:hAnsi="Arial" w:cs="Arial"/>
                <w:b/>
                <w:color w:val="000000"/>
                <w:sz w:val="20"/>
                <w:lang w:val="ru-RU"/>
              </w:rPr>
              <w:t>АКТ О ВВОДЕ ОБОРУДОВАНИЯ В ЭКСП</w:t>
            </w:r>
            <w:r>
              <w:rPr>
                <w:rFonts w:ascii="Arial" w:hAnsi="Arial" w:cs="Arial"/>
                <w:b/>
                <w:color w:val="000000"/>
                <w:sz w:val="20"/>
                <w:lang w:val="ru-RU"/>
              </w:rPr>
              <w:t xml:space="preserve">ЛУАТАЦИЮ И ПРОВЕДЕНИЯ ОБУЧЕНИЯ </w:t>
            </w:r>
            <w:r w:rsidRPr="00CB01CE">
              <w:rPr>
                <w:rFonts w:ascii="Arial" w:hAnsi="Arial" w:cs="Arial"/>
                <w:b/>
                <w:color w:val="000000"/>
                <w:sz w:val="20"/>
                <w:lang w:val="ru-RU"/>
              </w:rPr>
              <w:t>(ОБРАЗЕЦ ФОРМЫ)</w:t>
            </w:r>
          </w:p>
        </w:tc>
      </w:tr>
      <w:tr w:rsidR="00F40535" w:rsidRPr="00157104" w14:paraId="2F395EAD" w14:textId="77777777" w:rsidTr="00030351">
        <w:tc>
          <w:tcPr>
            <w:tcW w:w="5104" w:type="dxa"/>
            <w:tcBorders>
              <w:top w:val="single" w:sz="4" w:space="0" w:color="auto"/>
              <w:left w:val="single" w:sz="4" w:space="0" w:color="auto"/>
              <w:bottom w:val="single" w:sz="4" w:space="0" w:color="auto"/>
              <w:right w:val="single" w:sz="4" w:space="0" w:color="auto"/>
            </w:tcBorders>
          </w:tcPr>
          <w:p w14:paraId="7C55B111" w14:textId="77777777" w:rsidR="00000000" w:rsidRPr="003D4376" w:rsidRDefault="00000000" w:rsidP="00030351">
            <w:pPr>
              <w:jc w:val="both"/>
              <w:rPr>
                <w:rFonts w:ascii="Arial" w:hAnsi="Arial" w:cs="Arial"/>
                <w:sz w:val="20"/>
                <w:lang w:val="en-US"/>
              </w:rPr>
            </w:pPr>
            <w:r w:rsidRPr="003D4376">
              <w:rPr>
                <w:rFonts w:ascii="Arial" w:hAnsi="Arial" w:cs="Arial"/>
                <w:sz w:val="20"/>
                <w:lang w:val="en-US"/>
              </w:rPr>
              <w:t>___________ ___________, represented by  _____________________________, acting under ___________, hereinafter referred to as the Buyer, on the one part, and ____________________________, represented by ____________________________________, acting under ____________, hereina</w:t>
            </w:r>
            <w:r>
              <w:rPr>
                <w:rFonts w:ascii="Arial" w:hAnsi="Arial" w:cs="Arial"/>
                <w:sz w:val="20"/>
                <w:lang w:val="en-US"/>
              </w:rPr>
              <w:t xml:space="preserve">fter referred to as the </w:t>
            </w:r>
            <w:r w:rsidRPr="003D4376">
              <w:rPr>
                <w:rFonts w:ascii="Arial" w:hAnsi="Arial" w:cs="Arial"/>
                <w:sz w:val="20"/>
                <w:lang w:val="en-US"/>
              </w:rPr>
              <w:t>,</w:t>
            </w:r>
            <w:r>
              <w:t xml:space="preserve"> </w:t>
            </w:r>
            <w:r w:rsidRPr="00D6568C">
              <w:rPr>
                <w:rFonts w:ascii="Arial" w:hAnsi="Arial" w:cs="Arial"/>
                <w:sz w:val="20"/>
                <w:lang w:val="en-US"/>
              </w:rPr>
              <w:t>Seller</w:t>
            </w:r>
            <w:r w:rsidRPr="003D4376">
              <w:rPr>
                <w:rFonts w:ascii="Arial" w:hAnsi="Arial" w:cs="Arial"/>
                <w:sz w:val="20"/>
                <w:lang w:val="en-US"/>
              </w:rPr>
              <w:t xml:space="preserve"> on the other part, hereinafter jointly referred to as the Parties, and individually as the Party, have drawn up this Certificate as follows:</w:t>
            </w:r>
          </w:p>
        </w:tc>
        <w:tc>
          <w:tcPr>
            <w:tcW w:w="5386" w:type="dxa"/>
            <w:tcBorders>
              <w:top w:val="single" w:sz="4" w:space="0" w:color="auto"/>
              <w:left w:val="single" w:sz="4" w:space="0" w:color="auto"/>
              <w:bottom w:val="single" w:sz="4" w:space="0" w:color="auto"/>
              <w:right w:val="single" w:sz="4" w:space="0" w:color="auto"/>
            </w:tcBorders>
          </w:tcPr>
          <w:p w14:paraId="7E76D0E8" w14:textId="77777777" w:rsidR="00000000" w:rsidRPr="006A0FF1" w:rsidRDefault="00000000" w:rsidP="00030351">
            <w:pPr>
              <w:autoSpaceDE w:val="0"/>
              <w:autoSpaceDN w:val="0"/>
              <w:adjustRightInd w:val="0"/>
              <w:jc w:val="both"/>
              <w:rPr>
                <w:rFonts w:ascii="Arial" w:hAnsi="Arial" w:cs="Arial"/>
                <w:sz w:val="20"/>
                <w:lang w:val="ru-RU"/>
              </w:rPr>
            </w:pPr>
            <w:r w:rsidRPr="00CB01CE">
              <w:rPr>
                <w:rFonts w:ascii="Arial" w:hAnsi="Arial" w:cs="Arial"/>
                <w:sz w:val="20"/>
                <w:lang w:val="ru-RU"/>
              </w:rPr>
              <w:t>___________________ «________________» в лице __________, действующего на основании __________, именуемое в дальнейшем «Покупатель», с одной стороны, и ________________ ____ в лице __________, действующего на основании __________, именуемое в дальнейшем «Продавец», с другой стороны, совместно именуемые «Стороны», а по отдельности «Сторона», составили настоящий Акт о нижеследующем:</w:t>
            </w:r>
          </w:p>
        </w:tc>
      </w:tr>
      <w:tr w:rsidR="00F40535" w14:paraId="2D51C77E" w14:textId="77777777" w:rsidTr="00030351">
        <w:tc>
          <w:tcPr>
            <w:tcW w:w="5104" w:type="dxa"/>
            <w:tcBorders>
              <w:top w:val="single" w:sz="4" w:space="0" w:color="auto"/>
              <w:left w:val="single" w:sz="4" w:space="0" w:color="auto"/>
              <w:bottom w:val="single" w:sz="4" w:space="0" w:color="auto"/>
              <w:right w:val="single" w:sz="4" w:space="0" w:color="auto"/>
            </w:tcBorders>
          </w:tcPr>
          <w:p w14:paraId="46F1D935" w14:textId="77777777" w:rsidR="00000000" w:rsidRPr="00CB01CE" w:rsidRDefault="00000000" w:rsidP="00030351">
            <w:pPr>
              <w:jc w:val="both"/>
              <w:rPr>
                <w:rFonts w:ascii="Arial" w:hAnsi="Arial" w:cs="Arial"/>
                <w:sz w:val="20"/>
                <w:lang w:val="ru-RU"/>
              </w:rPr>
            </w:pPr>
            <w:r w:rsidRPr="00CB01CE">
              <w:rPr>
                <w:rFonts w:ascii="Arial" w:hAnsi="Arial" w:cs="Arial"/>
                <w:sz w:val="20"/>
                <w:lang w:val="ru-RU"/>
              </w:rPr>
              <w:t>1. Equipment:</w:t>
            </w:r>
          </w:p>
        </w:tc>
        <w:tc>
          <w:tcPr>
            <w:tcW w:w="5386" w:type="dxa"/>
            <w:tcBorders>
              <w:top w:val="single" w:sz="4" w:space="0" w:color="auto"/>
              <w:left w:val="single" w:sz="4" w:space="0" w:color="auto"/>
              <w:bottom w:val="single" w:sz="4" w:space="0" w:color="auto"/>
              <w:right w:val="single" w:sz="4" w:space="0" w:color="auto"/>
            </w:tcBorders>
          </w:tcPr>
          <w:p w14:paraId="47268F3C" w14:textId="77777777" w:rsidR="00000000" w:rsidRPr="006A0FF1" w:rsidRDefault="00000000" w:rsidP="00030351">
            <w:pPr>
              <w:autoSpaceDE w:val="0"/>
              <w:autoSpaceDN w:val="0"/>
              <w:adjustRightInd w:val="0"/>
              <w:jc w:val="both"/>
              <w:rPr>
                <w:rFonts w:ascii="Arial" w:hAnsi="Arial" w:cs="Arial"/>
                <w:sz w:val="20"/>
                <w:lang w:val="ru-RU"/>
              </w:rPr>
            </w:pPr>
            <w:r w:rsidRPr="00CB01CE">
              <w:rPr>
                <w:rFonts w:ascii="Arial" w:hAnsi="Arial" w:cs="Arial"/>
                <w:sz w:val="20"/>
                <w:lang w:val="ru-RU"/>
              </w:rPr>
              <w:t>1. Оборудование:</w:t>
            </w:r>
          </w:p>
        </w:tc>
      </w:tr>
      <w:tr w:rsidR="00F40535" w14:paraId="04EB6C28" w14:textId="77777777" w:rsidTr="00030351">
        <w:trPr>
          <w:trHeight w:val="1847"/>
        </w:trPr>
        <w:tc>
          <w:tcPr>
            <w:tcW w:w="10490" w:type="dxa"/>
            <w:gridSpan w:val="2"/>
            <w:tcBorders>
              <w:top w:val="single" w:sz="4" w:space="0" w:color="auto"/>
              <w:left w:val="single" w:sz="4" w:space="0" w:color="auto"/>
              <w:bottom w:val="single" w:sz="4" w:space="0" w:color="auto"/>
              <w:right w:val="single" w:sz="4" w:space="0" w:color="auto"/>
            </w:tcBorders>
          </w:tcPr>
          <w:p w14:paraId="355EE652" w14:textId="77777777" w:rsidR="00000000" w:rsidRDefault="00000000" w:rsidP="00030351">
            <w:pPr>
              <w:rPr>
                <w:lang w:val="ru-RU"/>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7"/>
              <w:gridCol w:w="6095"/>
              <w:gridCol w:w="1669"/>
              <w:gridCol w:w="1559"/>
            </w:tblGrid>
            <w:tr w:rsidR="00F40535" w14:paraId="6B1BBB01" w14:textId="77777777" w:rsidTr="00030351">
              <w:tc>
                <w:tcPr>
                  <w:tcW w:w="817" w:type="dxa"/>
                </w:tcPr>
                <w:p w14:paraId="14B69E73" w14:textId="77777777" w:rsidR="00000000" w:rsidRPr="00DB7BF0" w:rsidRDefault="00000000" w:rsidP="00030351">
                  <w:pPr>
                    <w:jc w:val="both"/>
                    <w:rPr>
                      <w:b/>
                    </w:rPr>
                  </w:pPr>
                  <w:r>
                    <w:rPr>
                      <w:b/>
                      <w:lang w:val="en-US"/>
                    </w:rPr>
                    <w:t>No</w:t>
                  </w:r>
                  <w:r w:rsidRPr="00DB7BF0">
                    <w:rPr>
                      <w:b/>
                    </w:rPr>
                    <w:t xml:space="preserve">. </w:t>
                  </w:r>
                </w:p>
              </w:tc>
              <w:tc>
                <w:tcPr>
                  <w:tcW w:w="6095" w:type="dxa"/>
                  <w:shd w:val="clear" w:color="auto" w:fill="auto"/>
                </w:tcPr>
                <w:p w14:paraId="3CE96045" w14:textId="77777777" w:rsidR="00000000" w:rsidRPr="00BA57F0" w:rsidRDefault="00000000" w:rsidP="00030351">
                  <w:pPr>
                    <w:jc w:val="both"/>
                    <w:rPr>
                      <w:b/>
                      <w:lang w:val="ru-RU"/>
                    </w:rPr>
                  </w:pPr>
                  <w:r>
                    <w:rPr>
                      <w:b/>
                      <w:lang w:val="en-US"/>
                    </w:rPr>
                    <w:t>Name</w:t>
                  </w:r>
                  <w:r w:rsidRPr="00DB7BF0">
                    <w:rPr>
                      <w:b/>
                    </w:rPr>
                    <w:t xml:space="preserve"> </w:t>
                  </w:r>
                  <w:r>
                    <w:rPr>
                      <w:b/>
                      <w:lang w:val="en-US"/>
                    </w:rPr>
                    <w:t>of</w:t>
                  </w:r>
                  <w:r w:rsidRPr="00DB7BF0">
                    <w:rPr>
                      <w:b/>
                    </w:rPr>
                    <w:t xml:space="preserve"> </w:t>
                  </w:r>
                  <w:r>
                    <w:rPr>
                      <w:b/>
                      <w:lang w:val="en-US"/>
                    </w:rPr>
                    <w:t>the</w:t>
                  </w:r>
                  <w:r w:rsidRPr="00DB7BF0">
                    <w:rPr>
                      <w:b/>
                    </w:rPr>
                    <w:t xml:space="preserve"> </w:t>
                  </w:r>
                  <w:r>
                    <w:rPr>
                      <w:b/>
                      <w:lang w:val="en-US"/>
                    </w:rPr>
                    <w:t>Equipment</w:t>
                  </w:r>
                  <w:r>
                    <w:rPr>
                      <w:b/>
                      <w:lang w:val="ru-RU"/>
                    </w:rPr>
                    <w:t>/</w:t>
                  </w:r>
                  <w:r>
                    <w:t xml:space="preserve"> </w:t>
                  </w:r>
                  <w:r w:rsidRPr="00BA57F0">
                    <w:rPr>
                      <w:b/>
                      <w:lang w:val="ru-RU"/>
                    </w:rPr>
                    <w:t>Наименование Оборудования</w:t>
                  </w:r>
                </w:p>
              </w:tc>
              <w:tc>
                <w:tcPr>
                  <w:tcW w:w="1276" w:type="dxa"/>
                  <w:shd w:val="clear" w:color="auto" w:fill="auto"/>
                </w:tcPr>
                <w:p w14:paraId="601EFD46" w14:textId="77777777" w:rsidR="00000000" w:rsidRPr="00BA57F0" w:rsidRDefault="00000000" w:rsidP="00030351">
                  <w:pPr>
                    <w:jc w:val="both"/>
                    <w:rPr>
                      <w:b/>
                      <w:lang w:val="en-US"/>
                    </w:rPr>
                  </w:pPr>
                  <w:r>
                    <w:rPr>
                      <w:b/>
                      <w:lang w:val="en-US"/>
                    </w:rPr>
                    <w:t>Unit of measurement</w:t>
                  </w:r>
                  <w:r w:rsidRPr="00BA57F0">
                    <w:rPr>
                      <w:b/>
                      <w:lang w:val="en-US"/>
                    </w:rPr>
                    <w:t>/</w:t>
                  </w:r>
                </w:p>
                <w:p w14:paraId="1FE747D7" w14:textId="77777777" w:rsidR="00000000" w:rsidRPr="00BA57F0" w:rsidRDefault="00000000" w:rsidP="00030351">
                  <w:pPr>
                    <w:jc w:val="both"/>
                    <w:rPr>
                      <w:b/>
                      <w:lang w:val="en-US"/>
                    </w:rPr>
                  </w:pPr>
                  <w:r w:rsidRPr="00BA57F0">
                    <w:rPr>
                      <w:b/>
                      <w:lang w:val="ru-RU"/>
                    </w:rPr>
                    <w:t>Ед</w:t>
                  </w:r>
                  <w:r w:rsidRPr="00BA57F0">
                    <w:rPr>
                      <w:b/>
                      <w:lang w:val="en-US"/>
                    </w:rPr>
                    <w:t xml:space="preserve">. </w:t>
                  </w:r>
                  <w:r w:rsidRPr="00BA57F0">
                    <w:rPr>
                      <w:b/>
                      <w:lang w:val="ru-RU"/>
                    </w:rPr>
                    <w:t>изм</w:t>
                  </w:r>
                  <w:r w:rsidRPr="00BA57F0">
                    <w:rPr>
                      <w:b/>
                      <w:lang w:val="en-US"/>
                    </w:rPr>
                    <w:t>.</w:t>
                  </w:r>
                </w:p>
              </w:tc>
              <w:tc>
                <w:tcPr>
                  <w:tcW w:w="1559" w:type="dxa"/>
                  <w:shd w:val="clear" w:color="auto" w:fill="auto"/>
                </w:tcPr>
                <w:p w14:paraId="06BBBBAE" w14:textId="77777777" w:rsidR="00000000" w:rsidRPr="00BA57F0" w:rsidRDefault="00000000" w:rsidP="00030351">
                  <w:pPr>
                    <w:jc w:val="center"/>
                    <w:rPr>
                      <w:b/>
                      <w:lang w:val="ru-RU"/>
                    </w:rPr>
                  </w:pPr>
                  <w:r>
                    <w:rPr>
                      <w:b/>
                      <w:lang w:val="en-US"/>
                    </w:rPr>
                    <w:t>Quantity</w:t>
                  </w:r>
                  <w:r>
                    <w:rPr>
                      <w:b/>
                      <w:lang w:val="ru-RU"/>
                    </w:rPr>
                    <w:t>/</w:t>
                  </w:r>
                  <w:r>
                    <w:t xml:space="preserve"> </w:t>
                  </w:r>
                  <w:r w:rsidRPr="00BA57F0">
                    <w:rPr>
                      <w:b/>
                      <w:lang w:val="ru-RU"/>
                    </w:rPr>
                    <w:t>Кол-во</w:t>
                  </w:r>
                </w:p>
              </w:tc>
            </w:tr>
            <w:tr w:rsidR="00F40535" w14:paraId="24B94794" w14:textId="77777777" w:rsidTr="00030351">
              <w:tc>
                <w:tcPr>
                  <w:tcW w:w="817" w:type="dxa"/>
                </w:tcPr>
                <w:p w14:paraId="21E2096E" w14:textId="77777777" w:rsidR="00000000" w:rsidRPr="000E5178" w:rsidRDefault="00000000" w:rsidP="00030351">
                  <w:pPr>
                    <w:jc w:val="both"/>
                  </w:pPr>
                  <w:r w:rsidRPr="000E5178">
                    <w:t>1.</w:t>
                  </w:r>
                </w:p>
              </w:tc>
              <w:tc>
                <w:tcPr>
                  <w:tcW w:w="6095" w:type="dxa"/>
                  <w:shd w:val="clear" w:color="auto" w:fill="auto"/>
                </w:tcPr>
                <w:p w14:paraId="7790825F" w14:textId="77777777" w:rsidR="00000000" w:rsidRPr="000E5178" w:rsidRDefault="00000000" w:rsidP="00030351">
                  <w:pPr>
                    <w:jc w:val="both"/>
                  </w:pPr>
                </w:p>
              </w:tc>
              <w:tc>
                <w:tcPr>
                  <w:tcW w:w="1276" w:type="dxa"/>
                  <w:shd w:val="clear" w:color="auto" w:fill="auto"/>
                </w:tcPr>
                <w:p w14:paraId="7DE6664D" w14:textId="77777777" w:rsidR="00000000" w:rsidRPr="000E5178" w:rsidRDefault="00000000" w:rsidP="00030351">
                  <w:pPr>
                    <w:jc w:val="both"/>
                  </w:pPr>
                </w:p>
              </w:tc>
              <w:tc>
                <w:tcPr>
                  <w:tcW w:w="1559" w:type="dxa"/>
                  <w:shd w:val="clear" w:color="auto" w:fill="auto"/>
                </w:tcPr>
                <w:p w14:paraId="0AEF987A" w14:textId="77777777" w:rsidR="00000000" w:rsidRPr="000E5178" w:rsidRDefault="00000000" w:rsidP="00030351">
                  <w:pPr>
                    <w:jc w:val="both"/>
                  </w:pPr>
                </w:p>
              </w:tc>
            </w:tr>
            <w:tr w:rsidR="00F40535" w14:paraId="773E220D" w14:textId="77777777" w:rsidTr="00030351">
              <w:tc>
                <w:tcPr>
                  <w:tcW w:w="817" w:type="dxa"/>
                </w:tcPr>
                <w:p w14:paraId="72FBC8A3" w14:textId="77777777" w:rsidR="00000000" w:rsidRPr="00BA57F0" w:rsidRDefault="00000000" w:rsidP="00030351">
                  <w:pPr>
                    <w:jc w:val="both"/>
                    <w:rPr>
                      <w:lang w:val="ru-RU"/>
                    </w:rPr>
                  </w:pPr>
                  <w:r>
                    <w:rPr>
                      <w:lang w:val="ru-RU"/>
                    </w:rPr>
                    <w:t>2.</w:t>
                  </w:r>
                </w:p>
              </w:tc>
              <w:tc>
                <w:tcPr>
                  <w:tcW w:w="6095" w:type="dxa"/>
                  <w:shd w:val="clear" w:color="auto" w:fill="auto"/>
                </w:tcPr>
                <w:p w14:paraId="404D072E" w14:textId="77777777" w:rsidR="00000000" w:rsidRPr="000E5178" w:rsidRDefault="00000000" w:rsidP="00030351">
                  <w:pPr>
                    <w:jc w:val="both"/>
                  </w:pPr>
                </w:p>
              </w:tc>
              <w:tc>
                <w:tcPr>
                  <w:tcW w:w="1276" w:type="dxa"/>
                  <w:shd w:val="clear" w:color="auto" w:fill="auto"/>
                </w:tcPr>
                <w:p w14:paraId="66195430" w14:textId="77777777" w:rsidR="00000000" w:rsidRPr="000E5178" w:rsidRDefault="00000000" w:rsidP="00030351">
                  <w:pPr>
                    <w:jc w:val="both"/>
                  </w:pPr>
                </w:p>
              </w:tc>
              <w:tc>
                <w:tcPr>
                  <w:tcW w:w="1559" w:type="dxa"/>
                  <w:shd w:val="clear" w:color="auto" w:fill="auto"/>
                </w:tcPr>
                <w:p w14:paraId="74BFA587" w14:textId="77777777" w:rsidR="00000000" w:rsidRPr="000E5178" w:rsidRDefault="00000000" w:rsidP="00030351">
                  <w:pPr>
                    <w:jc w:val="both"/>
                  </w:pPr>
                </w:p>
              </w:tc>
            </w:tr>
          </w:tbl>
          <w:p w14:paraId="25AD5039" w14:textId="77777777" w:rsidR="00000000" w:rsidRDefault="00000000" w:rsidP="00030351">
            <w:pPr>
              <w:rPr>
                <w:lang w:val="ru-RU"/>
              </w:rPr>
            </w:pPr>
          </w:p>
        </w:tc>
      </w:tr>
      <w:tr w:rsidR="00F40535" w:rsidRPr="00157104" w14:paraId="71948FAA" w14:textId="77777777" w:rsidTr="00030351">
        <w:tc>
          <w:tcPr>
            <w:tcW w:w="5104" w:type="dxa"/>
            <w:tcBorders>
              <w:top w:val="single" w:sz="4" w:space="0" w:color="auto"/>
              <w:left w:val="single" w:sz="4" w:space="0" w:color="auto"/>
              <w:bottom w:val="single" w:sz="4" w:space="0" w:color="auto"/>
              <w:right w:val="single" w:sz="4" w:space="0" w:color="auto"/>
            </w:tcBorders>
          </w:tcPr>
          <w:p w14:paraId="56A0FF04" w14:textId="77777777" w:rsidR="00000000" w:rsidRDefault="00000000" w:rsidP="00030351">
            <w:pPr>
              <w:jc w:val="both"/>
              <w:rPr>
                <w:rFonts w:ascii="Arial" w:hAnsi="Arial" w:cs="Arial"/>
                <w:sz w:val="20"/>
                <w:lang w:val="en-US"/>
              </w:rPr>
            </w:pPr>
            <w:r w:rsidRPr="00CB01CE">
              <w:rPr>
                <w:rFonts w:ascii="Arial" w:hAnsi="Arial" w:cs="Arial"/>
                <w:sz w:val="20"/>
                <w:lang w:val="en-US"/>
              </w:rPr>
              <w:t>2. Date of receiving the Equipment _________________ under Equipment supply Contract No.  ____________ dd. ______________.</w:t>
            </w:r>
          </w:p>
          <w:p w14:paraId="7964170A" w14:textId="77777777" w:rsidR="00000000" w:rsidRDefault="00000000" w:rsidP="00030351">
            <w:pPr>
              <w:jc w:val="both"/>
              <w:rPr>
                <w:rFonts w:ascii="Arial" w:hAnsi="Arial" w:cs="Arial"/>
                <w:sz w:val="20"/>
                <w:lang w:val="en-US"/>
              </w:rPr>
            </w:pPr>
          </w:p>
        </w:tc>
        <w:tc>
          <w:tcPr>
            <w:tcW w:w="5386" w:type="dxa"/>
            <w:tcBorders>
              <w:top w:val="single" w:sz="4" w:space="0" w:color="auto"/>
              <w:left w:val="single" w:sz="4" w:space="0" w:color="auto"/>
              <w:bottom w:val="single" w:sz="4" w:space="0" w:color="auto"/>
              <w:right w:val="single" w:sz="4" w:space="0" w:color="auto"/>
            </w:tcBorders>
          </w:tcPr>
          <w:p w14:paraId="0FD4CBA1" w14:textId="77777777" w:rsidR="00000000" w:rsidRPr="00CB01CE" w:rsidRDefault="00000000" w:rsidP="00030351">
            <w:pPr>
              <w:jc w:val="both"/>
              <w:rPr>
                <w:rFonts w:ascii="Arial" w:hAnsi="Arial" w:cs="Arial"/>
                <w:sz w:val="20"/>
                <w:lang w:val="ru-RU"/>
              </w:rPr>
            </w:pPr>
            <w:r w:rsidRPr="00CB01CE">
              <w:rPr>
                <w:rFonts w:ascii="Arial" w:hAnsi="Arial" w:cs="Arial"/>
                <w:sz w:val="20"/>
                <w:lang w:val="ru-RU"/>
              </w:rPr>
              <w:t>2. Дата получения Оборудования _________________ в соответствии с Контрактом на поставку оборудования № ____________ от ______________.</w:t>
            </w:r>
          </w:p>
        </w:tc>
      </w:tr>
      <w:tr w:rsidR="00F40535" w14:paraId="45620952" w14:textId="77777777" w:rsidTr="00030351">
        <w:tc>
          <w:tcPr>
            <w:tcW w:w="5104" w:type="dxa"/>
            <w:tcBorders>
              <w:top w:val="single" w:sz="4" w:space="0" w:color="auto"/>
              <w:left w:val="single" w:sz="4" w:space="0" w:color="auto"/>
              <w:bottom w:val="single" w:sz="4" w:space="0" w:color="auto"/>
              <w:right w:val="single" w:sz="4" w:space="0" w:color="auto"/>
            </w:tcBorders>
          </w:tcPr>
          <w:p w14:paraId="6B586517" w14:textId="77777777" w:rsidR="00000000" w:rsidRPr="00CB01CE" w:rsidRDefault="00000000" w:rsidP="00030351">
            <w:pPr>
              <w:jc w:val="both"/>
              <w:rPr>
                <w:rFonts w:ascii="Arial" w:hAnsi="Arial" w:cs="Arial"/>
                <w:sz w:val="20"/>
                <w:lang w:val="en-US"/>
              </w:rPr>
            </w:pPr>
            <w:r w:rsidRPr="00CB01CE">
              <w:rPr>
                <w:rFonts w:ascii="Arial" w:hAnsi="Arial" w:cs="Arial"/>
                <w:sz w:val="20"/>
                <w:lang w:val="en-US"/>
              </w:rPr>
              <w:t>3. The works on the Equipment commissioning were performed from____ _______________ till ___ _______________ by the Company ____________________________.</w:t>
            </w:r>
          </w:p>
        </w:tc>
        <w:tc>
          <w:tcPr>
            <w:tcW w:w="5386" w:type="dxa"/>
            <w:tcBorders>
              <w:top w:val="single" w:sz="4" w:space="0" w:color="auto"/>
              <w:left w:val="single" w:sz="4" w:space="0" w:color="auto"/>
              <w:bottom w:val="single" w:sz="4" w:space="0" w:color="auto"/>
              <w:right w:val="single" w:sz="4" w:space="0" w:color="auto"/>
            </w:tcBorders>
          </w:tcPr>
          <w:p w14:paraId="392B18C5" w14:textId="77777777" w:rsidR="00000000" w:rsidRPr="00CB01CE" w:rsidRDefault="00000000" w:rsidP="00030351">
            <w:pPr>
              <w:jc w:val="both"/>
              <w:rPr>
                <w:rFonts w:ascii="Arial" w:hAnsi="Arial" w:cs="Arial"/>
                <w:sz w:val="20"/>
                <w:lang w:val="ru-RU"/>
              </w:rPr>
            </w:pPr>
            <w:r w:rsidRPr="00CB01CE">
              <w:rPr>
                <w:rFonts w:ascii="Arial" w:hAnsi="Arial" w:cs="Arial"/>
                <w:sz w:val="20"/>
                <w:lang w:val="ru-RU"/>
              </w:rPr>
              <w:t>3. Работы по вводу Оборудования в эксплуатацию проведены  с «___» _______________г.  по  с «___» _______________г. предприятием ____________________________.</w:t>
            </w:r>
          </w:p>
        </w:tc>
      </w:tr>
      <w:tr w:rsidR="00F40535" w14:paraId="47F2DDE0" w14:textId="77777777" w:rsidTr="00030351">
        <w:tc>
          <w:tcPr>
            <w:tcW w:w="5104" w:type="dxa"/>
            <w:tcBorders>
              <w:top w:val="single" w:sz="4" w:space="0" w:color="auto"/>
              <w:left w:val="single" w:sz="4" w:space="0" w:color="auto"/>
              <w:bottom w:val="single" w:sz="4" w:space="0" w:color="auto"/>
              <w:right w:val="single" w:sz="4" w:space="0" w:color="auto"/>
            </w:tcBorders>
          </w:tcPr>
          <w:p w14:paraId="5D0C5AC4" w14:textId="77777777" w:rsidR="00000000" w:rsidRPr="00CB01CE" w:rsidRDefault="00000000" w:rsidP="00030351">
            <w:pPr>
              <w:jc w:val="both"/>
              <w:rPr>
                <w:rFonts w:ascii="Arial" w:hAnsi="Arial" w:cs="Arial"/>
                <w:sz w:val="20"/>
                <w:lang w:val="en-US"/>
              </w:rPr>
            </w:pPr>
            <w:r w:rsidRPr="00CB01CE">
              <w:rPr>
                <w:rFonts w:ascii="Arial" w:hAnsi="Arial" w:cs="Arial"/>
                <w:sz w:val="20"/>
                <w:lang w:val="en-US"/>
              </w:rPr>
              <w:t>4. As a result of the work, defects were discovered (to be listed if any):</w:t>
            </w:r>
          </w:p>
          <w:p w14:paraId="3E02F216" w14:textId="77777777" w:rsidR="00000000" w:rsidRPr="00CB01CE" w:rsidRDefault="00000000" w:rsidP="00030351">
            <w:pPr>
              <w:jc w:val="both"/>
              <w:rPr>
                <w:rFonts w:ascii="Arial" w:hAnsi="Arial" w:cs="Arial"/>
                <w:sz w:val="20"/>
                <w:lang w:val="ru-RU"/>
              </w:rPr>
            </w:pPr>
            <w:r w:rsidRPr="00CB01CE">
              <w:rPr>
                <w:rFonts w:ascii="Arial" w:hAnsi="Arial" w:cs="Arial"/>
                <w:sz w:val="20"/>
                <w:lang w:val="ru-RU"/>
              </w:rPr>
              <w:t>…</w:t>
            </w:r>
          </w:p>
        </w:tc>
        <w:tc>
          <w:tcPr>
            <w:tcW w:w="5386" w:type="dxa"/>
            <w:tcBorders>
              <w:top w:val="single" w:sz="4" w:space="0" w:color="auto"/>
              <w:left w:val="single" w:sz="4" w:space="0" w:color="auto"/>
              <w:bottom w:val="single" w:sz="4" w:space="0" w:color="auto"/>
              <w:right w:val="single" w:sz="4" w:space="0" w:color="auto"/>
            </w:tcBorders>
          </w:tcPr>
          <w:p w14:paraId="120E0A84" w14:textId="77777777" w:rsidR="00000000" w:rsidRPr="00CB01CE" w:rsidRDefault="00000000" w:rsidP="00030351">
            <w:pPr>
              <w:jc w:val="both"/>
              <w:rPr>
                <w:rFonts w:ascii="Arial" w:hAnsi="Arial" w:cs="Arial"/>
                <w:sz w:val="20"/>
                <w:lang w:val="ru-RU"/>
              </w:rPr>
            </w:pPr>
            <w:r w:rsidRPr="00CB01CE">
              <w:rPr>
                <w:rFonts w:ascii="Arial" w:hAnsi="Arial" w:cs="Arial"/>
                <w:sz w:val="20"/>
                <w:lang w:val="ru-RU"/>
              </w:rPr>
              <w:t>4. В результате проведения работ обнаружены дефекты (перечисляются при наличии):</w:t>
            </w:r>
          </w:p>
          <w:p w14:paraId="3FB6193C" w14:textId="77777777" w:rsidR="00000000" w:rsidRPr="00CB01CE" w:rsidRDefault="00000000" w:rsidP="00030351">
            <w:pPr>
              <w:jc w:val="both"/>
              <w:rPr>
                <w:rFonts w:ascii="Arial" w:hAnsi="Arial" w:cs="Arial"/>
                <w:sz w:val="20"/>
                <w:lang w:val="ru-RU"/>
              </w:rPr>
            </w:pPr>
            <w:r>
              <w:rPr>
                <w:rFonts w:ascii="Arial" w:hAnsi="Arial" w:cs="Arial"/>
                <w:sz w:val="20"/>
                <w:lang w:val="ru-RU"/>
              </w:rPr>
              <w:t>…</w:t>
            </w:r>
          </w:p>
        </w:tc>
      </w:tr>
      <w:tr w:rsidR="00F40535" w:rsidRPr="00157104" w14:paraId="62213F56" w14:textId="77777777" w:rsidTr="00030351">
        <w:tc>
          <w:tcPr>
            <w:tcW w:w="5104" w:type="dxa"/>
            <w:tcBorders>
              <w:top w:val="single" w:sz="4" w:space="0" w:color="auto"/>
              <w:left w:val="single" w:sz="4" w:space="0" w:color="auto"/>
              <w:bottom w:val="single" w:sz="4" w:space="0" w:color="auto"/>
              <w:right w:val="single" w:sz="4" w:space="0" w:color="auto"/>
            </w:tcBorders>
          </w:tcPr>
          <w:p w14:paraId="4B36B45D" w14:textId="77777777" w:rsidR="00000000" w:rsidRPr="00CB01CE" w:rsidRDefault="00000000" w:rsidP="00030351">
            <w:pPr>
              <w:jc w:val="both"/>
              <w:rPr>
                <w:rFonts w:ascii="Arial" w:hAnsi="Arial" w:cs="Arial"/>
                <w:sz w:val="20"/>
                <w:lang w:val="en-US"/>
              </w:rPr>
            </w:pPr>
            <w:r w:rsidRPr="00CB01CE">
              <w:rPr>
                <w:rFonts w:ascii="Arial" w:hAnsi="Arial" w:cs="Arial"/>
                <w:sz w:val="20"/>
                <w:lang w:val="en-US"/>
              </w:rPr>
              <w:t>5. The Equipment ______________________</w:t>
            </w:r>
            <w:r>
              <w:rPr>
                <w:rFonts w:ascii="Arial" w:hAnsi="Arial" w:cs="Arial"/>
                <w:sz w:val="20"/>
                <w:lang w:val="en-US"/>
              </w:rPr>
              <w:t xml:space="preserve"> complies __ (suitable) _____</w:t>
            </w:r>
            <w:r w:rsidRPr="00CB01CE">
              <w:rPr>
                <w:rFonts w:ascii="Arial" w:hAnsi="Arial" w:cs="Arial"/>
                <w:sz w:val="20"/>
                <w:lang w:val="en-US"/>
              </w:rPr>
              <w:t>_____________________</w:t>
            </w:r>
          </w:p>
          <w:p w14:paraId="0CB23366" w14:textId="77777777" w:rsidR="00000000" w:rsidRPr="00CB01CE" w:rsidRDefault="00000000" w:rsidP="00030351">
            <w:pPr>
              <w:jc w:val="both"/>
              <w:rPr>
                <w:rFonts w:ascii="Arial" w:hAnsi="Arial" w:cs="Arial"/>
                <w:sz w:val="20"/>
                <w:lang w:val="en-US"/>
              </w:rPr>
            </w:pPr>
            <w:r w:rsidRPr="00CB01CE">
              <w:rPr>
                <w:rFonts w:ascii="Arial" w:hAnsi="Arial" w:cs="Arial"/>
                <w:sz w:val="20"/>
                <w:lang w:val="en-US"/>
              </w:rPr>
              <w:t>_____________ complies/does not comply with the requirements of technical documentation and is suitable / not suitable for further operation.</w:t>
            </w:r>
          </w:p>
        </w:tc>
        <w:tc>
          <w:tcPr>
            <w:tcW w:w="5386" w:type="dxa"/>
            <w:tcBorders>
              <w:top w:val="single" w:sz="4" w:space="0" w:color="auto"/>
              <w:left w:val="single" w:sz="4" w:space="0" w:color="auto"/>
              <w:bottom w:val="single" w:sz="4" w:space="0" w:color="auto"/>
              <w:right w:val="single" w:sz="4" w:space="0" w:color="auto"/>
            </w:tcBorders>
          </w:tcPr>
          <w:p w14:paraId="2B6A7AD7" w14:textId="77777777" w:rsidR="00000000" w:rsidRPr="00CB01CE" w:rsidRDefault="00000000" w:rsidP="00030351">
            <w:pPr>
              <w:jc w:val="both"/>
              <w:rPr>
                <w:rFonts w:ascii="Arial" w:hAnsi="Arial" w:cs="Arial"/>
                <w:sz w:val="20"/>
                <w:lang w:val="ru-RU"/>
              </w:rPr>
            </w:pPr>
            <w:r w:rsidRPr="00CB01CE">
              <w:rPr>
                <w:rFonts w:ascii="Arial" w:hAnsi="Arial" w:cs="Arial"/>
                <w:sz w:val="20"/>
                <w:lang w:val="ru-RU"/>
              </w:rPr>
              <w:t>5. Оборудование ______________________ соответствует _</w:t>
            </w:r>
            <w:r>
              <w:rPr>
                <w:rFonts w:ascii="Arial" w:hAnsi="Arial" w:cs="Arial"/>
                <w:sz w:val="20"/>
                <w:lang w:val="ru-RU"/>
              </w:rPr>
              <w:t>_( годно) _________________</w:t>
            </w:r>
            <w:r w:rsidRPr="00CB01CE">
              <w:rPr>
                <w:rFonts w:ascii="Arial" w:hAnsi="Arial" w:cs="Arial"/>
                <w:sz w:val="20"/>
                <w:lang w:val="ru-RU"/>
              </w:rPr>
              <w:t>_______</w:t>
            </w:r>
          </w:p>
          <w:p w14:paraId="2EF75915" w14:textId="77777777" w:rsidR="00000000" w:rsidRPr="00CB01CE" w:rsidRDefault="00000000" w:rsidP="00030351">
            <w:pPr>
              <w:jc w:val="both"/>
              <w:rPr>
                <w:rFonts w:ascii="Arial" w:hAnsi="Arial" w:cs="Arial"/>
                <w:sz w:val="20"/>
                <w:lang w:val="ru-RU"/>
              </w:rPr>
            </w:pPr>
            <w:r w:rsidRPr="00CB01CE">
              <w:rPr>
                <w:rFonts w:ascii="Arial" w:hAnsi="Arial" w:cs="Arial"/>
                <w:sz w:val="20"/>
                <w:lang w:val="ru-RU"/>
              </w:rPr>
              <w:t>_____________ соответствует / не соответствует требованиям технической документации и годно / не годно к дальнейшей эксплуатации.</w:t>
            </w:r>
          </w:p>
        </w:tc>
      </w:tr>
      <w:tr w:rsidR="00F40535" w:rsidRPr="00157104" w14:paraId="67A948C3" w14:textId="77777777" w:rsidTr="00030351">
        <w:tc>
          <w:tcPr>
            <w:tcW w:w="5104" w:type="dxa"/>
            <w:tcBorders>
              <w:top w:val="single" w:sz="4" w:space="0" w:color="auto"/>
              <w:left w:val="single" w:sz="4" w:space="0" w:color="auto"/>
              <w:bottom w:val="single" w:sz="4" w:space="0" w:color="auto"/>
              <w:right w:val="single" w:sz="4" w:space="0" w:color="auto"/>
            </w:tcBorders>
          </w:tcPr>
          <w:p w14:paraId="3087B5BD" w14:textId="77777777" w:rsidR="00000000" w:rsidRPr="00CB01CE" w:rsidRDefault="00000000" w:rsidP="00030351">
            <w:pPr>
              <w:jc w:val="both"/>
              <w:rPr>
                <w:rFonts w:ascii="Arial" w:hAnsi="Arial" w:cs="Arial"/>
                <w:sz w:val="20"/>
                <w:lang w:val="en-US"/>
              </w:rPr>
            </w:pPr>
            <w:r w:rsidRPr="00CB01CE">
              <w:rPr>
                <w:rFonts w:ascii="Arial" w:hAnsi="Arial" w:cs="Arial"/>
                <w:sz w:val="20"/>
                <w:lang w:val="en-US"/>
              </w:rPr>
              <w:t>6. Claims to the manufacturer and/or to the Seller: _________ Yes / No ___________________________ .</w:t>
            </w:r>
          </w:p>
        </w:tc>
        <w:tc>
          <w:tcPr>
            <w:tcW w:w="5386" w:type="dxa"/>
            <w:tcBorders>
              <w:top w:val="single" w:sz="4" w:space="0" w:color="auto"/>
              <w:left w:val="single" w:sz="4" w:space="0" w:color="auto"/>
              <w:bottom w:val="single" w:sz="4" w:space="0" w:color="auto"/>
              <w:right w:val="single" w:sz="4" w:space="0" w:color="auto"/>
            </w:tcBorders>
          </w:tcPr>
          <w:p w14:paraId="6153D1ED" w14:textId="77777777" w:rsidR="00000000" w:rsidRPr="00CB01CE" w:rsidRDefault="00000000" w:rsidP="00030351">
            <w:pPr>
              <w:jc w:val="both"/>
              <w:rPr>
                <w:rFonts w:ascii="Arial" w:hAnsi="Arial" w:cs="Arial"/>
                <w:sz w:val="20"/>
                <w:lang w:val="ru-RU"/>
              </w:rPr>
            </w:pPr>
            <w:r w:rsidRPr="00CB01CE">
              <w:rPr>
                <w:rFonts w:ascii="Arial" w:hAnsi="Arial" w:cs="Arial"/>
                <w:sz w:val="20"/>
                <w:lang w:val="ru-RU"/>
              </w:rPr>
              <w:t>6. Претензии к заводу-изготовителю и/или Продавцу: _________ да / нет ___________________________ .</w:t>
            </w:r>
          </w:p>
        </w:tc>
      </w:tr>
      <w:tr w:rsidR="00F40535" w14:paraId="53A900E8" w14:textId="77777777" w:rsidTr="00030351">
        <w:tc>
          <w:tcPr>
            <w:tcW w:w="5104" w:type="dxa"/>
            <w:tcBorders>
              <w:top w:val="single" w:sz="4" w:space="0" w:color="auto"/>
              <w:left w:val="single" w:sz="4" w:space="0" w:color="auto"/>
              <w:bottom w:val="single" w:sz="4" w:space="0" w:color="auto"/>
              <w:right w:val="single" w:sz="4" w:space="0" w:color="auto"/>
            </w:tcBorders>
          </w:tcPr>
          <w:p w14:paraId="64594E9C" w14:textId="77777777" w:rsidR="00000000" w:rsidRPr="00EA3CC4" w:rsidRDefault="00000000" w:rsidP="00030351">
            <w:pPr>
              <w:jc w:val="both"/>
              <w:rPr>
                <w:rFonts w:ascii="Arial" w:hAnsi="Arial" w:cs="Arial"/>
                <w:sz w:val="20"/>
                <w:lang w:val="en-US"/>
              </w:rPr>
            </w:pPr>
            <w:r w:rsidRPr="00EA3CC4">
              <w:rPr>
                <w:rFonts w:ascii="Arial" w:hAnsi="Arial" w:cs="Arial"/>
                <w:sz w:val="20"/>
                <w:lang w:val="en-US"/>
              </w:rPr>
              <w:t xml:space="preserve">7. Operations Manual __________________________ Full name, position, full name position </w:t>
            </w:r>
          </w:p>
          <w:p w14:paraId="5129947B" w14:textId="77777777" w:rsidR="00000000" w:rsidRPr="00CB01CE" w:rsidRDefault="00000000" w:rsidP="00030351">
            <w:pPr>
              <w:jc w:val="both"/>
              <w:rPr>
                <w:rFonts w:ascii="Arial" w:hAnsi="Arial" w:cs="Arial"/>
                <w:sz w:val="20"/>
                <w:lang w:val="ru-RU"/>
              </w:rPr>
            </w:pPr>
            <w:r w:rsidRPr="00EA3CC4">
              <w:rPr>
                <w:rFonts w:ascii="Arial" w:hAnsi="Arial" w:cs="Arial"/>
                <w:sz w:val="20"/>
                <w:lang w:val="ru-RU"/>
              </w:rPr>
              <w:t>___________________ has been provided.</w:t>
            </w:r>
          </w:p>
        </w:tc>
        <w:tc>
          <w:tcPr>
            <w:tcW w:w="5386" w:type="dxa"/>
            <w:tcBorders>
              <w:top w:val="single" w:sz="4" w:space="0" w:color="auto"/>
              <w:left w:val="single" w:sz="4" w:space="0" w:color="auto"/>
              <w:bottom w:val="single" w:sz="4" w:space="0" w:color="auto"/>
              <w:right w:val="single" w:sz="4" w:space="0" w:color="auto"/>
            </w:tcBorders>
          </w:tcPr>
          <w:p w14:paraId="43321C68" w14:textId="77777777" w:rsidR="00000000" w:rsidRPr="00CB01CE" w:rsidRDefault="00000000" w:rsidP="00030351">
            <w:pPr>
              <w:jc w:val="both"/>
              <w:rPr>
                <w:rFonts w:ascii="Arial" w:hAnsi="Arial" w:cs="Arial"/>
                <w:sz w:val="20"/>
                <w:lang w:val="ru-RU"/>
              </w:rPr>
            </w:pPr>
            <w:r w:rsidRPr="00CB01CE">
              <w:rPr>
                <w:rFonts w:ascii="Arial" w:hAnsi="Arial" w:cs="Arial"/>
                <w:sz w:val="20"/>
                <w:lang w:val="ru-RU"/>
              </w:rPr>
              <w:t>7. Инструктаж по правилам эксплуатации ___</w:t>
            </w:r>
            <w:r>
              <w:rPr>
                <w:rFonts w:ascii="Arial" w:hAnsi="Arial" w:cs="Arial"/>
                <w:sz w:val="20"/>
                <w:lang w:val="ru-RU"/>
              </w:rPr>
              <w:t>_______</w:t>
            </w:r>
            <w:r w:rsidRPr="00CB01CE">
              <w:rPr>
                <w:rFonts w:ascii="Arial" w:hAnsi="Arial" w:cs="Arial"/>
                <w:sz w:val="20"/>
                <w:lang w:val="ru-RU"/>
              </w:rPr>
              <w:t>_____Ф.И.О. должность, Ф.И.О. должность</w:t>
            </w:r>
          </w:p>
          <w:p w14:paraId="7478A6EE" w14:textId="77777777" w:rsidR="00000000" w:rsidRPr="00CB01CE" w:rsidRDefault="00000000" w:rsidP="00030351">
            <w:pPr>
              <w:jc w:val="both"/>
              <w:rPr>
                <w:rFonts w:ascii="Arial" w:hAnsi="Arial" w:cs="Arial"/>
                <w:sz w:val="20"/>
                <w:lang w:val="ru-RU"/>
              </w:rPr>
            </w:pPr>
            <w:r w:rsidRPr="00CB01CE">
              <w:rPr>
                <w:rFonts w:ascii="Arial" w:hAnsi="Arial" w:cs="Arial"/>
                <w:sz w:val="20"/>
                <w:lang w:val="ru-RU"/>
              </w:rPr>
              <w:t>____________________проведен.</w:t>
            </w:r>
          </w:p>
        </w:tc>
      </w:tr>
      <w:tr w:rsidR="00F40535" w:rsidRPr="00157104" w14:paraId="3FEDC71E" w14:textId="77777777" w:rsidTr="00030351">
        <w:tc>
          <w:tcPr>
            <w:tcW w:w="5104" w:type="dxa"/>
            <w:tcBorders>
              <w:top w:val="single" w:sz="4" w:space="0" w:color="auto"/>
              <w:left w:val="single" w:sz="4" w:space="0" w:color="auto"/>
              <w:bottom w:val="single" w:sz="4" w:space="0" w:color="auto"/>
              <w:right w:val="single" w:sz="4" w:space="0" w:color="auto"/>
            </w:tcBorders>
          </w:tcPr>
          <w:p w14:paraId="15949548" w14:textId="77777777" w:rsidR="00000000" w:rsidRPr="00CB01CE" w:rsidRDefault="00000000" w:rsidP="00030351">
            <w:pPr>
              <w:jc w:val="both"/>
              <w:rPr>
                <w:rFonts w:ascii="Arial" w:hAnsi="Arial" w:cs="Arial"/>
                <w:sz w:val="20"/>
                <w:lang w:val="ru-RU"/>
              </w:rPr>
            </w:pPr>
            <w:r w:rsidRPr="00EA3CC4">
              <w:rPr>
                <w:rFonts w:ascii="Arial" w:hAnsi="Arial" w:cs="Arial"/>
                <w:sz w:val="20"/>
                <w:lang w:val="ru-RU"/>
              </w:rPr>
              <w:t>8. Operation warranty period :  ___ _______________</w:t>
            </w:r>
          </w:p>
        </w:tc>
        <w:tc>
          <w:tcPr>
            <w:tcW w:w="5386" w:type="dxa"/>
            <w:tcBorders>
              <w:top w:val="single" w:sz="4" w:space="0" w:color="auto"/>
              <w:left w:val="single" w:sz="4" w:space="0" w:color="auto"/>
              <w:bottom w:val="single" w:sz="4" w:space="0" w:color="auto"/>
              <w:right w:val="single" w:sz="4" w:space="0" w:color="auto"/>
            </w:tcBorders>
          </w:tcPr>
          <w:p w14:paraId="002FAC33" w14:textId="77777777" w:rsidR="00000000" w:rsidRPr="00CB01CE" w:rsidRDefault="00000000" w:rsidP="00030351">
            <w:pPr>
              <w:jc w:val="both"/>
              <w:rPr>
                <w:rFonts w:ascii="Arial" w:hAnsi="Arial" w:cs="Arial"/>
                <w:sz w:val="20"/>
                <w:lang w:val="ru-RU"/>
              </w:rPr>
            </w:pPr>
            <w:r w:rsidRPr="00EA3CC4">
              <w:rPr>
                <w:rFonts w:ascii="Arial" w:hAnsi="Arial" w:cs="Arial"/>
                <w:sz w:val="20"/>
                <w:lang w:val="ru-RU"/>
              </w:rPr>
              <w:t>8. Гарантийный срок эксплуатации до  «___» _______________г.</w:t>
            </w:r>
          </w:p>
        </w:tc>
      </w:tr>
      <w:tr w:rsidR="00F40535" w:rsidRPr="00157104" w14:paraId="5D85D87E" w14:textId="77777777" w:rsidTr="00030351">
        <w:tc>
          <w:tcPr>
            <w:tcW w:w="5104" w:type="dxa"/>
            <w:tcBorders>
              <w:top w:val="single" w:sz="4" w:space="0" w:color="auto"/>
              <w:left w:val="single" w:sz="4" w:space="0" w:color="auto"/>
              <w:bottom w:val="single" w:sz="4" w:space="0" w:color="auto"/>
              <w:right w:val="single" w:sz="4" w:space="0" w:color="auto"/>
            </w:tcBorders>
          </w:tcPr>
          <w:p w14:paraId="1FFC9248" w14:textId="77777777" w:rsidR="00000000" w:rsidRPr="003D4376" w:rsidRDefault="00000000" w:rsidP="00030351">
            <w:pPr>
              <w:jc w:val="both"/>
              <w:rPr>
                <w:rFonts w:ascii="Arial" w:hAnsi="Arial" w:cs="Arial"/>
                <w:sz w:val="20"/>
                <w:lang w:val="en-US"/>
              </w:rPr>
            </w:pPr>
            <w:r w:rsidRPr="003D4376">
              <w:rPr>
                <w:rFonts w:ascii="Arial" w:hAnsi="Arial" w:cs="Arial"/>
                <w:sz w:val="20"/>
                <w:lang w:val="en-US"/>
              </w:rPr>
              <w:t>Buyer’s signature________________(</w:t>
            </w:r>
            <w:r w:rsidRPr="00EA3CC4">
              <w:rPr>
                <w:rFonts w:ascii="Arial" w:hAnsi="Arial" w:cs="Arial"/>
                <w:sz w:val="20"/>
                <w:lang w:val="en-US"/>
              </w:rPr>
              <w:t>printed</w:t>
            </w:r>
            <w:r w:rsidRPr="003D4376">
              <w:rPr>
                <w:rFonts w:ascii="Arial" w:hAnsi="Arial" w:cs="Arial"/>
                <w:sz w:val="20"/>
                <w:lang w:val="en-US"/>
              </w:rPr>
              <w:t xml:space="preserve"> </w:t>
            </w:r>
            <w:r w:rsidRPr="00EA3CC4">
              <w:rPr>
                <w:rFonts w:ascii="Arial" w:hAnsi="Arial" w:cs="Arial"/>
                <w:sz w:val="20"/>
                <w:lang w:val="en-US"/>
              </w:rPr>
              <w:t>name</w:t>
            </w:r>
            <w:r w:rsidRPr="003D4376">
              <w:rPr>
                <w:rFonts w:ascii="Arial" w:hAnsi="Arial" w:cs="Arial"/>
                <w:sz w:val="20"/>
                <w:lang w:val="en-US"/>
              </w:rPr>
              <w:t>)</w:t>
            </w:r>
          </w:p>
          <w:p w14:paraId="3784A7DA" w14:textId="77777777" w:rsidR="00000000" w:rsidRPr="003D4376" w:rsidRDefault="00000000" w:rsidP="00030351">
            <w:pPr>
              <w:jc w:val="both"/>
              <w:rPr>
                <w:rFonts w:ascii="Arial" w:hAnsi="Arial" w:cs="Arial"/>
                <w:sz w:val="20"/>
                <w:lang w:val="en-US"/>
              </w:rPr>
            </w:pPr>
          </w:p>
          <w:p w14:paraId="77282BE9" w14:textId="77777777" w:rsidR="00000000" w:rsidRPr="003D4376" w:rsidRDefault="00000000" w:rsidP="00030351">
            <w:pPr>
              <w:jc w:val="both"/>
              <w:rPr>
                <w:rFonts w:ascii="Arial" w:hAnsi="Arial" w:cs="Arial"/>
                <w:sz w:val="20"/>
                <w:lang w:val="en-US"/>
              </w:rPr>
            </w:pPr>
            <w:r w:rsidRPr="00EA3CC4">
              <w:rPr>
                <w:rFonts w:ascii="Arial" w:hAnsi="Arial" w:cs="Arial"/>
                <w:sz w:val="20"/>
                <w:lang w:val="en-US"/>
              </w:rPr>
              <w:t>Seller</w:t>
            </w:r>
            <w:r w:rsidRPr="003D4376">
              <w:rPr>
                <w:rFonts w:ascii="Arial" w:hAnsi="Arial" w:cs="Arial"/>
                <w:sz w:val="20"/>
                <w:lang w:val="en-US"/>
              </w:rPr>
              <w:t>’</w:t>
            </w:r>
            <w:r w:rsidRPr="00EA3CC4">
              <w:rPr>
                <w:rFonts w:ascii="Arial" w:hAnsi="Arial" w:cs="Arial"/>
                <w:sz w:val="20"/>
                <w:lang w:val="en-US"/>
              </w:rPr>
              <w:t>s</w:t>
            </w:r>
            <w:r w:rsidRPr="003D4376">
              <w:rPr>
                <w:rFonts w:ascii="Arial" w:hAnsi="Arial" w:cs="Arial"/>
                <w:sz w:val="20"/>
                <w:lang w:val="en-US"/>
              </w:rPr>
              <w:t xml:space="preserve"> </w:t>
            </w:r>
            <w:r w:rsidRPr="00EA3CC4">
              <w:rPr>
                <w:rFonts w:ascii="Arial" w:hAnsi="Arial" w:cs="Arial"/>
                <w:sz w:val="20"/>
                <w:lang w:val="en-US"/>
              </w:rPr>
              <w:t>signature</w:t>
            </w:r>
            <w:r w:rsidRPr="003D4376">
              <w:rPr>
                <w:rFonts w:ascii="Arial" w:hAnsi="Arial" w:cs="Arial"/>
                <w:sz w:val="20"/>
                <w:lang w:val="en-US"/>
              </w:rPr>
              <w:t>____________( printed name)</w:t>
            </w:r>
          </w:p>
        </w:tc>
        <w:tc>
          <w:tcPr>
            <w:tcW w:w="5386" w:type="dxa"/>
            <w:tcBorders>
              <w:top w:val="single" w:sz="4" w:space="0" w:color="auto"/>
              <w:left w:val="single" w:sz="4" w:space="0" w:color="auto"/>
              <w:bottom w:val="single" w:sz="4" w:space="0" w:color="auto"/>
              <w:right w:val="single" w:sz="4" w:space="0" w:color="auto"/>
            </w:tcBorders>
          </w:tcPr>
          <w:p w14:paraId="5B29820E" w14:textId="77777777" w:rsidR="00000000" w:rsidRPr="00EA3CC4" w:rsidRDefault="00000000" w:rsidP="00030351">
            <w:pPr>
              <w:jc w:val="both"/>
              <w:rPr>
                <w:rFonts w:ascii="Arial" w:hAnsi="Arial" w:cs="Arial"/>
                <w:sz w:val="20"/>
                <w:lang w:val="ru-RU"/>
              </w:rPr>
            </w:pPr>
            <w:r>
              <w:rPr>
                <w:rFonts w:ascii="Arial" w:hAnsi="Arial" w:cs="Arial"/>
                <w:sz w:val="20"/>
                <w:lang w:val="ru-RU"/>
              </w:rPr>
              <w:t>Подпись Покупателя</w:t>
            </w:r>
            <w:r w:rsidRPr="00EA3CC4">
              <w:rPr>
                <w:rFonts w:ascii="Arial" w:hAnsi="Arial" w:cs="Arial"/>
                <w:sz w:val="20"/>
                <w:lang w:val="ru-RU"/>
              </w:rPr>
              <w:t>________________(расшифровка подписи)</w:t>
            </w:r>
          </w:p>
          <w:p w14:paraId="626F2907" w14:textId="77777777" w:rsidR="00000000" w:rsidRPr="00CB01CE" w:rsidRDefault="00000000" w:rsidP="00030351">
            <w:pPr>
              <w:jc w:val="both"/>
              <w:rPr>
                <w:rFonts w:ascii="Arial" w:hAnsi="Arial" w:cs="Arial"/>
                <w:sz w:val="20"/>
                <w:lang w:val="ru-RU"/>
              </w:rPr>
            </w:pPr>
            <w:r>
              <w:rPr>
                <w:rFonts w:ascii="Arial" w:hAnsi="Arial" w:cs="Arial"/>
                <w:sz w:val="20"/>
                <w:lang w:val="ru-RU"/>
              </w:rPr>
              <w:t>Подпись Продавца</w:t>
            </w:r>
            <w:r w:rsidRPr="00EA3CC4">
              <w:rPr>
                <w:rFonts w:ascii="Arial" w:hAnsi="Arial" w:cs="Arial"/>
                <w:sz w:val="20"/>
                <w:lang w:val="ru-RU"/>
              </w:rPr>
              <w:t>________________(расшифровка подписи)</w:t>
            </w:r>
          </w:p>
        </w:tc>
      </w:tr>
      <w:tr w:rsidR="00F40535" w14:paraId="0A402D56" w14:textId="77777777" w:rsidTr="00030351">
        <w:tc>
          <w:tcPr>
            <w:tcW w:w="5104" w:type="dxa"/>
            <w:tcBorders>
              <w:top w:val="single" w:sz="4" w:space="0" w:color="auto"/>
              <w:left w:val="single" w:sz="4" w:space="0" w:color="auto"/>
              <w:bottom w:val="single" w:sz="4" w:space="0" w:color="auto"/>
              <w:right w:val="single" w:sz="4" w:space="0" w:color="auto"/>
            </w:tcBorders>
          </w:tcPr>
          <w:p w14:paraId="72CF49A3" w14:textId="77777777" w:rsidR="00000000" w:rsidRPr="006866C5" w:rsidRDefault="00000000" w:rsidP="00030351">
            <w:pPr>
              <w:pStyle w:val="3"/>
              <w:jc w:val="both"/>
              <w:rPr>
                <w:iCs/>
                <w:sz w:val="20"/>
                <w:szCs w:val="20"/>
              </w:rPr>
            </w:pPr>
            <w:r w:rsidRPr="006866C5">
              <w:rPr>
                <w:iCs/>
                <w:sz w:val="20"/>
                <w:szCs w:val="20"/>
              </w:rPr>
              <w:t>Seller</w:t>
            </w:r>
          </w:p>
          <w:p w14:paraId="1548F9B0" w14:textId="77777777" w:rsidR="00000000" w:rsidRPr="006866C5" w:rsidRDefault="00000000" w:rsidP="00030351">
            <w:pPr>
              <w:pStyle w:val="4"/>
              <w:rPr>
                <w:rFonts w:ascii="Arial" w:hAnsi="Arial" w:cs="Arial"/>
                <w:sz w:val="20"/>
                <w:lang w:val="ru-RU"/>
              </w:rPr>
            </w:pPr>
            <w:r w:rsidRPr="006866C5">
              <w:rPr>
                <w:rFonts w:ascii="Arial" w:hAnsi="Arial" w:cs="Arial"/>
                <w:sz w:val="20"/>
                <w:lang w:val="ru-RU"/>
              </w:rPr>
              <w:t>Продавец</w:t>
            </w:r>
          </w:p>
          <w:p w14:paraId="2B9F9800" w14:textId="77777777" w:rsidR="00000000" w:rsidRPr="006866C5" w:rsidRDefault="00000000" w:rsidP="00030351">
            <w:pPr>
              <w:rPr>
                <w:rFonts w:ascii="Arial" w:hAnsi="Arial" w:cs="Arial"/>
                <w:b/>
                <w:sz w:val="20"/>
                <w:lang w:val="ru-RU"/>
              </w:rPr>
            </w:pPr>
          </w:p>
          <w:p w14:paraId="24970148" w14:textId="77777777" w:rsidR="00000000" w:rsidRPr="00EA3CC4" w:rsidRDefault="00000000" w:rsidP="00030351">
            <w:pPr>
              <w:rPr>
                <w:rFonts w:ascii="Arial" w:hAnsi="Arial" w:cs="Arial"/>
                <w:b/>
                <w:sz w:val="20"/>
                <w:lang w:val="ru-RU"/>
              </w:rPr>
            </w:pPr>
            <w:r w:rsidRPr="006866C5">
              <w:rPr>
                <w:rFonts w:ascii="Arial" w:hAnsi="Arial" w:cs="Arial"/>
                <w:b/>
                <w:sz w:val="20"/>
                <w:lang w:val="ru-RU"/>
              </w:rPr>
              <w:t>________________/_________________</w:t>
            </w:r>
            <w:r w:rsidRPr="00EA3CC4">
              <w:rPr>
                <w:rFonts w:ascii="Arial" w:hAnsi="Arial" w:cs="Arial"/>
                <w:b/>
                <w:sz w:val="20"/>
                <w:lang w:val="ru-RU"/>
              </w:rPr>
              <w:t>___</w:t>
            </w:r>
          </w:p>
          <w:p w14:paraId="5018F35C" w14:textId="77777777" w:rsidR="00000000" w:rsidRPr="00EA3CC4" w:rsidRDefault="00000000" w:rsidP="00030351">
            <w:pPr>
              <w:rPr>
                <w:b/>
                <w:lang w:val="ru-RU"/>
              </w:rPr>
            </w:pPr>
          </w:p>
        </w:tc>
        <w:tc>
          <w:tcPr>
            <w:tcW w:w="5386" w:type="dxa"/>
            <w:tcBorders>
              <w:top w:val="single" w:sz="4" w:space="0" w:color="auto"/>
              <w:left w:val="single" w:sz="4" w:space="0" w:color="auto"/>
              <w:bottom w:val="single" w:sz="4" w:space="0" w:color="auto"/>
              <w:right w:val="single" w:sz="4" w:space="0" w:color="auto"/>
            </w:tcBorders>
          </w:tcPr>
          <w:p w14:paraId="683CDFD8" w14:textId="77777777" w:rsidR="00000000" w:rsidRPr="00EA3CC4" w:rsidRDefault="00000000" w:rsidP="00030351">
            <w:pPr>
              <w:jc w:val="both"/>
              <w:rPr>
                <w:rFonts w:ascii="Arial" w:hAnsi="Arial" w:cs="Arial"/>
                <w:b/>
                <w:iCs/>
                <w:sz w:val="20"/>
                <w:lang w:val="ru-RU"/>
              </w:rPr>
            </w:pPr>
          </w:p>
          <w:p w14:paraId="02644FFE" w14:textId="77777777" w:rsidR="00000000" w:rsidRPr="00EA3CC4" w:rsidRDefault="00000000" w:rsidP="00030351">
            <w:pPr>
              <w:jc w:val="both"/>
              <w:rPr>
                <w:rFonts w:ascii="Arial" w:hAnsi="Arial" w:cs="Arial"/>
                <w:b/>
                <w:iCs/>
                <w:sz w:val="20"/>
                <w:lang w:val="ru-RU"/>
              </w:rPr>
            </w:pPr>
            <w:r w:rsidRPr="006866C5">
              <w:rPr>
                <w:rFonts w:ascii="Arial" w:hAnsi="Arial" w:cs="Arial"/>
                <w:b/>
                <w:iCs/>
                <w:sz w:val="20"/>
                <w:lang w:val="en-US"/>
              </w:rPr>
              <w:t>Buyer</w:t>
            </w:r>
          </w:p>
          <w:p w14:paraId="5D5D73AD" w14:textId="77777777" w:rsidR="00000000" w:rsidRPr="006866C5" w:rsidRDefault="00000000" w:rsidP="00030351">
            <w:pPr>
              <w:pStyle w:val="4"/>
              <w:rPr>
                <w:rFonts w:ascii="Arial" w:hAnsi="Arial" w:cs="Arial"/>
                <w:sz w:val="20"/>
                <w:lang w:val="en-US"/>
              </w:rPr>
            </w:pPr>
            <w:r w:rsidRPr="006866C5">
              <w:rPr>
                <w:rFonts w:ascii="Arial" w:hAnsi="Arial" w:cs="Arial"/>
                <w:sz w:val="20"/>
                <w:lang w:val="ru-RU"/>
              </w:rPr>
              <w:t>Покупатель</w:t>
            </w:r>
          </w:p>
          <w:p w14:paraId="652B9AB9" w14:textId="77777777" w:rsidR="00000000" w:rsidRPr="006866C5" w:rsidRDefault="00000000" w:rsidP="00030351">
            <w:pPr>
              <w:rPr>
                <w:rFonts w:ascii="Arial" w:hAnsi="Arial" w:cs="Arial"/>
                <w:b/>
                <w:sz w:val="20"/>
                <w:lang w:val="ru-RU"/>
              </w:rPr>
            </w:pPr>
          </w:p>
          <w:p w14:paraId="54DBAB1C" w14:textId="77777777" w:rsidR="00000000" w:rsidRPr="006866C5" w:rsidRDefault="00000000" w:rsidP="00030351">
            <w:pPr>
              <w:rPr>
                <w:b/>
                <w:lang w:val="ru-RU"/>
              </w:rPr>
            </w:pPr>
            <w:r w:rsidRPr="006866C5">
              <w:rPr>
                <w:rFonts w:ascii="Arial" w:hAnsi="Arial" w:cs="Arial"/>
                <w:b/>
                <w:sz w:val="20"/>
                <w:lang w:val="ru-RU"/>
              </w:rPr>
              <w:t>___________________/___________________</w:t>
            </w:r>
          </w:p>
        </w:tc>
      </w:tr>
    </w:tbl>
    <w:p w14:paraId="5B17FFC0" w14:textId="77777777" w:rsidR="00000000" w:rsidRDefault="00000000">
      <w:pPr>
        <w:rPr>
          <w:lang w:val="en-US"/>
        </w:rPr>
      </w:pPr>
    </w:p>
    <w:p w14:paraId="42BB5BD7" w14:textId="77777777" w:rsidR="00000000" w:rsidRDefault="00000000">
      <w:pPr>
        <w:rPr>
          <w:lang w:val="en-US"/>
        </w:rPr>
      </w:pPr>
    </w:p>
    <w:p w14:paraId="28BF20F2" w14:textId="77777777" w:rsidR="00000000" w:rsidRDefault="00000000">
      <w:pPr>
        <w:rPr>
          <w:lang w:val="en-US"/>
        </w:rPr>
      </w:pPr>
    </w:p>
    <w:p w14:paraId="475FB596" w14:textId="77777777" w:rsidR="00000000" w:rsidRDefault="00000000">
      <w:pPr>
        <w:rPr>
          <w:lang w:val="en-US"/>
        </w:rPr>
      </w:pPr>
    </w:p>
    <w:p w14:paraId="3DC614E2" w14:textId="77777777" w:rsidR="00000000" w:rsidRDefault="00000000">
      <w:pPr>
        <w:rPr>
          <w:lang w:val="en-US"/>
        </w:rPr>
      </w:pPr>
    </w:p>
    <w:tbl>
      <w:tblPr>
        <w:tblStyle w:val="a3"/>
        <w:tblW w:w="10490" w:type="dxa"/>
        <w:tblInd w:w="-714" w:type="dxa"/>
        <w:tblLook w:val="04A0" w:firstRow="1" w:lastRow="0" w:firstColumn="1" w:lastColumn="0" w:noHBand="0" w:noVBand="1"/>
      </w:tblPr>
      <w:tblGrid>
        <w:gridCol w:w="5104"/>
        <w:gridCol w:w="5386"/>
      </w:tblGrid>
      <w:tr w:rsidR="00F40535" w14:paraId="560EF926" w14:textId="77777777" w:rsidTr="00030351">
        <w:tc>
          <w:tcPr>
            <w:tcW w:w="5104" w:type="dxa"/>
            <w:tcBorders>
              <w:top w:val="single" w:sz="4" w:space="0" w:color="auto"/>
              <w:left w:val="single" w:sz="4" w:space="0" w:color="auto"/>
              <w:bottom w:val="single" w:sz="4" w:space="0" w:color="auto"/>
              <w:right w:val="single" w:sz="4" w:space="0" w:color="auto"/>
            </w:tcBorders>
            <w:hideMark/>
          </w:tcPr>
          <w:p w14:paraId="731BF053" w14:textId="77777777" w:rsidR="00000000" w:rsidRPr="002E691C" w:rsidRDefault="00000000" w:rsidP="00030351">
            <w:pPr>
              <w:rPr>
                <w:rFonts w:ascii="Arial" w:hAnsi="Arial" w:cs="Arial"/>
                <w:b/>
                <w:bCs/>
                <w:sz w:val="20"/>
              </w:rPr>
            </w:pPr>
            <w:r w:rsidRPr="002E691C">
              <w:rPr>
                <w:rFonts w:ascii="Arial" w:hAnsi="Arial" w:cs="Arial"/>
                <w:b/>
                <w:bCs/>
                <w:sz w:val="20"/>
              </w:rPr>
              <w:t>(EQUIPMENT SUPPLY)</w:t>
            </w:r>
          </w:p>
          <w:p w14:paraId="11DF9245" w14:textId="77777777" w:rsidR="00000000" w:rsidRDefault="00000000" w:rsidP="00030351">
            <w:pPr>
              <w:jc w:val="right"/>
              <w:rPr>
                <w:rFonts w:ascii="Arial" w:hAnsi="Arial" w:cs="Arial"/>
                <w:sz w:val="20"/>
              </w:rPr>
            </w:pPr>
            <w:r w:rsidRPr="002E691C">
              <w:rPr>
                <w:rFonts w:ascii="Arial" w:hAnsi="Arial" w:cs="Arial"/>
                <w:b/>
                <w:bCs/>
                <w:sz w:val="20"/>
              </w:rPr>
              <w:t>AGREEMENT No.  ________________</w:t>
            </w:r>
            <w:r>
              <w:rPr>
                <w:rFonts w:ascii="Arial" w:hAnsi="Arial" w:cs="Arial"/>
                <w:sz w:val="20"/>
              </w:rPr>
              <w:t xml:space="preserve"> </w:t>
            </w:r>
          </w:p>
        </w:tc>
        <w:tc>
          <w:tcPr>
            <w:tcW w:w="5386" w:type="dxa"/>
            <w:tcBorders>
              <w:top w:val="single" w:sz="4" w:space="0" w:color="auto"/>
              <w:left w:val="single" w:sz="4" w:space="0" w:color="auto"/>
              <w:bottom w:val="single" w:sz="4" w:space="0" w:color="auto"/>
              <w:right w:val="single" w:sz="4" w:space="0" w:color="auto"/>
            </w:tcBorders>
            <w:hideMark/>
          </w:tcPr>
          <w:p w14:paraId="48FB2D1E" w14:textId="77777777" w:rsidR="00000000" w:rsidRPr="002E691C" w:rsidRDefault="00000000" w:rsidP="00030351">
            <w:pPr>
              <w:rPr>
                <w:rFonts w:ascii="Arial" w:hAnsi="Arial" w:cs="Arial"/>
                <w:b/>
                <w:bCs/>
                <w:sz w:val="20"/>
                <w:lang w:val="de-DE"/>
              </w:rPr>
            </w:pPr>
            <w:r w:rsidRPr="002E691C">
              <w:rPr>
                <w:rFonts w:ascii="Arial" w:hAnsi="Arial" w:cs="Arial"/>
                <w:b/>
                <w:bCs/>
                <w:sz w:val="20"/>
                <w:lang w:val="de-DE"/>
              </w:rPr>
              <w:t>КОНТРАКТ</w:t>
            </w:r>
          </w:p>
          <w:p w14:paraId="66FEBFBF" w14:textId="77777777" w:rsidR="00000000" w:rsidRDefault="00000000" w:rsidP="00030351">
            <w:pPr>
              <w:jc w:val="right"/>
              <w:rPr>
                <w:rFonts w:ascii="Arial" w:hAnsi="Arial" w:cs="Arial"/>
                <w:b/>
                <w:color w:val="000000"/>
                <w:sz w:val="18"/>
                <w:szCs w:val="18"/>
                <w:lang w:val="ru-RU"/>
              </w:rPr>
            </w:pPr>
            <w:r w:rsidRPr="002E691C">
              <w:rPr>
                <w:rFonts w:ascii="Arial" w:hAnsi="Arial" w:cs="Arial"/>
                <w:b/>
                <w:bCs/>
                <w:sz w:val="20"/>
                <w:lang w:val="de-DE"/>
              </w:rPr>
              <w:t>(НА ПОСТАВКУ ОБОРУДОВАНИЯ) №  ____________</w:t>
            </w:r>
          </w:p>
        </w:tc>
      </w:tr>
      <w:tr w:rsidR="00F40535" w14:paraId="06755097" w14:textId="77777777" w:rsidTr="00030351">
        <w:tc>
          <w:tcPr>
            <w:tcW w:w="5104" w:type="dxa"/>
            <w:tcBorders>
              <w:top w:val="single" w:sz="4" w:space="0" w:color="auto"/>
              <w:left w:val="single" w:sz="4" w:space="0" w:color="auto"/>
              <w:bottom w:val="single" w:sz="4" w:space="0" w:color="auto"/>
              <w:right w:val="single" w:sz="4" w:space="0" w:color="auto"/>
            </w:tcBorders>
          </w:tcPr>
          <w:p w14:paraId="1778FCD3" w14:textId="77777777" w:rsidR="00000000" w:rsidRPr="00030351" w:rsidRDefault="00000000" w:rsidP="00030351">
            <w:pPr>
              <w:tabs>
                <w:tab w:val="left" w:pos="3360"/>
              </w:tabs>
              <w:rPr>
                <w:rFonts w:ascii="Arial" w:hAnsi="Arial" w:cs="Arial"/>
                <w:b/>
                <w:sz w:val="20"/>
                <w:lang w:val="en-US"/>
              </w:rPr>
            </w:pPr>
            <w:r w:rsidRPr="003D4376">
              <w:rPr>
                <w:rFonts w:ascii="Arial" w:hAnsi="Arial" w:cs="Arial"/>
                <w:b/>
                <w:sz w:val="20"/>
                <w:lang w:val="en-US"/>
              </w:rPr>
              <w:t xml:space="preserve">Appendix </w:t>
            </w:r>
            <w:r w:rsidRPr="00030351">
              <w:rPr>
                <w:rFonts w:ascii="Arial" w:hAnsi="Arial" w:cs="Arial"/>
                <w:b/>
                <w:sz w:val="20"/>
                <w:lang w:val="en-US"/>
              </w:rPr>
              <w:t>8</w:t>
            </w:r>
          </w:p>
          <w:p w14:paraId="1787F236" w14:textId="77777777" w:rsidR="00000000" w:rsidRDefault="00000000" w:rsidP="00030351">
            <w:pPr>
              <w:rPr>
                <w:rFonts w:ascii="Arial" w:hAnsi="Arial" w:cs="Arial"/>
                <w:sz w:val="18"/>
                <w:szCs w:val="18"/>
                <w:lang w:val="en-US"/>
              </w:rPr>
            </w:pPr>
            <w:r w:rsidRPr="003D4376">
              <w:rPr>
                <w:rFonts w:ascii="Arial" w:hAnsi="Arial" w:cs="Arial"/>
                <w:sz w:val="20"/>
                <w:lang w:val="en-US"/>
              </w:rPr>
              <w:t xml:space="preserve">To contract no. _____       </w:t>
            </w:r>
            <w:r w:rsidRPr="003D4376">
              <w:rPr>
                <w:rFonts w:ascii="Arial" w:hAnsi="Arial" w:cs="Arial"/>
                <w:bCs/>
                <w:sz w:val="20"/>
                <w:lang w:val="en-US"/>
              </w:rPr>
              <w:t>from</w:t>
            </w:r>
            <w:r w:rsidRPr="003D4376">
              <w:rPr>
                <w:rFonts w:ascii="Arial" w:hAnsi="Arial" w:cs="Arial"/>
                <w:sz w:val="20"/>
                <w:lang w:val="en-US"/>
              </w:rPr>
              <w:t xml:space="preserve"> ___________    </w:t>
            </w:r>
          </w:p>
        </w:tc>
        <w:tc>
          <w:tcPr>
            <w:tcW w:w="5386" w:type="dxa"/>
            <w:tcBorders>
              <w:top w:val="single" w:sz="4" w:space="0" w:color="auto"/>
              <w:left w:val="single" w:sz="4" w:space="0" w:color="auto"/>
              <w:bottom w:val="single" w:sz="4" w:space="0" w:color="auto"/>
              <w:right w:val="single" w:sz="4" w:space="0" w:color="auto"/>
            </w:tcBorders>
          </w:tcPr>
          <w:p w14:paraId="5563C700" w14:textId="77777777" w:rsidR="00000000" w:rsidRPr="00223F29" w:rsidRDefault="00000000" w:rsidP="00030351">
            <w:pPr>
              <w:tabs>
                <w:tab w:val="left" w:pos="3360"/>
              </w:tabs>
              <w:jc w:val="both"/>
              <w:rPr>
                <w:rFonts w:ascii="Arial" w:hAnsi="Arial" w:cs="Arial"/>
                <w:b/>
                <w:bCs/>
                <w:sz w:val="20"/>
                <w:lang w:val="ru-RU"/>
              </w:rPr>
            </w:pPr>
            <w:r w:rsidRPr="00B6520D">
              <w:rPr>
                <w:rFonts w:ascii="Arial" w:hAnsi="Arial" w:cs="Arial"/>
                <w:b/>
                <w:bCs/>
                <w:sz w:val="20"/>
              </w:rPr>
              <w:t>Приложение №</w:t>
            </w:r>
            <w:r>
              <w:rPr>
                <w:rFonts w:ascii="Arial" w:hAnsi="Arial" w:cs="Arial"/>
                <w:b/>
                <w:bCs/>
                <w:sz w:val="20"/>
              </w:rPr>
              <w:t xml:space="preserve"> </w:t>
            </w:r>
            <w:r>
              <w:rPr>
                <w:rFonts w:ascii="Arial" w:hAnsi="Arial" w:cs="Arial"/>
                <w:b/>
                <w:bCs/>
                <w:sz w:val="20"/>
                <w:lang w:val="ru-RU"/>
              </w:rPr>
              <w:t>8</w:t>
            </w:r>
          </w:p>
          <w:p w14:paraId="6FD62C7B" w14:textId="77777777" w:rsidR="00000000" w:rsidRDefault="00000000" w:rsidP="00030351">
            <w:pPr>
              <w:rPr>
                <w:rFonts w:ascii="Arial" w:hAnsi="Arial" w:cs="Arial"/>
                <w:color w:val="000000"/>
                <w:sz w:val="18"/>
                <w:szCs w:val="18"/>
                <w:highlight w:val="yellow"/>
                <w:lang w:val="ru-RU"/>
              </w:rPr>
            </w:pPr>
            <w:r w:rsidRPr="00B6520D">
              <w:rPr>
                <w:rFonts w:ascii="Arial" w:hAnsi="Arial" w:cs="Arial"/>
                <w:sz w:val="20"/>
              </w:rPr>
              <w:t>к</w:t>
            </w:r>
            <w:r w:rsidRPr="004E4D93">
              <w:rPr>
                <w:rFonts w:ascii="Arial" w:hAnsi="Arial" w:cs="Arial"/>
                <w:sz w:val="20"/>
              </w:rPr>
              <w:t xml:space="preserve"> </w:t>
            </w:r>
            <w:r w:rsidRPr="00B6520D">
              <w:rPr>
                <w:rFonts w:ascii="Arial" w:hAnsi="Arial" w:cs="Arial"/>
                <w:sz w:val="20"/>
              </w:rPr>
              <w:t>контракту</w:t>
            </w:r>
            <w:r w:rsidRPr="004E4D93">
              <w:rPr>
                <w:rFonts w:ascii="Arial" w:hAnsi="Arial" w:cs="Arial"/>
                <w:sz w:val="20"/>
              </w:rPr>
              <w:t xml:space="preserve">   </w:t>
            </w:r>
            <w:r>
              <w:rPr>
                <w:rFonts w:ascii="Arial" w:hAnsi="Arial" w:cs="Arial"/>
                <w:sz w:val="20"/>
              </w:rPr>
              <w:t>________</w:t>
            </w:r>
            <w:r w:rsidRPr="004E4D93">
              <w:rPr>
                <w:rFonts w:ascii="Arial" w:hAnsi="Arial" w:cs="Arial"/>
                <w:sz w:val="20"/>
              </w:rPr>
              <w:t xml:space="preserve">      </w:t>
            </w:r>
            <w:r w:rsidRPr="00B6520D">
              <w:rPr>
                <w:rFonts w:ascii="Arial" w:hAnsi="Arial" w:cs="Arial"/>
                <w:sz w:val="20"/>
              </w:rPr>
              <w:t>от</w:t>
            </w:r>
            <w:r w:rsidRPr="004E4D93">
              <w:rPr>
                <w:rFonts w:ascii="Arial" w:hAnsi="Arial" w:cs="Arial"/>
                <w:sz w:val="20"/>
              </w:rPr>
              <w:t xml:space="preserve">  </w:t>
            </w:r>
            <w:r>
              <w:rPr>
                <w:rFonts w:ascii="Arial" w:hAnsi="Arial" w:cs="Arial"/>
                <w:sz w:val="20"/>
              </w:rPr>
              <w:t>_</w:t>
            </w:r>
            <w:r>
              <w:rPr>
                <w:rFonts w:ascii="Arial" w:hAnsi="Arial" w:cs="Arial"/>
                <w:sz w:val="20"/>
                <w:lang w:val="en-US"/>
              </w:rPr>
              <w:t>_______________</w:t>
            </w:r>
          </w:p>
        </w:tc>
      </w:tr>
      <w:tr w:rsidR="00F40535" w14:paraId="7F8FE704" w14:textId="77777777" w:rsidTr="00030351">
        <w:tc>
          <w:tcPr>
            <w:tcW w:w="5104" w:type="dxa"/>
            <w:tcBorders>
              <w:top w:val="single" w:sz="4" w:space="0" w:color="auto"/>
              <w:left w:val="single" w:sz="4" w:space="0" w:color="auto"/>
              <w:bottom w:val="single" w:sz="4" w:space="0" w:color="auto"/>
              <w:right w:val="single" w:sz="4" w:space="0" w:color="auto"/>
            </w:tcBorders>
          </w:tcPr>
          <w:p w14:paraId="5DA16587" w14:textId="77777777" w:rsidR="00000000" w:rsidRPr="00CB01CE" w:rsidRDefault="00000000" w:rsidP="00030351">
            <w:pPr>
              <w:rPr>
                <w:rFonts w:ascii="Arial" w:hAnsi="Arial" w:cs="Arial"/>
                <w:b/>
                <w:sz w:val="20"/>
                <w:lang w:val="en-US"/>
              </w:rPr>
            </w:pPr>
          </w:p>
          <w:p w14:paraId="13C0E07C" w14:textId="77777777" w:rsidR="00000000" w:rsidRPr="00630C25" w:rsidRDefault="00000000" w:rsidP="00630C25">
            <w:pPr>
              <w:rPr>
                <w:rFonts w:ascii="Arial" w:hAnsi="Arial" w:cs="Arial"/>
                <w:b/>
                <w:sz w:val="20"/>
                <w:lang w:val="en-US"/>
              </w:rPr>
            </w:pPr>
            <w:r w:rsidRPr="00630C25">
              <w:rPr>
                <w:rFonts w:ascii="Arial" w:hAnsi="Arial" w:cs="Arial"/>
                <w:b/>
                <w:sz w:val="20"/>
                <w:lang w:val="en-US"/>
              </w:rPr>
              <w:t xml:space="preserve">BUYER’S STAFF TRAINING CERTIFICATE </w:t>
            </w:r>
          </w:p>
          <w:p w14:paraId="6970B2DC" w14:textId="77777777" w:rsidR="00000000" w:rsidRPr="00CB01CE" w:rsidRDefault="00000000" w:rsidP="00630C25">
            <w:pPr>
              <w:rPr>
                <w:rFonts w:ascii="Arial" w:hAnsi="Arial" w:cs="Arial"/>
                <w:b/>
                <w:sz w:val="20"/>
                <w:lang w:val="en-US"/>
              </w:rPr>
            </w:pPr>
            <w:r w:rsidRPr="00630C25">
              <w:rPr>
                <w:rFonts w:ascii="Arial" w:hAnsi="Arial" w:cs="Arial"/>
                <w:b/>
                <w:sz w:val="20"/>
                <w:lang w:val="en-US"/>
              </w:rPr>
              <w:t xml:space="preserve"> (FORM SAMPLE)</w:t>
            </w:r>
          </w:p>
        </w:tc>
        <w:tc>
          <w:tcPr>
            <w:tcW w:w="5386" w:type="dxa"/>
            <w:tcBorders>
              <w:top w:val="single" w:sz="4" w:space="0" w:color="auto"/>
              <w:left w:val="single" w:sz="4" w:space="0" w:color="auto"/>
              <w:bottom w:val="single" w:sz="4" w:space="0" w:color="auto"/>
              <w:right w:val="single" w:sz="4" w:space="0" w:color="auto"/>
            </w:tcBorders>
          </w:tcPr>
          <w:p w14:paraId="238A9C82" w14:textId="77777777" w:rsidR="00000000" w:rsidRPr="00CB01CE" w:rsidRDefault="00000000" w:rsidP="00030351">
            <w:pPr>
              <w:jc w:val="center"/>
              <w:rPr>
                <w:rFonts w:ascii="Arial" w:hAnsi="Arial" w:cs="Arial"/>
                <w:b/>
                <w:color w:val="000000"/>
                <w:sz w:val="20"/>
                <w:lang w:val="en-US"/>
              </w:rPr>
            </w:pPr>
          </w:p>
          <w:p w14:paraId="17A2E100" w14:textId="77777777" w:rsidR="00000000" w:rsidRPr="00630C25" w:rsidRDefault="00000000" w:rsidP="00630C25">
            <w:pPr>
              <w:rPr>
                <w:rFonts w:ascii="Arial" w:hAnsi="Arial" w:cs="Arial"/>
                <w:b/>
                <w:color w:val="000000"/>
                <w:sz w:val="20"/>
                <w:lang w:val="ru-RU"/>
              </w:rPr>
            </w:pPr>
            <w:r w:rsidRPr="00630C25">
              <w:rPr>
                <w:rFonts w:ascii="Arial" w:hAnsi="Arial" w:cs="Arial"/>
                <w:b/>
                <w:color w:val="000000"/>
                <w:sz w:val="20"/>
                <w:lang w:val="ru-RU"/>
              </w:rPr>
              <w:t xml:space="preserve">АКТ О ПРОВЕДЕНИИ ПОДГОТОВКИ ПЕРСОНАЛА ПОКУПАТЕЛЯ </w:t>
            </w:r>
          </w:p>
          <w:p w14:paraId="5E9E7233" w14:textId="77777777" w:rsidR="00000000" w:rsidRPr="00CB01CE" w:rsidRDefault="00000000" w:rsidP="00630C25">
            <w:pPr>
              <w:rPr>
                <w:rFonts w:ascii="Arial" w:hAnsi="Arial" w:cs="Arial"/>
                <w:b/>
                <w:color w:val="000000"/>
                <w:sz w:val="20"/>
                <w:lang w:val="ru-RU"/>
              </w:rPr>
            </w:pPr>
            <w:r w:rsidRPr="00630C25">
              <w:rPr>
                <w:rFonts w:ascii="Arial" w:hAnsi="Arial" w:cs="Arial"/>
                <w:b/>
                <w:color w:val="000000"/>
                <w:sz w:val="20"/>
                <w:lang w:val="ru-RU"/>
              </w:rPr>
              <w:t xml:space="preserve"> (ОБРАЗЕЦ ФОРМЫ)</w:t>
            </w:r>
          </w:p>
        </w:tc>
      </w:tr>
      <w:tr w:rsidR="00F40535" w:rsidRPr="00157104" w14:paraId="73A291C9" w14:textId="77777777" w:rsidTr="00030351">
        <w:tc>
          <w:tcPr>
            <w:tcW w:w="5104" w:type="dxa"/>
            <w:tcBorders>
              <w:top w:val="single" w:sz="4" w:space="0" w:color="auto"/>
              <w:left w:val="single" w:sz="4" w:space="0" w:color="auto"/>
              <w:bottom w:val="single" w:sz="4" w:space="0" w:color="auto"/>
              <w:right w:val="single" w:sz="4" w:space="0" w:color="auto"/>
            </w:tcBorders>
          </w:tcPr>
          <w:p w14:paraId="4E9E7226" w14:textId="77777777" w:rsidR="00000000" w:rsidRPr="003D4376" w:rsidRDefault="00000000" w:rsidP="00030351">
            <w:pPr>
              <w:jc w:val="both"/>
              <w:rPr>
                <w:rFonts w:ascii="Arial" w:hAnsi="Arial" w:cs="Arial"/>
                <w:sz w:val="20"/>
                <w:lang w:val="en-US"/>
              </w:rPr>
            </w:pPr>
            <w:r w:rsidRPr="003D4376">
              <w:rPr>
                <w:rFonts w:ascii="Arial" w:hAnsi="Arial" w:cs="Arial"/>
                <w:sz w:val="20"/>
                <w:lang w:val="en-US"/>
              </w:rPr>
              <w:t>___________ ___________, represented by  _____________________________, acting under ___________, hereinafter referred to as the Buyer, on the one part, and ____________________________, represented by ____________________________________, acting under ____________, hereinafter referred to as the Supplier, on the other part, hereinafter jointly referred to as the Parties, and individually as the Party, have drawn up this Certificate as follows:</w:t>
            </w:r>
          </w:p>
        </w:tc>
        <w:tc>
          <w:tcPr>
            <w:tcW w:w="5386" w:type="dxa"/>
            <w:tcBorders>
              <w:top w:val="single" w:sz="4" w:space="0" w:color="auto"/>
              <w:left w:val="single" w:sz="4" w:space="0" w:color="auto"/>
              <w:bottom w:val="single" w:sz="4" w:space="0" w:color="auto"/>
              <w:right w:val="single" w:sz="4" w:space="0" w:color="auto"/>
            </w:tcBorders>
          </w:tcPr>
          <w:p w14:paraId="2F8DF2A6" w14:textId="77777777" w:rsidR="00000000" w:rsidRPr="006A0FF1" w:rsidRDefault="00000000" w:rsidP="00030351">
            <w:pPr>
              <w:autoSpaceDE w:val="0"/>
              <w:autoSpaceDN w:val="0"/>
              <w:adjustRightInd w:val="0"/>
              <w:jc w:val="both"/>
              <w:rPr>
                <w:rFonts w:ascii="Arial" w:hAnsi="Arial" w:cs="Arial"/>
                <w:sz w:val="20"/>
                <w:lang w:val="ru-RU"/>
              </w:rPr>
            </w:pPr>
            <w:r w:rsidRPr="00CB01CE">
              <w:rPr>
                <w:rFonts w:ascii="Arial" w:hAnsi="Arial" w:cs="Arial"/>
                <w:sz w:val="20"/>
                <w:lang w:val="ru-RU"/>
              </w:rPr>
              <w:t>___________________ «________________» в лице __________, действующего на основании __________, именуемое в дальнейшем «Покупатель», с одной стороны, и ________________ ____ в лице __________, действующего на основании __________, именуемое в дальнейшем «Продавец», с другой стороны, совместно именуемые «Стороны», а по отдельности «Сторона», составили настоящий Акт о нижеследующем:</w:t>
            </w:r>
          </w:p>
        </w:tc>
      </w:tr>
      <w:tr w:rsidR="00F40535" w14:paraId="07107685" w14:textId="77777777" w:rsidTr="00030351">
        <w:tc>
          <w:tcPr>
            <w:tcW w:w="5104" w:type="dxa"/>
            <w:tcBorders>
              <w:top w:val="single" w:sz="4" w:space="0" w:color="auto"/>
              <w:left w:val="single" w:sz="4" w:space="0" w:color="auto"/>
              <w:bottom w:val="single" w:sz="4" w:space="0" w:color="auto"/>
              <w:right w:val="single" w:sz="4" w:space="0" w:color="auto"/>
            </w:tcBorders>
          </w:tcPr>
          <w:p w14:paraId="3EBFB0CC" w14:textId="77777777" w:rsidR="00000000" w:rsidRPr="00CB01CE" w:rsidRDefault="00000000" w:rsidP="00030351">
            <w:pPr>
              <w:jc w:val="both"/>
              <w:rPr>
                <w:rFonts w:ascii="Arial" w:hAnsi="Arial" w:cs="Arial"/>
                <w:sz w:val="20"/>
                <w:lang w:val="ru-RU"/>
              </w:rPr>
            </w:pPr>
            <w:r w:rsidRPr="00CB01CE">
              <w:rPr>
                <w:rFonts w:ascii="Arial" w:hAnsi="Arial" w:cs="Arial"/>
                <w:sz w:val="20"/>
                <w:lang w:val="ru-RU"/>
              </w:rPr>
              <w:t>1. Equipment:</w:t>
            </w:r>
          </w:p>
        </w:tc>
        <w:tc>
          <w:tcPr>
            <w:tcW w:w="5386" w:type="dxa"/>
            <w:tcBorders>
              <w:top w:val="single" w:sz="4" w:space="0" w:color="auto"/>
              <w:left w:val="single" w:sz="4" w:space="0" w:color="auto"/>
              <w:bottom w:val="single" w:sz="4" w:space="0" w:color="auto"/>
              <w:right w:val="single" w:sz="4" w:space="0" w:color="auto"/>
            </w:tcBorders>
          </w:tcPr>
          <w:p w14:paraId="5AEE67C9" w14:textId="77777777" w:rsidR="00000000" w:rsidRPr="006A0FF1" w:rsidRDefault="00000000" w:rsidP="00030351">
            <w:pPr>
              <w:autoSpaceDE w:val="0"/>
              <w:autoSpaceDN w:val="0"/>
              <w:adjustRightInd w:val="0"/>
              <w:jc w:val="both"/>
              <w:rPr>
                <w:rFonts w:ascii="Arial" w:hAnsi="Arial" w:cs="Arial"/>
                <w:sz w:val="20"/>
                <w:lang w:val="ru-RU"/>
              </w:rPr>
            </w:pPr>
            <w:r w:rsidRPr="00CB01CE">
              <w:rPr>
                <w:rFonts w:ascii="Arial" w:hAnsi="Arial" w:cs="Arial"/>
                <w:sz w:val="20"/>
                <w:lang w:val="ru-RU"/>
              </w:rPr>
              <w:t>1. Оборудование:</w:t>
            </w:r>
          </w:p>
        </w:tc>
      </w:tr>
      <w:tr w:rsidR="00F40535" w14:paraId="22194FB3" w14:textId="77777777" w:rsidTr="00030351">
        <w:trPr>
          <w:trHeight w:val="1847"/>
        </w:trPr>
        <w:tc>
          <w:tcPr>
            <w:tcW w:w="10490" w:type="dxa"/>
            <w:gridSpan w:val="2"/>
            <w:tcBorders>
              <w:top w:val="single" w:sz="4" w:space="0" w:color="auto"/>
              <w:left w:val="single" w:sz="4" w:space="0" w:color="auto"/>
              <w:bottom w:val="single" w:sz="4" w:space="0" w:color="auto"/>
              <w:right w:val="single" w:sz="4" w:space="0" w:color="auto"/>
            </w:tcBorders>
          </w:tcPr>
          <w:p w14:paraId="1D9F8065" w14:textId="77777777" w:rsidR="00000000" w:rsidRDefault="00000000" w:rsidP="00030351">
            <w:pPr>
              <w:rPr>
                <w:lang w:val="ru-RU"/>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7"/>
              <w:gridCol w:w="6095"/>
              <w:gridCol w:w="1669"/>
              <w:gridCol w:w="1559"/>
            </w:tblGrid>
            <w:tr w:rsidR="00F40535" w14:paraId="295B542E" w14:textId="77777777" w:rsidTr="00030351">
              <w:tc>
                <w:tcPr>
                  <w:tcW w:w="817" w:type="dxa"/>
                </w:tcPr>
                <w:p w14:paraId="0B0D5F63" w14:textId="77777777" w:rsidR="00000000" w:rsidRPr="00DB7BF0" w:rsidRDefault="00000000" w:rsidP="00030351">
                  <w:pPr>
                    <w:jc w:val="both"/>
                    <w:rPr>
                      <w:b/>
                    </w:rPr>
                  </w:pPr>
                  <w:r>
                    <w:rPr>
                      <w:b/>
                      <w:lang w:val="en-US"/>
                    </w:rPr>
                    <w:t>No</w:t>
                  </w:r>
                  <w:r w:rsidRPr="00DB7BF0">
                    <w:rPr>
                      <w:b/>
                    </w:rPr>
                    <w:t xml:space="preserve">. </w:t>
                  </w:r>
                </w:p>
              </w:tc>
              <w:tc>
                <w:tcPr>
                  <w:tcW w:w="6095" w:type="dxa"/>
                  <w:shd w:val="clear" w:color="auto" w:fill="auto"/>
                </w:tcPr>
                <w:p w14:paraId="1B111163" w14:textId="77777777" w:rsidR="00000000" w:rsidRPr="00BA57F0" w:rsidRDefault="00000000" w:rsidP="00030351">
                  <w:pPr>
                    <w:jc w:val="both"/>
                    <w:rPr>
                      <w:b/>
                      <w:lang w:val="ru-RU"/>
                    </w:rPr>
                  </w:pPr>
                  <w:r>
                    <w:rPr>
                      <w:b/>
                      <w:lang w:val="en-US"/>
                    </w:rPr>
                    <w:t>Name</w:t>
                  </w:r>
                  <w:r w:rsidRPr="00DB7BF0">
                    <w:rPr>
                      <w:b/>
                    </w:rPr>
                    <w:t xml:space="preserve"> </w:t>
                  </w:r>
                  <w:r>
                    <w:rPr>
                      <w:b/>
                      <w:lang w:val="en-US"/>
                    </w:rPr>
                    <w:t>of</w:t>
                  </w:r>
                  <w:r w:rsidRPr="00DB7BF0">
                    <w:rPr>
                      <w:b/>
                    </w:rPr>
                    <w:t xml:space="preserve"> </w:t>
                  </w:r>
                  <w:r>
                    <w:rPr>
                      <w:b/>
                      <w:lang w:val="en-US"/>
                    </w:rPr>
                    <w:t>the</w:t>
                  </w:r>
                  <w:r w:rsidRPr="00DB7BF0">
                    <w:rPr>
                      <w:b/>
                    </w:rPr>
                    <w:t xml:space="preserve"> </w:t>
                  </w:r>
                  <w:r>
                    <w:rPr>
                      <w:b/>
                      <w:lang w:val="en-US"/>
                    </w:rPr>
                    <w:t>Equipment</w:t>
                  </w:r>
                  <w:r>
                    <w:rPr>
                      <w:b/>
                      <w:lang w:val="ru-RU"/>
                    </w:rPr>
                    <w:t>/</w:t>
                  </w:r>
                  <w:r>
                    <w:t xml:space="preserve"> </w:t>
                  </w:r>
                  <w:r w:rsidRPr="00BA57F0">
                    <w:rPr>
                      <w:b/>
                      <w:lang w:val="ru-RU"/>
                    </w:rPr>
                    <w:t>Наименование Оборудования</w:t>
                  </w:r>
                </w:p>
              </w:tc>
              <w:tc>
                <w:tcPr>
                  <w:tcW w:w="1276" w:type="dxa"/>
                  <w:shd w:val="clear" w:color="auto" w:fill="auto"/>
                </w:tcPr>
                <w:p w14:paraId="78D4D42F" w14:textId="77777777" w:rsidR="00000000" w:rsidRPr="00BA57F0" w:rsidRDefault="00000000" w:rsidP="00030351">
                  <w:pPr>
                    <w:jc w:val="both"/>
                    <w:rPr>
                      <w:b/>
                      <w:lang w:val="en-US"/>
                    </w:rPr>
                  </w:pPr>
                  <w:r>
                    <w:rPr>
                      <w:b/>
                      <w:lang w:val="en-US"/>
                    </w:rPr>
                    <w:t>Unit of measurement</w:t>
                  </w:r>
                  <w:r w:rsidRPr="00BA57F0">
                    <w:rPr>
                      <w:b/>
                      <w:lang w:val="en-US"/>
                    </w:rPr>
                    <w:t>/</w:t>
                  </w:r>
                </w:p>
                <w:p w14:paraId="17DD0B62" w14:textId="77777777" w:rsidR="00000000" w:rsidRPr="00BA57F0" w:rsidRDefault="00000000" w:rsidP="00030351">
                  <w:pPr>
                    <w:jc w:val="both"/>
                    <w:rPr>
                      <w:b/>
                      <w:lang w:val="en-US"/>
                    </w:rPr>
                  </w:pPr>
                  <w:r w:rsidRPr="00BA57F0">
                    <w:rPr>
                      <w:b/>
                      <w:lang w:val="ru-RU"/>
                    </w:rPr>
                    <w:t>Ед</w:t>
                  </w:r>
                  <w:r w:rsidRPr="00BA57F0">
                    <w:rPr>
                      <w:b/>
                      <w:lang w:val="en-US"/>
                    </w:rPr>
                    <w:t xml:space="preserve">. </w:t>
                  </w:r>
                  <w:r w:rsidRPr="00BA57F0">
                    <w:rPr>
                      <w:b/>
                      <w:lang w:val="ru-RU"/>
                    </w:rPr>
                    <w:t>изм</w:t>
                  </w:r>
                  <w:r w:rsidRPr="00BA57F0">
                    <w:rPr>
                      <w:b/>
                      <w:lang w:val="en-US"/>
                    </w:rPr>
                    <w:t>.</w:t>
                  </w:r>
                </w:p>
              </w:tc>
              <w:tc>
                <w:tcPr>
                  <w:tcW w:w="1559" w:type="dxa"/>
                  <w:shd w:val="clear" w:color="auto" w:fill="auto"/>
                </w:tcPr>
                <w:p w14:paraId="160A6F44" w14:textId="77777777" w:rsidR="00000000" w:rsidRPr="00BA57F0" w:rsidRDefault="00000000" w:rsidP="00030351">
                  <w:pPr>
                    <w:jc w:val="center"/>
                    <w:rPr>
                      <w:b/>
                      <w:lang w:val="ru-RU"/>
                    </w:rPr>
                  </w:pPr>
                  <w:r>
                    <w:rPr>
                      <w:b/>
                      <w:lang w:val="en-US"/>
                    </w:rPr>
                    <w:t>Quantity</w:t>
                  </w:r>
                  <w:r>
                    <w:rPr>
                      <w:b/>
                      <w:lang w:val="ru-RU"/>
                    </w:rPr>
                    <w:t>/</w:t>
                  </w:r>
                  <w:r>
                    <w:t xml:space="preserve"> </w:t>
                  </w:r>
                  <w:r w:rsidRPr="00BA57F0">
                    <w:rPr>
                      <w:b/>
                      <w:lang w:val="ru-RU"/>
                    </w:rPr>
                    <w:t>Кол-во</w:t>
                  </w:r>
                </w:p>
              </w:tc>
            </w:tr>
            <w:tr w:rsidR="00F40535" w14:paraId="4531D741" w14:textId="77777777" w:rsidTr="00030351">
              <w:tc>
                <w:tcPr>
                  <w:tcW w:w="817" w:type="dxa"/>
                </w:tcPr>
                <w:p w14:paraId="2FB91F56" w14:textId="77777777" w:rsidR="00000000" w:rsidRPr="000E5178" w:rsidRDefault="00000000" w:rsidP="00030351">
                  <w:pPr>
                    <w:jc w:val="both"/>
                  </w:pPr>
                  <w:r w:rsidRPr="000E5178">
                    <w:t>1.</w:t>
                  </w:r>
                </w:p>
              </w:tc>
              <w:tc>
                <w:tcPr>
                  <w:tcW w:w="6095" w:type="dxa"/>
                  <w:shd w:val="clear" w:color="auto" w:fill="auto"/>
                </w:tcPr>
                <w:p w14:paraId="6BF3E9AD" w14:textId="77777777" w:rsidR="00000000" w:rsidRPr="000E5178" w:rsidRDefault="00000000" w:rsidP="00030351">
                  <w:pPr>
                    <w:jc w:val="both"/>
                  </w:pPr>
                </w:p>
              </w:tc>
              <w:tc>
                <w:tcPr>
                  <w:tcW w:w="1276" w:type="dxa"/>
                  <w:shd w:val="clear" w:color="auto" w:fill="auto"/>
                </w:tcPr>
                <w:p w14:paraId="07587DF9" w14:textId="77777777" w:rsidR="00000000" w:rsidRPr="000E5178" w:rsidRDefault="00000000" w:rsidP="00030351">
                  <w:pPr>
                    <w:jc w:val="both"/>
                  </w:pPr>
                </w:p>
              </w:tc>
              <w:tc>
                <w:tcPr>
                  <w:tcW w:w="1559" w:type="dxa"/>
                  <w:shd w:val="clear" w:color="auto" w:fill="auto"/>
                </w:tcPr>
                <w:p w14:paraId="68E57120" w14:textId="77777777" w:rsidR="00000000" w:rsidRPr="000E5178" w:rsidRDefault="00000000" w:rsidP="00030351">
                  <w:pPr>
                    <w:jc w:val="both"/>
                  </w:pPr>
                </w:p>
              </w:tc>
            </w:tr>
            <w:tr w:rsidR="00F40535" w14:paraId="4B71E43D" w14:textId="77777777" w:rsidTr="00030351">
              <w:tc>
                <w:tcPr>
                  <w:tcW w:w="817" w:type="dxa"/>
                </w:tcPr>
                <w:p w14:paraId="241BB168" w14:textId="77777777" w:rsidR="00000000" w:rsidRPr="00BA57F0" w:rsidRDefault="00000000" w:rsidP="00030351">
                  <w:pPr>
                    <w:jc w:val="both"/>
                    <w:rPr>
                      <w:lang w:val="ru-RU"/>
                    </w:rPr>
                  </w:pPr>
                  <w:r>
                    <w:rPr>
                      <w:lang w:val="ru-RU"/>
                    </w:rPr>
                    <w:t>2.</w:t>
                  </w:r>
                </w:p>
              </w:tc>
              <w:tc>
                <w:tcPr>
                  <w:tcW w:w="6095" w:type="dxa"/>
                  <w:shd w:val="clear" w:color="auto" w:fill="auto"/>
                </w:tcPr>
                <w:p w14:paraId="55719F9F" w14:textId="77777777" w:rsidR="00000000" w:rsidRPr="000E5178" w:rsidRDefault="00000000" w:rsidP="00030351">
                  <w:pPr>
                    <w:jc w:val="both"/>
                  </w:pPr>
                </w:p>
              </w:tc>
              <w:tc>
                <w:tcPr>
                  <w:tcW w:w="1276" w:type="dxa"/>
                  <w:shd w:val="clear" w:color="auto" w:fill="auto"/>
                </w:tcPr>
                <w:p w14:paraId="0305837D" w14:textId="77777777" w:rsidR="00000000" w:rsidRPr="000E5178" w:rsidRDefault="00000000" w:rsidP="00030351">
                  <w:pPr>
                    <w:jc w:val="both"/>
                  </w:pPr>
                </w:p>
              </w:tc>
              <w:tc>
                <w:tcPr>
                  <w:tcW w:w="1559" w:type="dxa"/>
                  <w:shd w:val="clear" w:color="auto" w:fill="auto"/>
                </w:tcPr>
                <w:p w14:paraId="0591F508" w14:textId="77777777" w:rsidR="00000000" w:rsidRPr="000E5178" w:rsidRDefault="00000000" w:rsidP="00030351">
                  <w:pPr>
                    <w:jc w:val="both"/>
                  </w:pPr>
                </w:p>
              </w:tc>
            </w:tr>
          </w:tbl>
          <w:p w14:paraId="6B4DC8B2" w14:textId="77777777" w:rsidR="00000000" w:rsidRDefault="00000000" w:rsidP="00030351">
            <w:pPr>
              <w:rPr>
                <w:lang w:val="ru-RU"/>
              </w:rPr>
            </w:pPr>
          </w:p>
        </w:tc>
      </w:tr>
      <w:tr w:rsidR="00F40535" w14:paraId="40267DE3" w14:textId="77777777" w:rsidTr="00030351">
        <w:tc>
          <w:tcPr>
            <w:tcW w:w="5104" w:type="dxa"/>
            <w:tcBorders>
              <w:top w:val="single" w:sz="4" w:space="0" w:color="auto"/>
              <w:left w:val="single" w:sz="4" w:space="0" w:color="auto"/>
              <w:bottom w:val="single" w:sz="4" w:space="0" w:color="auto"/>
              <w:right w:val="single" w:sz="4" w:space="0" w:color="auto"/>
            </w:tcBorders>
          </w:tcPr>
          <w:p w14:paraId="40134365" w14:textId="77777777" w:rsidR="00000000" w:rsidRDefault="00000000" w:rsidP="00630C25">
            <w:pPr>
              <w:jc w:val="both"/>
              <w:rPr>
                <w:rFonts w:ascii="Arial" w:hAnsi="Arial" w:cs="Arial"/>
                <w:sz w:val="20"/>
                <w:lang w:val="en-US"/>
              </w:rPr>
            </w:pPr>
            <w:r w:rsidRPr="00630C25">
              <w:rPr>
                <w:rFonts w:ascii="Arial" w:hAnsi="Arial" w:cs="Arial"/>
                <w:sz w:val="20"/>
                <w:lang w:val="en-US"/>
              </w:rPr>
              <w:t>2. The operation training ________ Full name, position, Full name, position ______________________ has been provided.</w:t>
            </w:r>
          </w:p>
        </w:tc>
        <w:tc>
          <w:tcPr>
            <w:tcW w:w="5386" w:type="dxa"/>
            <w:tcBorders>
              <w:top w:val="single" w:sz="4" w:space="0" w:color="auto"/>
              <w:left w:val="single" w:sz="4" w:space="0" w:color="auto"/>
              <w:bottom w:val="single" w:sz="4" w:space="0" w:color="auto"/>
              <w:right w:val="single" w:sz="4" w:space="0" w:color="auto"/>
            </w:tcBorders>
          </w:tcPr>
          <w:p w14:paraId="3E0D4A77" w14:textId="77777777" w:rsidR="00000000" w:rsidRPr="00630C25" w:rsidRDefault="00000000" w:rsidP="00630C25">
            <w:pPr>
              <w:jc w:val="both"/>
              <w:rPr>
                <w:rFonts w:ascii="Arial" w:hAnsi="Arial" w:cs="Arial"/>
                <w:sz w:val="20"/>
                <w:lang w:val="ru-RU"/>
              </w:rPr>
            </w:pPr>
            <w:r w:rsidRPr="00630C25">
              <w:rPr>
                <w:rFonts w:ascii="Arial" w:hAnsi="Arial" w:cs="Arial"/>
                <w:sz w:val="20"/>
                <w:lang w:val="ru-RU"/>
              </w:rPr>
              <w:t xml:space="preserve">2. Обучение по правилам эксплуатации ________Ф.И.О. должность, Ф.И.О. должность_ </w:t>
            </w:r>
          </w:p>
          <w:p w14:paraId="1EEE89BB" w14:textId="77777777" w:rsidR="00000000" w:rsidRPr="00CB01CE" w:rsidRDefault="00000000" w:rsidP="00630C25">
            <w:pPr>
              <w:jc w:val="both"/>
              <w:rPr>
                <w:rFonts w:ascii="Arial" w:hAnsi="Arial" w:cs="Arial"/>
                <w:sz w:val="20"/>
                <w:lang w:val="ru-RU"/>
              </w:rPr>
            </w:pPr>
            <w:r w:rsidRPr="00630C25">
              <w:rPr>
                <w:rFonts w:ascii="Arial" w:hAnsi="Arial" w:cs="Arial"/>
                <w:sz w:val="20"/>
                <w:lang w:val="ru-RU"/>
              </w:rPr>
              <w:t>______________________проведено.</w:t>
            </w:r>
          </w:p>
        </w:tc>
      </w:tr>
      <w:tr w:rsidR="00F40535" w:rsidRPr="00157104" w14:paraId="1F8CD950" w14:textId="77777777" w:rsidTr="00030351">
        <w:tc>
          <w:tcPr>
            <w:tcW w:w="5104" w:type="dxa"/>
            <w:tcBorders>
              <w:top w:val="single" w:sz="4" w:space="0" w:color="auto"/>
              <w:left w:val="single" w:sz="4" w:space="0" w:color="auto"/>
              <w:bottom w:val="single" w:sz="4" w:space="0" w:color="auto"/>
              <w:right w:val="single" w:sz="4" w:space="0" w:color="auto"/>
            </w:tcBorders>
          </w:tcPr>
          <w:p w14:paraId="1FB834B9" w14:textId="77777777" w:rsidR="00000000" w:rsidRPr="003D4376" w:rsidRDefault="00000000" w:rsidP="00030351">
            <w:pPr>
              <w:jc w:val="both"/>
              <w:rPr>
                <w:rFonts w:ascii="Arial" w:hAnsi="Arial" w:cs="Arial"/>
                <w:sz w:val="20"/>
                <w:lang w:val="en-US"/>
              </w:rPr>
            </w:pPr>
            <w:r w:rsidRPr="003D4376">
              <w:rPr>
                <w:rFonts w:ascii="Arial" w:hAnsi="Arial" w:cs="Arial"/>
                <w:sz w:val="20"/>
                <w:lang w:val="en-US"/>
              </w:rPr>
              <w:t>Buyer’s signature________________(</w:t>
            </w:r>
            <w:r w:rsidRPr="00EA3CC4">
              <w:rPr>
                <w:rFonts w:ascii="Arial" w:hAnsi="Arial" w:cs="Arial"/>
                <w:sz w:val="20"/>
                <w:lang w:val="en-US"/>
              </w:rPr>
              <w:t>printed</w:t>
            </w:r>
            <w:r w:rsidRPr="003D4376">
              <w:rPr>
                <w:rFonts w:ascii="Arial" w:hAnsi="Arial" w:cs="Arial"/>
                <w:sz w:val="20"/>
                <w:lang w:val="en-US"/>
              </w:rPr>
              <w:t xml:space="preserve"> </w:t>
            </w:r>
            <w:r w:rsidRPr="00EA3CC4">
              <w:rPr>
                <w:rFonts w:ascii="Arial" w:hAnsi="Arial" w:cs="Arial"/>
                <w:sz w:val="20"/>
                <w:lang w:val="en-US"/>
              </w:rPr>
              <w:t>name</w:t>
            </w:r>
            <w:r w:rsidRPr="003D4376">
              <w:rPr>
                <w:rFonts w:ascii="Arial" w:hAnsi="Arial" w:cs="Arial"/>
                <w:sz w:val="20"/>
                <w:lang w:val="en-US"/>
              </w:rPr>
              <w:t>)</w:t>
            </w:r>
          </w:p>
          <w:p w14:paraId="78CB6D14" w14:textId="77777777" w:rsidR="00000000" w:rsidRPr="003D4376" w:rsidRDefault="00000000" w:rsidP="00030351">
            <w:pPr>
              <w:jc w:val="both"/>
              <w:rPr>
                <w:rFonts w:ascii="Arial" w:hAnsi="Arial" w:cs="Arial"/>
                <w:sz w:val="20"/>
                <w:lang w:val="en-US"/>
              </w:rPr>
            </w:pPr>
          </w:p>
          <w:p w14:paraId="2F248A3C" w14:textId="77777777" w:rsidR="00000000" w:rsidRPr="003D4376" w:rsidRDefault="00000000" w:rsidP="00030351">
            <w:pPr>
              <w:jc w:val="both"/>
              <w:rPr>
                <w:rFonts w:ascii="Arial" w:hAnsi="Arial" w:cs="Arial"/>
                <w:sz w:val="20"/>
                <w:lang w:val="en-US"/>
              </w:rPr>
            </w:pPr>
            <w:r w:rsidRPr="00EA3CC4">
              <w:rPr>
                <w:rFonts w:ascii="Arial" w:hAnsi="Arial" w:cs="Arial"/>
                <w:sz w:val="20"/>
                <w:lang w:val="en-US"/>
              </w:rPr>
              <w:t>Seller</w:t>
            </w:r>
            <w:r w:rsidRPr="003D4376">
              <w:rPr>
                <w:rFonts w:ascii="Arial" w:hAnsi="Arial" w:cs="Arial"/>
                <w:sz w:val="20"/>
                <w:lang w:val="en-US"/>
              </w:rPr>
              <w:t>’</w:t>
            </w:r>
            <w:r w:rsidRPr="00EA3CC4">
              <w:rPr>
                <w:rFonts w:ascii="Arial" w:hAnsi="Arial" w:cs="Arial"/>
                <w:sz w:val="20"/>
                <w:lang w:val="en-US"/>
              </w:rPr>
              <w:t>s</w:t>
            </w:r>
            <w:r w:rsidRPr="003D4376">
              <w:rPr>
                <w:rFonts w:ascii="Arial" w:hAnsi="Arial" w:cs="Arial"/>
                <w:sz w:val="20"/>
                <w:lang w:val="en-US"/>
              </w:rPr>
              <w:t xml:space="preserve"> </w:t>
            </w:r>
            <w:r w:rsidRPr="00EA3CC4">
              <w:rPr>
                <w:rFonts w:ascii="Arial" w:hAnsi="Arial" w:cs="Arial"/>
                <w:sz w:val="20"/>
                <w:lang w:val="en-US"/>
              </w:rPr>
              <w:t>signature</w:t>
            </w:r>
            <w:r w:rsidRPr="003D4376">
              <w:rPr>
                <w:rFonts w:ascii="Arial" w:hAnsi="Arial" w:cs="Arial"/>
                <w:sz w:val="20"/>
                <w:lang w:val="en-US"/>
              </w:rPr>
              <w:t>____________( printed name)</w:t>
            </w:r>
          </w:p>
        </w:tc>
        <w:tc>
          <w:tcPr>
            <w:tcW w:w="5386" w:type="dxa"/>
            <w:tcBorders>
              <w:top w:val="single" w:sz="4" w:space="0" w:color="auto"/>
              <w:left w:val="single" w:sz="4" w:space="0" w:color="auto"/>
              <w:bottom w:val="single" w:sz="4" w:space="0" w:color="auto"/>
              <w:right w:val="single" w:sz="4" w:space="0" w:color="auto"/>
            </w:tcBorders>
          </w:tcPr>
          <w:p w14:paraId="27D7DDEA" w14:textId="77777777" w:rsidR="00000000" w:rsidRPr="00EA3CC4" w:rsidRDefault="00000000" w:rsidP="00030351">
            <w:pPr>
              <w:jc w:val="both"/>
              <w:rPr>
                <w:rFonts w:ascii="Arial" w:hAnsi="Arial" w:cs="Arial"/>
                <w:sz w:val="20"/>
                <w:lang w:val="ru-RU"/>
              </w:rPr>
            </w:pPr>
            <w:r>
              <w:rPr>
                <w:rFonts w:ascii="Arial" w:hAnsi="Arial" w:cs="Arial"/>
                <w:sz w:val="20"/>
                <w:lang w:val="ru-RU"/>
              </w:rPr>
              <w:t>Подпись Покупателя</w:t>
            </w:r>
            <w:r w:rsidRPr="00EA3CC4">
              <w:rPr>
                <w:rFonts w:ascii="Arial" w:hAnsi="Arial" w:cs="Arial"/>
                <w:sz w:val="20"/>
                <w:lang w:val="ru-RU"/>
              </w:rPr>
              <w:t>________________(расшифровка подписи)</w:t>
            </w:r>
          </w:p>
          <w:p w14:paraId="1F6923BD" w14:textId="77777777" w:rsidR="00000000" w:rsidRPr="00CB01CE" w:rsidRDefault="00000000" w:rsidP="00030351">
            <w:pPr>
              <w:jc w:val="both"/>
              <w:rPr>
                <w:rFonts w:ascii="Arial" w:hAnsi="Arial" w:cs="Arial"/>
                <w:sz w:val="20"/>
                <w:lang w:val="ru-RU"/>
              </w:rPr>
            </w:pPr>
            <w:r>
              <w:rPr>
                <w:rFonts w:ascii="Arial" w:hAnsi="Arial" w:cs="Arial"/>
                <w:sz w:val="20"/>
                <w:lang w:val="ru-RU"/>
              </w:rPr>
              <w:t>Подпись Продавца</w:t>
            </w:r>
            <w:r w:rsidRPr="00EA3CC4">
              <w:rPr>
                <w:rFonts w:ascii="Arial" w:hAnsi="Arial" w:cs="Arial"/>
                <w:sz w:val="20"/>
                <w:lang w:val="ru-RU"/>
              </w:rPr>
              <w:t>________________(расшифровка подписи)</w:t>
            </w:r>
          </w:p>
        </w:tc>
      </w:tr>
      <w:tr w:rsidR="00F40535" w14:paraId="2729E780" w14:textId="77777777" w:rsidTr="00030351">
        <w:tc>
          <w:tcPr>
            <w:tcW w:w="5104" w:type="dxa"/>
            <w:tcBorders>
              <w:top w:val="single" w:sz="4" w:space="0" w:color="auto"/>
              <w:left w:val="single" w:sz="4" w:space="0" w:color="auto"/>
              <w:bottom w:val="single" w:sz="4" w:space="0" w:color="auto"/>
              <w:right w:val="single" w:sz="4" w:space="0" w:color="auto"/>
            </w:tcBorders>
          </w:tcPr>
          <w:p w14:paraId="797988C2" w14:textId="77777777" w:rsidR="00000000" w:rsidRPr="006866C5" w:rsidRDefault="00000000" w:rsidP="00030351">
            <w:pPr>
              <w:pStyle w:val="3"/>
              <w:jc w:val="both"/>
              <w:rPr>
                <w:iCs/>
                <w:sz w:val="20"/>
                <w:szCs w:val="20"/>
              </w:rPr>
            </w:pPr>
            <w:r w:rsidRPr="006866C5">
              <w:rPr>
                <w:iCs/>
                <w:sz w:val="20"/>
                <w:szCs w:val="20"/>
              </w:rPr>
              <w:t>Seller</w:t>
            </w:r>
          </w:p>
          <w:p w14:paraId="46806B3E" w14:textId="77777777" w:rsidR="00000000" w:rsidRPr="006866C5" w:rsidRDefault="00000000" w:rsidP="00030351">
            <w:pPr>
              <w:pStyle w:val="4"/>
              <w:rPr>
                <w:rFonts w:ascii="Arial" w:hAnsi="Arial" w:cs="Arial"/>
                <w:sz w:val="20"/>
                <w:lang w:val="ru-RU"/>
              </w:rPr>
            </w:pPr>
            <w:r w:rsidRPr="006866C5">
              <w:rPr>
                <w:rFonts w:ascii="Arial" w:hAnsi="Arial" w:cs="Arial"/>
                <w:sz w:val="20"/>
                <w:lang w:val="ru-RU"/>
              </w:rPr>
              <w:t>Продавец</w:t>
            </w:r>
          </w:p>
          <w:p w14:paraId="479F1199" w14:textId="77777777" w:rsidR="00000000" w:rsidRPr="006866C5" w:rsidRDefault="00000000" w:rsidP="00030351">
            <w:pPr>
              <w:rPr>
                <w:rFonts w:ascii="Arial" w:hAnsi="Arial" w:cs="Arial"/>
                <w:b/>
                <w:sz w:val="20"/>
                <w:lang w:val="ru-RU"/>
              </w:rPr>
            </w:pPr>
          </w:p>
          <w:p w14:paraId="3C72FFE3" w14:textId="77777777" w:rsidR="00000000" w:rsidRPr="00EA3CC4" w:rsidRDefault="00000000" w:rsidP="00030351">
            <w:pPr>
              <w:rPr>
                <w:rFonts w:ascii="Arial" w:hAnsi="Arial" w:cs="Arial"/>
                <w:b/>
                <w:sz w:val="20"/>
                <w:lang w:val="ru-RU"/>
              </w:rPr>
            </w:pPr>
            <w:r w:rsidRPr="006866C5">
              <w:rPr>
                <w:rFonts w:ascii="Arial" w:hAnsi="Arial" w:cs="Arial"/>
                <w:b/>
                <w:sz w:val="20"/>
                <w:lang w:val="ru-RU"/>
              </w:rPr>
              <w:t>________________/_________________</w:t>
            </w:r>
            <w:r w:rsidRPr="00EA3CC4">
              <w:rPr>
                <w:rFonts w:ascii="Arial" w:hAnsi="Arial" w:cs="Arial"/>
                <w:b/>
                <w:sz w:val="20"/>
                <w:lang w:val="ru-RU"/>
              </w:rPr>
              <w:t>___</w:t>
            </w:r>
          </w:p>
          <w:p w14:paraId="22CF711F" w14:textId="77777777" w:rsidR="00000000" w:rsidRPr="00EA3CC4" w:rsidRDefault="00000000" w:rsidP="00030351">
            <w:pPr>
              <w:rPr>
                <w:b/>
                <w:lang w:val="ru-RU"/>
              </w:rPr>
            </w:pPr>
          </w:p>
        </w:tc>
        <w:tc>
          <w:tcPr>
            <w:tcW w:w="5386" w:type="dxa"/>
            <w:tcBorders>
              <w:top w:val="single" w:sz="4" w:space="0" w:color="auto"/>
              <w:left w:val="single" w:sz="4" w:space="0" w:color="auto"/>
              <w:bottom w:val="single" w:sz="4" w:space="0" w:color="auto"/>
              <w:right w:val="single" w:sz="4" w:space="0" w:color="auto"/>
            </w:tcBorders>
          </w:tcPr>
          <w:p w14:paraId="0B337AF2" w14:textId="77777777" w:rsidR="00000000" w:rsidRPr="00EA3CC4" w:rsidRDefault="00000000" w:rsidP="00030351">
            <w:pPr>
              <w:jc w:val="both"/>
              <w:rPr>
                <w:rFonts w:ascii="Arial" w:hAnsi="Arial" w:cs="Arial"/>
                <w:b/>
                <w:iCs/>
                <w:sz w:val="20"/>
                <w:lang w:val="ru-RU"/>
              </w:rPr>
            </w:pPr>
          </w:p>
          <w:p w14:paraId="510050BB" w14:textId="77777777" w:rsidR="00000000" w:rsidRPr="00EA3CC4" w:rsidRDefault="00000000" w:rsidP="00030351">
            <w:pPr>
              <w:jc w:val="both"/>
              <w:rPr>
                <w:rFonts w:ascii="Arial" w:hAnsi="Arial" w:cs="Arial"/>
                <w:b/>
                <w:iCs/>
                <w:sz w:val="20"/>
                <w:lang w:val="ru-RU"/>
              </w:rPr>
            </w:pPr>
            <w:r w:rsidRPr="006866C5">
              <w:rPr>
                <w:rFonts w:ascii="Arial" w:hAnsi="Arial" w:cs="Arial"/>
                <w:b/>
                <w:iCs/>
                <w:sz w:val="20"/>
                <w:lang w:val="en-US"/>
              </w:rPr>
              <w:t>Buyer</w:t>
            </w:r>
          </w:p>
          <w:p w14:paraId="14260654" w14:textId="77777777" w:rsidR="00000000" w:rsidRPr="006866C5" w:rsidRDefault="00000000" w:rsidP="00030351">
            <w:pPr>
              <w:pStyle w:val="4"/>
              <w:rPr>
                <w:rFonts w:ascii="Arial" w:hAnsi="Arial" w:cs="Arial"/>
                <w:sz w:val="20"/>
                <w:lang w:val="en-US"/>
              </w:rPr>
            </w:pPr>
            <w:r w:rsidRPr="006866C5">
              <w:rPr>
                <w:rFonts w:ascii="Arial" w:hAnsi="Arial" w:cs="Arial"/>
                <w:sz w:val="20"/>
                <w:lang w:val="ru-RU"/>
              </w:rPr>
              <w:t>Покупатель</w:t>
            </w:r>
          </w:p>
          <w:p w14:paraId="11CD89AD" w14:textId="77777777" w:rsidR="00000000" w:rsidRPr="006866C5" w:rsidRDefault="00000000" w:rsidP="00030351">
            <w:pPr>
              <w:rPr>
                <w:rFonts w:ascii="Arial" w:hAnsi="Arial" w:cs="Arial"/>
                <w:b/>
                <w:sz w:val="20"/>
                <w:lang w:val="ru-RU"/>
              </w:rPr>
            </w:pPr>
          </w:p>
          <w:p w14:paraId="15277E6D" w14:textId="77777777" w:rsidR="00000000" w:rsidRPr="006866C5" w:rsidRDefault="00000000" w:rsidP="00030351">
            <w:pPr>
              <w:rPr>
                <w:b/>
                <w:lang w:val="ru-RU"/>
              </w:rPr>
            </w:pPr>
            <w:r w:rsidRPr="006866C5">
              <w:rPr>
                <w:rFonts w:ascii="Arial" w:hAnsi="Arial" w:cs="Arial"/>
                <w:b/>
                <w:sz w:val="20"/>
                <w:lang w:val="ru-RU"/>
              </w:rPr>
              <w:t>___________________/___________________</w:t>
            </w:r>
          </w:p>
        </w:tc>
      </w:tr>
    </w:tbl>
    <w:p w14:paraId="0DA2F36B" w14:textId="77777777" w:rsidR="00000000" w:rsidRDefault="00000000">
      <w:pPr>
        <w:rPr>
          <w:lang w:val="en-US"/>
        </w:rPr>
      </w:pPr>
    </w:p>
    <w:p w14:paraId="3F610226" w14:textId="77777777" w:rsidR="00000000" w:rsidRDefault="00000000">
      <w:pPr>
        <w:rPr>
          <w:lang w:val="en-US"/>
        </w:rPr>
      </w:pPr>
    </w:p>
    <w:p w14:paraId="079C4114" w14:textId="77777777" w:rsidR="00000000" w:rsidRDefault="00000000">
      <w:pPr>
        <w:rPr>
          <w:lang w:val="en-US"/>
        </w:rPr>
      </w:pPr>
    </w:p>
    <w:p w14:paraId="10794481" w14:textId="77777777" w:rsidR="00000000" w:rsidRDefault="00000000">
      <w:pPr>
        <w:rPr>
          <w:lang w:val="en-US"/>
        </w:rPr>
      </w:pPr>
    </w:p>
    <w:p w14:paraId="1745D119" w14:textId="77777777" w:rsidR="00000000" w:rsidRDefault="00000000">
      <w:pPr>
        <w:rPr>
          <w:lang w:val="en-US"/>
        </w:rPr>
      </w:pPr>
    </w:p>
    <w:p w14:paraId="6C736374" w14:textId="77777777" w:rsidR="00000000" w:rsidRDefault="00000000">
      <w:pPr>
        <w:rPr>
          <w:lang w:val="en-US"/>
        </w:rPr>
      </w:pPr>
    </w:p>
    <w:p w14:paraId="21BB3BE6" w14:textId="77777777" w:rsidR="00000000" w:rsidRDefault="00000000">
      <w:pPr>
        <w:rPr>
          <w:lang w:val="en-US"/>
        </w:rPr>
      </w:pPr>
    </w:p>
    <w:p w14:paraId="26F5A99E" w14:textId="77777777" w:rsidR="00000000" w:rsidRDefault="00000000">
      <w:pPr>
        <w:rPr>
          <w:lang w:val="en-US"/>
        </w:rPr>
      </w:pPr>
    </w:p>
    <w:p w14:paraId="3978DBAE" w14:textId="77777777" w:rsidR="00000000" w:rsidRDefault="00000000">
      <w:pPr>
        <w:rPr>
          <w:lang w:val="en-US"/>
        </w:rPr>
      </w:pPr>
    </w:p>
    <w:p w14:paraId="6C906E69" w14:textId="77777777" w:rsidR="00000000" w:rsidRDefault="00000000">
      <w:pPr>
        <w:rPr>
          <w:lang w:val="en-US"/>
        </w:rPr>
      </w:pPr>
    </w:p>
    <w:p w14:paraId="7BE8A7EE" w14:textId="77777777" w:rsidR="00000000" w:rsidRDefault="00000000">
      <w:pPr>
        <w:rPr>
          <w:lang w:val="en-US"/>
        </w:rPr>
      </w:pPr>
    </w:p>
    <w:p w14:paraId="277F43FB" w14:textId="77777777" w:rsidR="00000000" w:rsidRDefault="00000000">
      <w:pPr>
        <w:rPr>
          <w:lang w:val="en-US"/>
        </w:rPr>
      </w:pPr>
    </w:p>
    <w:p w14:paraId="585FCB06" w14:textId="77777777" w:rsidR="00000000" w:rsidRDefault="00000000">
      <w:pPr>
        <w:rPr>
          <w:lang w:val="en-US"/>
        </w:rPr>
      </w:pPr>
    </w:p>
    <w:p w14:paraId="6DFC9306" w14:textId="77777777" w:rsidR="00000000" w:rsidRDefault="00000000">
      <w:pPr>
        <w:rPr>
          <w:lang w:val="en-US"/>
        </w:rPr>
      </w:pPr>
    </w:p>
    <w:p w14:paraId="0DA131F6" w14:textId="77777777" w:rsidR="00000000" w:rsidRDefault="00000000">
      <w:pPr>
        <w:rPr>
          <w:lang w:val="en-US"/>
        </w:rPr>
      </w:pPr>
    </w:p>
    <w:p w14:paraId="7C0669AE" w14:textId="77777777" w:rsidR="00000000" w:rsidRDefault="00000000">
      <w:pPr>
        <w:rPr>
          <w:lang w:val="en-US"/>
        </w:rPr>
      </w:pPr>
    </w:p>
    <w:p w14:paraId="1D1124B6" w14:textId="77777777" w:rsidR="00000000" w:rsidRDefault="00000000">
      <w:pPr>
        <w:rPr>
          <w:lang w:val="en-US"/>
        </w:rPr>
      </w:pPr>
    </w:p>
    <w:p w14:paraId="35BA0E31" w14:textId="77777777" w:rsidR="00000000" w:rsidRDefault="00000000">
      <w:pPr>
        <w:rPr>
          <w:lang w:val="en-US"/>
        </w:rPr>
      </w:pPr>
    </w:p>
    <w:p w14:paraId="3DBF50DB" w14:textId="77777777" w:rsidR="00000000" w:rsidRDefault="00000000">
      <w:pPr>
        <w:rPr>
          <w:lang w:val="en-US"/>
        </w:rPr>
      </w:pPr>
    </w:p>
    <w:p w14:paraId="6F8DC057" w14:textId="77777777" w:rsidR="00000000" w:rsidRDefault="00000000">
      <w:pPr>
        <w:rPr>
          <w:lang w:val="en-US"/>
        </w:rPr>
      </w:pPr>
    </w:p>
    <w:p w14:paraId="2C18C131" w14:textId="77777777" w:rsidR="00000000" w:rsidRDefault="00000000">
      <w:pPr>
        <w:rPr>
          <w:lang w:val="en-US"/>
        </w:rPr>
      </w:pPr>
    </w:p>
    <w:p w14:paraId="4CB84ABE" w14:textId="77777777" w:rsidR="00000000" w:rsidRDefault="00000000">
      <w:pPr>
        <w:rPr>
          <w:lang w:val="en-US"/>
        </w:rPr>
      </w:pPr>
    </w:p>
    <w:p w14:paraId="551841F9" w14:textId="77777777" w:rsidR="00000000" w:rsidRDefault="00000000">
      <w:pPr>
        <w:rPr>
          <w:lang w:val="en-US"/>
        </w:rPr>
      </w:pPr>
    </w:p>
    <w:tbl>
      <w:tblPr>
        <w:tblStyle w:val="a3"/>
        <w:tblW w:w="10490" w:type="dxa"/>
        <w:tblInd w:w="-714" w:type="dxa"/>
        <w:tblLook w:val="04A0" w:firstRow="1" w:lastRow="0" w:firstColumn="1" w:lastColumn="0" w:noHBand="0" w:noVBand="1"/>
      </w:tblPr>
      <w:tblGrid>
        <w:gridCol w:w="5104"/>
        <w:gridCol w:w="5386"/>
      </w:tblGrid>
      <w:tr w:rsidR="00F40535" w14:paraId="74B4EE3A" w14:textId="77777777" w:rsidTr="00030351">
        <w:tc>
          <w:tcPr>
            <w:tcW w:w="5104" w:type="dxa"/>
            <w:tcBorders>
              <w:top w:val="single" w:sz="4" w:space="0" w:color="auto"/>
              <w:left w:val="single" w:sz="4" w:space="0" w:color="auto"/>
              <w:bottom w:val="single" w:sz="4" w:space="0" w:color="auto"/>
              <w:right w:val="single" w:sz="4" w:space="0" w:color="auto"/>
            </w:tcBorders>
            <w:hideMark/>
          </w:tcPr>
          <w:p w14:paraId="1EA7DD54" w14:textId="77777777" w:rsidR="00000000" w:rsidRPr="002E691C" w:rsidRDefault="00000000" w:rsidP="00030351">
            <w:pPr>
              <w:rPr>
                <w:rFonts w:ascii="Arial" w:hAnsi="Arial" w:cs="Arial"/>
                <w:b/>
                <w:bCs/>
                <w:sz w:val="20"/>
              </w:rPr>
            </w:pPr>
            <w:r w:rsidRPr="002E691C">
              <w:rPr>
                <w:rFonts w:ascii="Arial" w:hAnsi="Arial" w:cs="Arial"/>
                <w:b/>
                <w:bCs/>
                <w:sz w:val="20"/>
              </w:rPr>
              <w:t>(EQUIPMENT SUPPLY)</w:t>
            </w:r>
          </w:p>
          <w:p w14:paraId="28E29A43" w14:textId="77777777" w:rsidR="00000000" w:rsidRDefault="00000000" w:rsidP="00030351">
            <w:pPr>
              <w:jc w:val="right"/>
              <w:rPr>
                <w:rFonts w:ascii="Arial" w:hAnsi="Arial" w:cs="Arial"/>
                <w:sz w:val="20"/>
              </w:rPr>
            </w:pPr>
            <w:r w:rsidRPr="002E691C">
              <w:rPr>
                <w:rFonts w:ascii="Arial" w:hAnsi="Arial" w:cs="Arial"/>
                <w:b/>
                <w:bCs/>
                <w:sz w:val="20"/>
              </w:rPr>
              <w:t>AGREEMENT No.  ________________</w:t>
            </w:r>
            <w:r>
              <w:rPr>
                <w:rFonts w:ascii="Arial" w:hAnsi="Arial" w:cs="Arial"/>
                <w:sz w:val="20"/>
              </w:rPr>
              <w:t xml:space="preserve"> </w:t>
            </w:r>
          </w:p>
        </w:tc>
        <w:tc>
          <w:tcPr>
            <w:tcW w:w="5386" w:type="dxa"/>
            <w:tcBorders>
              <w:top w:val="single" w:sz="4" w:space="0" w:color="auto"/>
              <w:left w:val="single" w:sz="4" w:space="0" w:color="auto"/>
              <w:bottom w:val="single" w:sz="4" w:space="0" w:color="auto"/>
              <w:right w:val="single" w:sz="4" w:space="0" w:color="auto"/>
            </w:tcBorders>
            <w:hideMark/>
          </w:tcPr>
          <w:p w14:paraId="1844BF67" w14:textId="77777777" w:rsidR="00000000" w:rsidRPr="002E691C" w:rsidRDefault="00000000" w:rsidP="00030351">
            <w:pPr>
              <w:rPr>
                <w:rFonts w:ascii="Arial" w:hAnsi="Arial" w:cs="Arial"/>
                <w:b/>
                <w:bCs/>
                <w:sz w:val="20"/>
                <w:lang w:val="de-DE"/>
              </w:rPr>
            </w:pPr>
            <w:r w:rsidRPr="002E691C">
              <w:rPr>
                <w:rFonts w:ascii="Arial" w:hAnsi="Arial" w:cs="Arial"/>
                <w:b/>
                <w:bCs/>
                <w:sz w:val="20"/>
                <w:lang w:val="de-DE"/>
              </w:rPr>
              <w:t>КОНТРАКТ</w:t>
            </w:r>
          </w:p>
          <w:p w14:paraId="206F9BB3" w14:textId="77777777" w:rsidR="00000000" w:rsidRDefault="00000000" w:rsidP="00030351">
            <w:pPr>
              <w:jc w:val="right"/>
              <w:rPr>
                <w:rFonts w:ascii="Arial" w:hAnsi="Arial" w:cs="Arial"/>
                <w:b/>
                <w:color w:val="000000"/>
                <w:sz w:val="18"/>
                <w:szCs w:val="18"/>
                <w:lang w:val="ru-RU"/>
              </w:rPr>
            </w:pPr>
            <w:r w:rsidRPr="002E691C">
              <w:rPr>
                <w:rFonts w:ascii="Arial" w:hAnsi="Arial" w:cs="Arial"/>
                <w:b/>
                <w:bCs/>
                <w:sz w:val="20"/>
                <w:lang w:val="de-DE"/>
              </w:rPr>
              <w:t>(НА ПОСТАВКУ ОБОРУДОВАНИЯ) №  ____________</w:t>
            </w:r>
          </w:p>
        </w:tc>
      </w:tr>
      <w:tr w:rsidR="00F40535" w14:paraId="6816584C" w14:textId="77777777" w:rsidTr="00030351">
        <w:tc>
          <w:tcPr>
            <w:tcW w:w="5104" w:type="dxa"/>
            <w:tcBorders>
              <w:top w:val="single" w:sz="4" w:space="0" w:color="auto"/>
              <w:left w:val="single" w:sz="4" w:space="0" w:color="auto"/>
              <w:bottom w:val="single" w:sz="4" w:space="0" w:color="auto"/>
              <w:right w:val="single" w:sz="4" w:space="0" w:color="auto"/>
            </w:tcBorders>
          </w:tcPr>
          <w:p w14:paraId="5C241CDB" w14:textId="77777777" w:rsidR="00000000" w:rsidRPr="00030351" w:rsidRDefault="00000000" w:rsidP="00030351">
            <w:pPr>
              <w:tabs>
                <w:tab w:val="left" w:pos="3360"/>
              </w:tabs>
              <w:rPr>
                <w:rFonts w:ascii="Arial" w:hAnsi="Arial" w:cs="Arial"/>
                <w:b/>
                <w:sz w:val="20"/>
                <w:lang w:val="en-US"/>
              </w:rPr>
            </w:pPr>
            <w:r w:rsidRPr="003D4376">
              <w:rPr>
                <w:rFonts w:ascii="Arial" w:hAnsi="Arial" w:cs="Arial"/>
                <w:b/>
                <w:sz w:val="20"/>
                <w:lang w:val="en-US"/>
              </w:rPr>
              <w:t xml:space="preserve">Appendix </w:t>
            </w:r>
            <w:r w:rsidRPr="00030351">
              <w:rPr>
                <w:rFonts w:ascii="Arial" w:hAnsi="Arial" w:cs="Arial"/>
                <w:b/>
                <w:sz w:val="20"/>
                <w:lang w:val="en-US"/>
              </w:rPr>
              <w:t>9</w:t>
            </w:r>
          </w:p>
          <w:p w14:paraId="7073EC13" w14:textId="77777777" w:rsidR="00000000" w:rsidRDefault="00000000" w:rsidP="00030351">
            <w:pPr>
              <w:rPr>
                <w:rFonts w:ascii="Arial" w:hAnsi="Arial" w:cs="Arial"/>
                <w:sz w:val="18"/>
                <w:szCs w:val="18"/>
                <w:lang w:val="en-US"/>
              </w:rPr>
            </w:pPr>
            <w:r w:rsidRPr="003D4376">
              <w:rPr>
                <w:rFonts w:ascii="Arial" w:hAnsi="Arial" w:cs="Arial"/>
                <w:sz w:val="20"/>
                <w:lang w:val="en-US"/>
              </w:rPr>
              <w:t xml:space="preserve">To contract no. _____       </w:t>
            </w:r>
            <w:r w:rsidRPr="003D4376">
              <w:rPr>
                <w:rFonts w:ascii="Arial" w:hAnsi="Arial" w:cs="Arial"/>
                <w:bCs/>
                <w:sz w:val="20"/>
                <w:lang w:val="en-US"/>
              </w:rPr>
              <w:t>from</w:t>
            </w:r>
            <w:r w:rsidRPr="003D4376">
              <w:rPr>
                <w:rFonts w:ascii="Arial" w:hAnsi="Arial" w:cs="Arial"/>
                <w:sz w:val="20"/>
                <w:lang w:val="en-US"/>
              </w:rPr>
              <w:t xml:space="preserve"> ___________    </w:t>
            </w:r>
          </w:p>
        </w:tc>
        <w:tc>
          <w:tcPr>
            <w:tcW w:w="5386" w:type="dxa"/>
            <w:tcBorders>
              <w:top w:val="single" w:sz="4" w:space="0" w:color="auto"/>
              <w:left w:val="single" w:sz="4" w:space="0" w:color="auto"/>
              <w:bottom w:val="single" w:sz="4" w:space="0" w:color="auto"/>
              <w:right w:val="single" w:sz="4" w:space="0" w:color="auto"/>
            </w:tcBorders>
          </w:tcPr>
          <w:p w14:paraId="2A349209" w14:textId="77777777" w:rsidR="00000000" w:rsidRPr="00223F29" w:rsidRDefault="00000000" w:rsidP="00030351">
            <w:pPr>
              <w:tabs>
                <w:tab w:val="left" w:pos="3360"/>
              </w:tabs>
              <w:jc w:val="both"/>
              <w:rPr>
                <w:rFonts w:ascii="Arial" w:hAnsi="Arial" w:cs="Arial"/>
                <w:b/>
                <w:bCs/>
                <w:sz w:val="20"/>
                <w:lang w:val="ru-RU"/>
              </w:rPr>
            </w:pPr>
            <w:r w:rsidRPr="00B6520D">
              <w:rPr>
                <w:rFonts w:ascii="Arial" w:hAnsi="Arial" w:cs="Arial"/>
                <w:b/>
                <w:bCs/>
                <w:sz w:val="20"/>
              </w:rPr>
              <w:t>Приложение №</w:t>
            </w:r>
            <w:r>
              <w:rPr>
                <w:rFonts w:ascii="Arial" w:hAnsi="Arial" w:cs="Arial"/>
                <w:b/>
                <w:bCs/>
                <w:sz w:val="20"/>
              </w:rPr>
              <w:t xml:space="preserve"> </w:t>
            </w:r>
            <w:r>
              <w:rPr>
                <w:rFonts w:ascii="Arial" w:hAnsi="Arial" w:cs="Arial"/>
                <w:b/>
                <w:bCs/>
                <w:sz w:val="20"/>
                <w:lang w:val="ru-RU"/>
              </w:rPr>
              <w:t>9</w:t>
            </w:r>
          </w:p>
          <w:p w14:paraId="3DD323EF" w14:textId="77777777" w:rsidR="00000000" w:rsidRDefault="00000000" w:rsidP="00030351">
            <w:pPr>
              <w:rPr>
                <w:rFonts w:ascii="Arial" w:hAnsi="Arial" w:cs="Arial"/>
                <w:color w:val="000000"/>
                <w:sz w:val="18"/>
                <w:szCs w:val="18"/>
                <w:highlight w:val="yellow"/>
                <w:lang w:val="ru-RU"/>
              </w:rPr>
            </w:pPr>
            <w:r w:rsidRPr="00B6520D">
              <w:rPr>
                <w:rFonts w:ascii="Arial" w:hAnsi="Arial" w:cs="Arial"/>
                <w:sz w:val="20"/>
              </w:rPr>
              <w:t>к</w:t>
            </w:r>
            <w:r w:rsidRPr="004E4D93">
              <w:rPr>
                <w:rFonts w:ascii="Arial" w:hAnsi="Arial" w:cs="Arial"/>
                <w:sz w:val="20"/>
              </w:rPr>
              <w:t xml:space="preserve"> </w:t>
            </w:r>
            <w:r w:rsidRPr="00B6520D">
              <w:rPr>
                <w:rFonts w:ascii="Arial" w:hAnsi="Arial" w:cs="Arial"/>
                <w:sz w:val="20"/>
              </w:rPr>
              <w:t>контракту</w:t>
            </w:r>
            <w:r w:rsidRPr="004E4D93">
              <w:rPr>
                <w:rFonts w:ascii="Arial" w:hAnsi="Arial" w:cs="Arial"/>
                <w:sz w:val="20"/>
              </w:rPr>
              <w:t xml:space="preserve">   </w:t>
            </w:r>
            <w:r>
              <w:rPr>
                <w:rFonts w:ascii="Arial" w:hAnsi="Arial" w:cs="Arial"/>
                <w:sz w:val="20"/>
              </w:rPr>
              <w:t>________</w:t>
            </w:r>
            <w:r w:rsidRPr="004E4D93">
              <w:rPr>
                <w:rFonts w:ascii="Arial" w:hAnsi="Arial" w:cs="Arial"/>
                <w:sz w:val="20"/>
              </w:rPr>
              <w:t xml:space="preserve">      </w:t>
            </w:r>
            <w:r w:rsidRPr="00B6520D">
              <w:rPr>
                <w:rFonts w:ascii="Arial" w:hAnsi="Arial" w:cs="Arial"/>
                <w:sz w:val="20"/>
              </w:rPr>
              <w:t>от</w:t>
            </w:r>
            <w:r w:rsidRPr="004E4D93">
              <w:rPr>
                <w:rFonts w:ascii="Arial" w:hAnsi="Arial" w:cs="Arial"/>
                <w:sz w:val="20"/>
              </w:rPr>
              <w:t xml:space="preserve">  </w:t>
            </w:r>
            <w:r>
              <w:rPr>
                <w:rFonts w:ascii="Arial" w:hAnsi="Arial" w:cs="Arial"/>
                <w:sz w:val="20"/>
              </w:rPr>
              <w:t>_</w:t>
            </w:r>
            <w:r>
              <w:rPr>
                <w:rFonts w:ascii="Arial" w:hAnsi="Arial" w:cs="Arial"/>
                <w:sz w:val="20"/>
                <w:lang w:val="en-US"/>
              </w:rPr>
              <w:t>_______________</w:t>
            </w:r>
          </w:p>
        </w:tc>
      </w:tr>
      <w:tr w:rsidR="00F40535" w14:paraId="378E872B" w14:textId="77777777" w:rsidTr="00030351">
        <w:tc>
          <w:tcPr>
            <w:tcW w:w="5104" w:type="dxa"/>
            <w:tcBorders>
              <w:top w:val="single" w:sz="4" w:space="0" w:color="auto"/>
              <w:left w:val="single" w:sz="4" w:space="0" w:color="auto"/>
              <w:bottom w:val="single" w:sz="4" w:space="0" w:color="auto"/>
              <w:right w:val="single" w:sz="4" w:space="0" w:color="auto"/>
            </w:tcBorders>
          </w:tcPr>
          <w:p w14:paraId="3C463899" w14:textId="77777777" w:rsidR="00000000" w:rsidRPr="00CB01CE" w:rsidRDefault="00000000" w:rsidP="00030351">
            <w:pPr>
              <w:rPr>
                <w:rFonts w:ascii="Arial" w:hAnsi="Arial" w:cs="Arial"/>
                <w:b/>
                <w:sz w:val="20"/>
                <w:lang w:val="en-US"/>
              </w:rPr>
            </w:pPr>
          </w:p>
          <w:p w14:paraId="6CF60904" w14:textId="77777777" w:rsidR="00000000" w:rsidRPr="00223F29" w:rsidRDefault="00000000" w:rsidP="00630C25">
            <w:pPr>
              <w:rPr>
                <w:rFonts w:ascii="Arial" w:hAnsi="Arial" w:cs="Arial"/>
                <w:b/>
                <w:sz w:val="20"/>
                <w:lang w:val="en-US"/>
              </w:rPr>
            </w:pPr>
            <w:r w:rsidRPr="00223F29">
              <w:rPr>
                <w:rFonts w:ascii="Arial" w:hAnsi="Arial" w:cs="Arial"/>
                <w:b/>
                <w:sz w:val="20"/>
                <w:lang w:val="en-US"/>
              </w:rPr>
              <w:t>WORK AND SERVICES COMPLETION CERTIFICATE</w:t>
            </w:r>
          </w:p>
          <w:p w14:paraId="35C4CA93" w14:textId="77777777" w:rsidR="00000000" w:rsidRPr="00223F29" w:rsidRDefault="00000000" w:rsidP="00630C25">
            <w:pPr>
              <w:rPr>
                <w:rFonts w:ascii="Arial" w:hAnsi="Arial" w:cs="Arial"/>
                <w:b/>
                <w:sz w:val="20"/>
                <w:lang w:val="en-US"/>
              </w:rPr>
            </w:pPr>
            <w:r w:rsidRPr="00223F29">
              <w:rPr>
                <w:rFonts w:ascii="Arial" w:hAnsi="Arial" w:cs="Arial"/>
                <w:b/>
                <w:sz w:val="20"/>
                <w:lang w:val="en-US"/>
              </w:rPr>
              <w:t xml:space="preserve"> (FORM SAMPLE)</w:t>
            </w:r>
          </w:p>
        </w:tc>
        <w:tc>
          <w:tcPr>
            <w:tcW w:w="5386" w:type="dxa"/>
            <w:tcBorders>
              <w:top w:val="single" w:sz="4" w:space="0" w:color="auto"/>
              <w:left w:val="single" w:sz="4" w:space="0" w:color="auto"/>
              <w:bottom w:val="single" w:sz="4" w:space="0" w:color="auto"/>
              <w:right w:val="single" w:sz="4" w:space="0" w:color="auto"/>
            </w:tcBorders>
          </w:tcPr>
          <w:p w14:paraId="599C4770" w14:textId="77777777" w:rsidR="00000000" w:rsidRPr="00CB01CE" w:rsidRDefault="00000000" w:rsidP="00030351">
            <w:pPr>
              <w:jc w:val="center"/>
              <w:rPr>
                <w:rFonts w:ascii="Arial" w:hAnsi="Arial" w:cs="Arial"/>
                <w:b/>
                <w:color w:val="000000"/>
                <w:sz w:val="20"/>
                <w:lang w:val="en-US"/>
              </w:rPr>
            </w:pPr>
          </w:p>
          <w:p w14:paraId="5B6D6BF4" w14:textId="77777777" w:rsidR="00000000" w:rsidRPr="00630C25" w:rsidRDefault="00000000" w:rsidP="00630C25">
            <w:pPr>
              <w:rPr>
                <w:rFonts w:ascii="Arial" w:hAnsi="Arial" w:cs="Arial"/>
                <w:b/>
                <w:color w:val="000000"/>
                <w:sz w:val="20"/>
                <w:lang w:val="ru-RU"/>
              </w:rPr>
            </w:pPr>
            <w:r w:rsidRPr="00630C25">
              <w:rPr>
                <w:rFonts w:ascii="Arial" w:hAnsi="Arial" w:cs="Arial"/>
                <w:b/>
                <w:color w:val="000000"/>
                <w:sz w:val="20"/>
                <w:lang w:val="ru-RU"/>
              </w:rPr>
              <w:t xml:space="preserve">АКТ ВЫПОЛНЕННЫХ РАБОТ И ОКАЗАННЫХ УСЛУГ </w:t>
            </w:r>
          </w:p>
          <w:p w14:paraId="0FD3486F" w14:textId="77777777" w:rsidR="00000000" w:rsidRPr="00CB01CE" w:rsidRDefault="00000000" w:rsidP="00630C25">
            <w:pPr>
              <w:rPr>
                <w:rFonts w:ascii="Arial" w:hAnsi="Arial" w:cs="Arial"/>
                <w:b/>
                <w:color w:val="000000"/>
                <w:sz w:val="20"/>
                <w:lang w:val="ru-RU"/>
              </w:rPr>
            </w:pPr>
            <w:r w:rsidRPr="00630C25">
              <w:rPr>
                <w:rFonts w:ascii="Arial" w:hAnsi="Arial" w:cs="Arial"/>
                <w:b/>
                <w:color w:val="000000"/>
                <w:sz w:val="20"/>
                <w:lang w:val="ru-RU"/>
              </w:rPr>
              <w:t xml:space="preserve"> (ОБРАЗЕЦ ФОРМЫ)</w:t>
            </w:r>
          </w:p>
        </w:tc>
      </w:tr>
      <w:tr w:rsidR="00F40535" w:rsidRPr="00157104" w14:paraId="2678021A" w14:textId="77777777" w:rsidTr="00030351">
        <w:tc>
          <w:tcPr>
            <w:tcW w:w="5104" w:type="dxa"/>
            <w:tcBorders>
              <w:top w:val="single" w:sz="4" w:space="0" w:color="auto"/>
              <w:left w:val="single" w:sz="4" w:space="0" w:color="auto"/>
              <w:bottom w:val="single" w:sz="4" w:space="0" w:color="auto"/>
              <w:right w:val="single" w:sz="4" w:space="0" w:color="auto"/>
            </w:tcBorders>
          </w:tcPr>
          <w:p w14:paraId="71E442FA" w14:textId="77777777" w:rsidR="00000000" w:rsidRPr="003D4376" w:rsidRDefault="00000000" w:rsidP="00030351">
            <w:pPr>
              <w:jc w:val="both"/>
              <w:rPr>
                <w:rFonts w:ascii="Arial" w:hAnsi="Arial" w:cs="Arial"/>
                <w:sz w:val="20"/>
                <w:lang w:val="en-US"/>
              </w:rPr>
            </w:pPr>
            <w:r w:rsidRPr="003D4376">
              <w:rPr>
                <w:rFonts w:ascii="Arial" w:hAnsi="Arial" w:cs="Arial"/>
                <w:sz w:val="20"/>
                <w:lang w:val="en-US"/>
              </w:rPr>
              <w:t>___________ ___________, represented by  _____________________________, acting under ___________, hereinafter referred to as the Buyer, on the one part, and ____________________________, represented by ____________________________________, acting under ____________, hereina</w:t>
            </w:r>
            <w:r>
              <w:rPr>
                <w:rFonts w:ascii="Arial" w:hAnsi="Arial" w:cs="Arial"/>
                <w:sz w:val="20"/>
                <w:lang w:val="en-US"/>
              </w:rPr>
              <w:t>fter referred to as the</w:t>
            </w:r>
            <w:r>
              <w:t xml:space="preserve"> </w:t>
            </w:r>
            <w:r w:rsidRPr="00630C25">
              <w:rPr>
                <w:rFonts w:ascii="Arial" w:hAnsi="Arial" w:cs="Arial"/>
                <w:sz w:val="20"/>
                <w:lang w:val="en-US"/>
              </w:rPr>
              <w:t>Seller</w:t>
            </w:r>
            <w:r w:rsidRPr="003D4376">
              <w:rPr>
                <w:rFonts w:ascii="Arial" w:hAnsi="Arial" w:cs="Arial"/>
                <w:sz w:val="20"/>
                <w:lang w:val="en-US"/>
              </w:rPr>
              <w:t>, on the other part, hereinafter jointly referred to as the Parties, and individually as the Party, have drawn up this Certificate as follows:</w:t>
            </w:r>
          </w:p>
        </w:tc>
        <w:tc>
          <w:tcPr>
            <w:tcW w:w="5386" w:type="dxa"/>
            <w:tcBorders>
              <w:top w:val="single" w:sz="4" w:space="0" w:color="auto"/>
              <w:left w:val="single" w:sz="4" w:space="0" w:color="auto"/>
              <w:bottom w:val="single" w:sz="4" w:space="0" w:color="auto"/>
              <w:right w:val="single" w:sz="4" w:space="0" w:color="auto"/>
            </w:tcBorders>
          </w:tcPr>
          <w:p w14:paraId="5CEA602A" w14:textId="77777777" w:rsidR="00000000" w:rsidRPr="006A0FF1" w:rsidRDefault="00000000" w:rsidP="00030351">
            <w:pPr>
              <w:autoSpaceDE w:val="0"/>
              <w:autoSpaceDN w:val="0"/>
              <w:adjustRightInd w:val="0"/>
              <w:jc w:val="both"/>
              <w:rPr>
                <w:rFonts w:ascii="Arial" w:hAnsi="Arial" w:cs="Arial"/>
                <w:sz w:val="20"/>
                <w:lang w:val="ru-RU"/>
              </w:rPr>
            </w:pPr>
            <w:r w:rsidRPr="00CB01CE">
              <w:rPr>
                <w:rFonts w:ascii="Arial" w:hAnsi="Arial" w:cs="Arial"/>
                <w:sz w:val="20"/>
                <w:lang w:val="ru-RU"/>
              </w:rPr>
              <w:t>___________________ «________________» в лице __________, действующего на основании __________, именуемое в дальнейшем «Покупатель», с одной стороны, и ________________ ____ в лице __________, действующего на основании __________, именуемое в дальнейшем «Продавец», с другой стороны, совместно именуемые «Стороны», а по отдельности «Сторона», составили настоящий Акт о нижеследующем:</w:t>
            </w:r>
          </w:p>
        </w:tc>
      </w:tr>
      <w:tr w:rsidR="00F40535" w14:paraId="362F54FB" w14:textId="77777777" w:rsidTr="00030351">
        <w:tc>
          <w:tcPr>
            <w:tcW w:w="5104" w:type="dxa"/>
            <w:tcBorders>
              <w:top w:val="single" w:sz="4" w:space="0" w:color="auto"/>
              <w:left w:val="single" w:sz="4" w:space="0" w:color="auto"/>
              <w:bottom w:val="single" w:sz="4" w:space="0" w:color="auto"/>
              <w:right w:val="single" w:sz="4" w:space="0" w:color="auto"/>
            </w:tcBorders>
          </w:tcPr>
          <w:p w14:paraId="64F566ED" w14:textId="77777777" w:rsidR="00000000" w:rsidRPr="00CB01CE" w:rsidRDefault="00000000" w:rsidP="00030351">
            <w:pPr>
              <w:jc w:val="both"/>
              <w:rPr>
                <w:rFonts w:ascii="Arial" w:hAnsi="Arial" w:cs="Arial"/>
                <w:sz w:val="20"/>
                <w:lang w:val="ru-RU"/>
              </w:rPr>
            </w:pPr>
            <w:r w:rsidRPr="00CB01CE">
              <w:rPr>
                <w:rFonts w:ascii="Arial" w:hAnsi="Arial" w:cs="Arial"/>
                <w:sz w:val="20"/>
                <w:lang w:val="ru-RU"/>
              </w:rPr>
              <w:t>1. Equipment:</w:t>
            </w:r>
          </w:p>
        </w:tc>
        <w:tc>
          <w:tcPr>
            <w:tcW w:w="5386" w:type="dxa"/>
            <w:tcBorders>
              <w:top w:val="single" w:sz="4" w:space="0" w:color="auto"/>
              <w:left w:val="single" w:sz="4" w:space="0" w:color="auto"/>
              <w:bottom w:val="single" w:sz="4" w:space="0" w:color="auto"/>
              <w:right w:val="single" w:sz="4" w:space="0" w:color="auto"/>
            </w:tcBorders>
          </w:tcPr>
          <w:p w14:paraId="357A76E1" w14:textId="77777777" w:rsidR="00000000" w:rsidRPr="006A0FF1" w:rsidRDefault="00000000" w:rsidP="00030351">
            <w:pPr>
              <w:autoSpaceDE w:val="0"/>
              <w:autoSpaceDN w:val="0"/>
              <w:adjustRightInd w:val="0"/>
              <w:jc w:val="both"/>
              <w:rPr>
                <w:rFonts w:ascii="Arial" w:hAnsi="Arial" w:cs="Arial"/>
                <w:sz w:val="20"/>
                <w:lang w:val="ru-RU"/>
              </w:rPr>
            </w:pPr>
            <w:r w:rsidRPr="00CB01CE">
              <w:rPr>
                <w:rFonts w:ascii="Arial" w:hAnsi="Arial" w:cs="Arial"/>
                <w:sz w:val="20"/>
                <w:lang w:val="ru-RU"/>
              </w:rPr>
              <w:t>1. Оборудование:</w:t>
            </w:r>
          </w:p>
        </w:tc>
      </w:tr>
      <w:tr w:rsidR="00F40535" w14:paraId="51837486" w14:textId="77777777" w:rsidTr="00030351">
        <w:trPr>
          <w:trHeight w:val="1847"/>
        </w:trPr>
        <w:tc>
          <w:tcPr>
            <w:tcW w:w="10490" w:type="dxa"/>
            <w:gridSpan w:val="2"/>
            <w:tcBorders>
              <w:top w:val="single" w:sz="4" w:space="0" w:color="auto"/>
              <w:left w:val="single" w:sz="4" w:space="0" w:color="auto"/>
              <w:bottom w:val="single" w:sz="4" w:space="0" w:color="auto"/>
              <w:right w:val="single" w:sz="4" w:space="0" w:color="auto"/>
            </w:tcBorders>
          </w:tcPr>
          <w:p w14:paraId="50DBE059" w14:textId="77777777" w:rsidR="00000000" w:rsidRDefault="00000000" w:rsidP="00030351">
            <w:pPr>
              <w:rPr>
                <w:lang w:val="ru-RU"/>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7"/>
              <w:gridCol w:w="6095"/>
              <w:gridCol w:w="1669"/>
              <w:gridCol w:w="1559"/>
            </w:tblGrid>
            <w:tr w:rsidR="00F40535" w14:paraId="568634D8" w14:textId="77777777" w:rsidTr="00030351">
              <w:tc>
                <w:tcPr>
                  <w:tcW w:w="817" w:type="dxa"/>
                </w:tcPr>
                <w:p w14:paraId="1E3A94E5" w14:textId="77777777" w:rsidR="00000000" w:rsidRPr="00DB7BF0" w:rsidRDefault="00000000" w:rsidP="00030351">
                  <w:pPr>
                    <w:jc w:val="both"/>
                    <w:rPr>
                      <w:b/>
                    </w:rPr>
                  </w:pPr>
                  <w:r>
                    <w:rPr>
                      <w:b/>
                      <w:lang w:val="en-US"/>
                    </w:rPr>
                    <w:t>No</w:t>
                  </w:r>
                  <w:r w:rsidRPr="00DB7BF0">
                    <w:rPr>
                      <w:b/>
                    </w:rPr>
                    <w:t xml:space="preserve">. </w:t>
                  </w:r>
                </w:p>
              </w:tc>
              <w:tc>
                <w:tcPr>
                  <w:tcW w:w="6095" w:type="dxa"/>
                  <w:shd w:val="clear" w:color="auto" w:fill="auto"/>
                </w:tcPr>
                <w:p w14:paraId="486ED182" w14:textId="77777777" w:rsidR="00000000" w:rsidRPr="00BA57F0" w:rsidRDefault="00000000" w:rsidP="00030351">
                  <w:pPr>
                    <w:jc w:val="both"/>
                    <w:rPr>
                      <w:b/>
                      <w:lang w:val="ru-RU"/>
                    </w:rPr>
                  </w:pPr>
                  <w:r>
                    <w:rPr>
                      <w:b/>
                      <w:lang w:val="en-US"/>
                    </w:rPr>
                    <w:t>Name</w:t>
                  </w:r>
                  <w:r w:rsidRPr="00DB7BF0">
                    <w:rPr>
                      <w:b/>
                    </w:rPr>
                    <w:t xml:space="preserve"> </w:t>
                  </w:r>
                  <w:r>
                    <w:rPr>
                      <w:b/>
                      <w:lang w:val="en-US"/>
                    </w:rPr>
                    <w:t>of</w:t>
                  </w:r>
                  <w:r w:rsidRPr="00DB7BF0">
                    <w:rPr>
                      <w:b/>
                    </w:rPr>
                    <w:t xml:space="preserve"> </w:t>
                  </w:r>
                  <w:r>
                    <w:rPr>
                      <w:b/>
                      <w:lang w:val="en-US"/>
                    </w:rPr>
                    <w:t>the</w:t>
                  </w:r>
                  <w:r w:rsidRPr="00DB7BF0">
                    <w:rPr>
                      <w:b/>
                    </w:rPr>
                    <w:t xml:space="preserve"> </w:t>
                  </w:r>
                  <w:r>
                    <w:rPr>
                      <w:b/>
                      <w:lang w:val="en-US"/>
                    </w:rPr>
                    <w:t>Equipment</w:t>
                  </w:r>
                  <w:r>
                    <w:rPr>
                      <w:b/>
                      <w:lang w:val="ru-RU"/>
                    </w:rPr>
                    <w:t>/</w:t>
                  </w:r>
                  <w:r>
                    <w:t xml:space="preserve"> </w:t>
                  </w:r>
                  <w:r w:rsidRPr="00BA57F0">
                    <w:rPr>
                      <w:b/>
                      <w:lang w:val="ru-RU"/>
                    </w:rPr>
                    <w:t>Наименование Оборудования</w:t>
                  </w:r>
                </w:p>
              </w:tc>
              <w:tc>
                <w:tcPr>
                  <w:tcW w:w="1276" w:type="dxa"/>
                  <w:shd w:val="clear" w:color="auto" w:fill="auto"/>
                </w:tcPr>
                <w:p w14:paraId="5E684A88" w14:textId="77777777" w:rsidR="00000000" w:rsidRPr="00BA57F0" w:rsidRDefault="00000000" w:rsidP="00030351">
                  <w:pPr>
                    <w:jc w:val="both"/>
                    <w:rPr>
                      <w:b/>
                      <w:lang w:val="en-US"/>
                    </w:rPr>
                  </w:pPr>
                  <w:r>
                    <w:rPr>
                      <w:b/>
                      <w:lang w:val="en-US"/>
                    </w:rPr>
                    <w:t>Unit of measurement</w:t>
                  </w:r>
                  <w:r w:rsidRPr="00BA57F0">
                    <w:rPr>
                      <w:b/>
                      <w:lang w:val="en-US"/>
                    </w:rPr>
                    <w:t>/</w:t>
                  </w:r>
                </w:p>
                <w:p w14:paraId="6200293B" w14:textId="77777777" w:rsidR="00000000" w:rsidRPr="00BA57F0" w:rsidRDefault="00000000" w:rsidP="00030351">
                  <w:pPr>
                    <w:jc w:val="both"/>
                    <w:rPr>
                      <w:b/>
                      <w:lang w:val="en-US"/>
                    </w:rPr>
                  </w:pPr>
                  <w:r w:rsidRPr="00BA57F0">
                    <w:rPr>
                      <w:b/>
                      <w:lang w:val="ru-RU"/>
                    </w:rPr>
                    <w:t>Ед</w:t>
                  </w:r>
                  <w:r w:rsidRPr="00BA57F0">
                    <w:rPr>
                      <w:b/>
                      <w:lang w:val="en-US"/>
                    </w:rPr>
                    <w:t xml:space="preserve">. </w:t>
                  </w:r>
                  <w:r w:rsidRPr="00BA57F0">
                    <w:rPr>
                      <w:b/>
                      <w:lang w:val="ru-RU"/>
                    </w:rPr>
                    <w:t>изм</w:t>
                  </w:r>
                  <w:r w:rsidRPr="00BA57F0">
                    <w:rPr>
                      <w:b/>
                      <w:lang w:val="en-US"/>
                    </w:rPr>
                    <w:t>.</w:t>
                  </w:r>
                </w:p>
              </w:tc>
              <w:tc>
                <w:tcPr>
                  <w:tcW w:w="1559" w:type="dxa"/>
                  <w:shd w:val="clear" w:color="auto" w:fill="auto"/>
                </w:tcPr>
                <w:p w14:paraId="3B3AB6DE" w14:textId="77777777" w:rsidR="00000000" w:rsidRPr="00BA57F0" w:rsidRDefault="00000000" w:rsidP="00030351">
                  <w:pPr>
                    <w:jc w:val="center"/>
                    <w:rPr>
                      <w:b/>
                      <w:lang w:val="ru-RU"/>
                    </w:rPr>
                  </w:pPr>
                  <w:r>
                    <w:rPr>
                      <w:b/>
                      <w:lang w:val="en-US"/>
                    </w:rPr>
                    <w:t>Quantity</w:t>
                  </w:r>
                  <w:r>
                    <w:rPr>
                      <w:b/>
                      <w:lang w:val="ru-RU"/>
                    </w:rPr>
                    <w:t>/</w:t>
                  </w:r>
                  <w:r>
                    <w:t xml:space="preserve"> </w:t>
                  </w:r>
                  <w:r w:rsidRPr="00BA57F0">
                    <w:rPr>
                      <w:b/>
                      <w:lang w:val="ru-RU"/>
                    </w:rPr>
                    <w:t>Кол-во</w:t>
                  </w:r>
                </w:p>
              </w:tc>
            </w:tr>
            <w:tr w:rsidR="00F40535" w14:paraId="7B8B9929" w14:textId="77777777" w:rsidTr="00030351">
              <w:tc>
                <w:tcPr>
                  <w:tcW w:w="817" w:type="dxa"/>
                </w:tcPr>
                <w:p w14:paraId="75A62645" w14:textId="77777777" w:rsidR="00000000" w:rsidRPr="000E5178" w:rsidRDefault="00000000" w:rsidP="00030351">
                  <w:pPr>
                    <w:jc w:val="both"/>
                  </w:pPr>
                  <w:r w:rsidRPr="000E5178">
                    <w:t>1.</w:t>
                  </w:r>
                </w:p>
              </w:tc>
              <w:tc>
                <w:tcPr>
                  <w:tcW w:w="6095" w:type="dxa"/>
                  <w:shd w:val="clear" w:color="auto" w:fill="auto"/>
                </w:tcPr>
                <w:p w14:paraId="0217232D" w14:textId="77777777" w:rsidR="00000000" w:rsidRPr="000E5178" w:rsidRDefault="00000000" w:rsidP="00030351">
                  <w:pPr>
                    <w:jc w:val="both"/>
                  </w:pPr>
                </w:p>
              </w:tc>
              <w:tc>
                <w:tcPr>
                  <w:tcW w:w="1276" w:type="dxa"/>
                  <w:shd w:val="clear" w:color="auto" w:fill="auto"/>
                </w:tcPr>
                <w:p w14:paraId="4CAD1D6F" w14:textId="77777777" w:rsidR="00000000" w:rsidRPr="000E5178" w:rsidRDefault="00000000" w:rsidP="00030351">
                  <w:pPr>
                    <w:jc w:val="both"/>
                  </w:pPr>
                </w:p>
              </w:tc>
              <w:tc>
                <w:tcPr>
                  <w:tcW w:w="1559" w:type="dxa"/>
                  <w:shd w:val="clear" w:color="auto" w:fill="auto"/>
                </w:tcPr>
                <w:p w14:paraId="284F0BFC" w14:textId="77777777" w:rsidR="00000000" w:rsidRPr="000E5178" w:rsidRDefault="00000000" w:rsidP="00030351">
                  <w:pPr>
                    <w:jc w:val="both"/>
                  </w:pPr>
                </w:p>
              </w:tc>
            </w:tr>
            <w:tr w:rsidR="00F40535" w14:paraId="0CE343A1" w14:textId="77777777" w:rsidTr="00030351">
              <w:tc>
                <w:tcPr>
                  <w:tcW w:w="817" w:type="dxa"/>
                </w:tcPr>
                <w:p w14:paraId="357FB933" w14:textId="77777777" w:rsidR="00000000" w:rsidRPr="00BA57F0" w:rsidRDefault="00000000" w:rsidP="00030351">
                  <w:pPr>
                    <w:jc w:val="both"/>
                    <w:rPr>
                      <w:lang w:val="ru-RU"/>
                    </w:rPr>
                  </w:pPr>
                  <w:r>
                    <w:rPr>
                      <w:lang w:val="ru-RU"/>
                    </w:rPr>
                    <w:t>2.</w:t>
                  </w:r>
                </w:p>
              </w:tc>
              <w:tc>
                <w:tcPr>
                  <w:tcW w:w="6095" w:type="dxa"/>
                  <w:shd w:val="clear" w:color="auto" w:fill="auto"/>
                </w:tcPr>
                <w:p w14:paraId="7FF0A461" w14:textId="77777777" w:rsidR="00000000" w:rsidRPr="000E5178" w:rsidRDefault="00000000" w:rsidP="00030351">
                  <w:pPr>
                    <w:jc w:val="both"/>
                  </w:pPr>
                </w:p>
              </w:tc>
              <w:tc>
                <w:tcPr>
                  <w:tcW w:w="1276" w:type="dxa"/>
                  <w:shd w:val="clear" w:color="auto" w:fill="auto"/>
                </w:tcPr>
                <w:p w14:paraId="4DDF08AF" w14:textId="77777777" w:rsidR="00000000" w:rsidRPr="000E5178" w:rsidRDefault="00000000" w:rsidP="00030351">
                  <w:pPr>
                    <w:jc w:val="both"/>
                  </w:pPr>
                </w:p>
              </w:tc>
              <w:tc>
                <w:tcPr>
                  <w:tcW w:w="1559" w:type="dxa"/>
                  <w:shd w:val="clear" w:color="auto" w:fill="auto"/>
                </w:tcPr>
                <w:p w14:paraId="005D0DB3" w14:textId="77777777" w:rsidR="00000000" w:rsidRPr="000E5178" w:rsidRDefault="00000000" w:rsidP="00030351">
                  <w:pPr>
                    <w:jc w:val="both"/>
                  </w:pPr>
                </w:p>
              </w:tc>
            </w:tr>
          </w:tbl>
          <w:p w14:paraId="05A6226D" w14:textId="77777777" w:rsidR="00000000" w:rsidRDefault="00000000" w:rsidP="00030351">
            <w:pPr>
              <w:rPr>
                <w:lang w:val="ru-RU"/>
              </w:rPr>
            </w:pPr>
          </w:p>
        </w:tc>
      </w:tr>
      <w:tr w:rsidR="00F40535" w:rsidRPr="00157104" w14:paraId="4FD9D42C" w14:textId="77777777" w:rsidTr="00030351">
        <w:tc>
          <w:tcPr>
            <w:tcW w:w="5104" w:type="dxa"/>
            <w:tcBorders>
              <w:top w:val="single" w:sz="4" w:space="0" w:color="auto"/>
              <w:left w:val="single" w:sz="4" w:space="0" w:color="auto"/>
              <w:bottom w:val="single" w:sz="4" w:space="0" w:color="auto"/>
              <w:right w:val="single" w:sz="4" w:space="0" w:color="auto"/>
            </w:tcBorders>
          </w:tcPr>
          <w:p w14:paraId="3B1A0775" w14:textId="77777777" w:rsidR="00000000" w:rsidRDefault="00000000" w:rsidP="00030351">
            <w:pPr>
              <w:jc w:val="both"/>
              <w:rPr>
                <w:rFonts w:ascii="Arial" w:hAnsi="Arial" w:cs="Arial"/>
                <w:sz w:val="20"/>
                <w:lang w:val="en-US"/>
              </w:rPr>
            </w:pPr>
            <w:r w:rsidRPr="00630C25">
              <w:rPr>
                <w:rFonts w:ascii="Arial" w:hAnsi="Arial" w:cs="Arial"/>
                <w:sz w:val="20"/>
                <w:lang w:val="en-US"/>
              </w:rPr>
              <w:t>2. The Seller has performed the works and rendered the services to the Buyer under Equipment Supply Contract No. ________ dd. _______ (hereinafter referred to as - the Contract).</w:t>
            </w:r>
          </w:p>
        </w:tc>
        <w:tc>
          <w:tcPr>
            <w:tcW w:w="5386" w:type="dxa"/>
            <w:tcBorders>
              <w:top w:val="single" w:sz="4" w:space="0" w:color="auto"/>
              <w:left w:val="single" w:sz="4" w:space="0" w:color="auto"/>
              <w:bottom w:val="single" w:sz="4" w:space="0" w:color="auto"/>
              <w:right w:val="single" w:sz="4" w:space="0" w:color="auto"/>
            </w:tcBorders>
          </w:tcPr>
          <w:p w14:paraId="709CF116" w14:textId="77777777" w:rsidR="00000000" w:rsidRPr="00CB01CE" w:rsidRDefault="00000000" w:rsidP="00030351">
            <w:pPr>
              <w:jc w:val="both"/>
              <w:rPr>
                <w:rFonts w:ascii="Arial" w:hAnsi="Arial" w:cs="Arial"/>
                <w:sz w:val="20"/>
                <w:lang w:val="ru-RU"/>
              </w:rPr>
            </w:pPr>
            <w:r w:rsidRPr="00630C25">
              <w:rPr>
                <w:rFonts w:ascii="Arial" w:hAnsi="Arial" w:cs="Arial"/>
                <w:sz w:val="20"/>
                <w:lang w:val="ru-RU"/>
              </w:rPr>
              <w:t>2. Продавцом выполнены работ и оказаны Покупателю услуги в соответствии с Контрактом на п</w:t>
            </w:r>
            <w:r>
              <w:rPr>
                <w:rFonts w:ascii="Arial" w:hAnsi="Arial" w:cs="Arial"/>
                <w:sz w:val="20"/>
                <w:lang w:val="ru-RU"/>
              </w:rPr>
              <w:t>оставку оборудования №</w:t>
            </w:r>
            <w:r w:rsidRPr="00630C25">
              <w:rPr>
                <w:rFonts w:ascii="Arial" w:hAnsi="Arial" w:cs="Arial"/>
                <w:sz w:val="20"/>
                <w:lang w:val="ru-RU"/>
              </w:rPr>
              <w:t>___________ от ________ (далее - Контракт).</w:t>
            </w:r>
          </w:p>
        </w:tc>
      </w:tr>
      <w:tr w:rsidR="00F40535" w:rsidRPr="00157104" w14:paraId="165A8C25" w14:textId="77777777" w:rsidTr="00030351">
        <w:tc>
          <w:tcPr>
            <w:tcW w:w="5104" w:type="dxa"/>
            <w:tcBorders>
              <w:top w:val="single" w:sz="4" w:space="0" w:color="auto"/>
              <w:left w:val="single" w:sz="4" w:space="0" w:color="auto"/>
              <w:bottom w:val="single" w:sz="4" w:space="0" w:color="auto"/>
              <w:right w:val="single" w:sz="4" w:space="0" w:color="auto"/>
            </w:tcBorders>
          </w:tcPr>
          <w:p w14:paraId="72AD8D7F" w14:textId="77777777" w:rsidR="00000000" w:rsidRPr="00630C25" w:rsidRDefault="00000000" w:rsidP="00030351">
            <w:pPr>
              <w:jc w:val="both"/>
              <w:rPr>
                <w:rFonts w:ascii="Arial" w:hAnsi="Arial" w:cs="Arial"/>
                <w:sz w:val="20"/>
                <w:lang w:val="en-US"/>
              </w:rPr>
            </w:pPr>
            <w:r w:rsidRPr="00630C25">
              <w:rPr>
                <w:rFonts w:ascii="Arial" w:hAnsi="Arial" w:cs="Arial"/>
                <w:sz w:val="20"/>
                <w:lang w:val="en-US"/>
              </w:rPr>
              <w:t>3. The Buyer hereby acknowledges that the works and services are performed by the Seller properly and under the terms and conditions of the Contract.</w:t>
            </w:r>
          </w:p>
        </w:tc>
        <w:tc>
          <w:tcPr>
            <w:tcW w:w="5386" w:type="dxa"/>
            <w:tcBorders>
              <w:top w:val="single" w:sz="4" w:space="0" w:color="auto"/>
              <w:left w:val="single" w:sz="4" w:space="0" w:color="auto"/>
              <w:bottom w:val="single" w:sz="4" w:space="0" w:color="auto"/>
              <w:right w:val="single" w:sz="4" w:space="0" w:color="auto"/>
            </w:tcBorders>
          </w:tcPr>
          <w:p w14:paraId="071A4876" w14:textId="77777777" w:rsidR="00000000" w:rsidRPr="00630C25" w:rsidRDefault="00000000" w:rsidP="00030351">
            <w:pPr>
              <w:jc w:val="both"/>
              <w:rPr>
                <w:rFonts w:ascii="Arial" w:hAnsi="Arial" w:cs="Arial"/>
                <w:sz w:val="20"/>
                <w:lang w:val="ru-RU"/>
              </w:rPr>
            </w:pPr>
            <w:r w:rsidRPr="00630C25">
              <w:rPr>
                <w:rFonts w:ascii="Arial" w:hAnsi="Arial" w:cs="Arial"/>
                <w:sz w:val="20"/>
                <w:lang w:val="ru-RU"/>
              </w:rPr>
              <w:t>3. Покупатель подтверждает, что работы и услуги выполнены Продавцом надлежащим образом в соответствии с условиями Контракта.</w:t>
            </w:r>
          </w:p>
        </w:tc>
      </w:tr>
      <w:tr w:rsidR="00F40535" w:rsidRPr="00157104" w14:paraId="77B6342F" w14:textId="77777777" w:rsidTr="00030351">
        <w:tc>
          <w:tcPr>
            <w:tcW w:w="5104" w:type="dxa"/>
            <w:tcBorders>
              <w:top w:val="single" w:sz="4" w:space="0" w:color="auto"/>
              <w:left w:val="single" w:sz="4" w:space="0" w:color="auto"/>
              <w:bottom w:val="single" w:sz="4" w:space="0" w:color="auto"/>
              <w:right w:val="single" w:sz="4" w:space="0" w:color="auto"/>
            </w:tcBorders>
          </w:tcPr>
          <w:p w14:paraId="2ABF208A" w14:textId="77777777" w:rsidR="00000000" w:rsidRPr="00630C25" w:rsidRDefault="00000000" w:rsidP="00030351">
            <w:pPr>
              <w:jc w:val="both"/>
              <w:rPr>
                <w:rFonts w:ascii="Arial" w:hAnsi="Arial" w:cs="Arial"/>
                <w:sz w:val="20"/>
                <w:lang w:val="en-US"/>
              </w:rPr>
            </w:pPr>
            <w:r w:rsidRPr="00630C25">
              <w:rPr>
                <w:rFonts w:ascii="Arial" w:hAnsi="Arial" w:cs="Arial"/>
                <w:sz w:val="20"/>
                <w:lang w:val="en-US"/>
              </w:rPr>
              <w:t>4. The Certificate is drawn up in two copies of the equal legal force and effect, one copy - for each party.</w:t>
            </w:r>
          </w:p>
        </w:tc>
        <w:tc>
          <w:tcPr>
            <w:tcW w:w="5386" w:type="dxa"/>
            <w:tcBorders>
              <w:top w:val="single" w:sz="4" w:space="0" w:color="auto"/>
              <w:left w:val="single" w:sz="4" w:space="0" w:color="auto"/>
              <w:bottom w:val="single" w:sz="4" w:space="0" w:color="auto"/>
              <w:right w:val="single" w:sz="4" w:space="0" w:color="auto"/>
            </w:tcBorders>
          </w:tcPr>
          <w:p w14:paraId="01501159" w14:textId="77777777" w:rsidR="00000000" w:rsidRPr="00630C25" w:rsidRDefault="00000000" w:rsidP="00030351">
            <w:pPr>
              <w:jc w:val="both"/>
              <w:rPr>
                <w:rFonts w:ascii="Arial" w:hAnsi="Arial" w:cs="Arial"/>
                <w:sz w:val="20"/>
                <w:lang w:val="ru-RU"/>
              </w:rPr>
            </w:pPr>
            <w:r w:rsidRPr="00630C25">
              <w:rPr>
                <w:rFonts w:ascii="Arial" w:hAnsi="Arial" w:cs="Arial"/>
                <w:sz w:val="20"/>
                <w:lang w:val="ru-RU"/>
              </w:rPr>
              <w:t>4. Акт составлен в двух экземплярах, имеющих равную юридическую силу, по одному экземпляру для каждой из Сторон.</w:t>
            </w:r>
          </w:p>
        </w:tc>
      </w:tr>
      <w:tr w:rsidR="00F40535" w:rsidRPr="00157104" w14:paraId="06409320" w14:textId="77777777" w:rsidTr="00030351">
        <w:tc>
          <w:tcPr>
            <w:tcW w:w="5104" w:type="dxa"/>
            <w:tcBorders>
              <w:top w:val="single" w:sz="4" w:space="0" w:color="auto"/>
              <w:left w:val="single" w:sz="4" w:space="0" w:color="auto"/>
              <w:bottom w:val="single" w:sz="4" w:space="0" w:color="auto"/>
              <w:right w:val="single" w:sz="4" w:space="0" w:color="auto"/>
            </w:tcBorders>
          </w:tcPr>
          <w:p w14:paraId="23FCD967" w14:textId="77777777" w:rsidR="00000000" w:rsidRPr="003D4376" w:rsidRDefault="00000000" w:rsidP="00030351">
            <w:pPr>
              <w:jc w:val="both"/>
              <w:rPr>
                <w:rFonts w:ascii="Arial" w:hAnsi="Arial" w:cs="Arial"/>
                <w:sz w:val="20"/>
                <w:lang w:val="en-US"/>
              </w:rPr>
            </w:pPr>
            <w:r w:rsidRPr="003D4376">
              <w:rPr>
                <w:rFonts w:ascii="Arial" w:hAnsi="Arial" w:cs="Arial"/>
                <w:sz w:val="20"/>
                <w:lang w:val="en-US"/>
              </w:rPr>
              <w:t>Buyer’s signature________________(</w:t>
            </w:r>
            <w:r w:rsidRPr="00EA3CC4">
              <w:rPr>
                <w:rFonts w:ascii="Arial" w:hAnsi="Arial" w:cs="Arial"/>
                <w:sz w:val="20"/>
                <w:lang w:val="en-US"/>
              </w:rPr>
              <w:t>printed</w:t>
            </w:r>
            <w:r w:rsidRPr="003D4376">
              <w:rPr>
                <w:rFonts w:ascii="Arial" w:hAnsi="Arial" w:cs="Arial"/>
                <w:sz w:val="20"/>
                <w:lang w:val="en-US"/>
              </w:rPr>
              <w:t xml:space="preserve"> </w:t>
            </w:r>
            <w:r w:rsidRPr="00EA3CC4">
              <w:rPr>
                <w:rFonts w:ascii="Arial" w:hAnsi="Arial" w:cs="Arial"/>
                <w:sz w:val="20"/>
                <w:lang w:val="en-US"/>
              </w:rPr>
              <w:t>name</w:t>
            </w:r>
            <w:r w:rsidRPr="003D4376">
              <w:rPr>
                <w:rFonts w:ascii="Arial" w:hAnsi="Arial" w:cs="Arial"/>
                <w:sz w:val="20"/>
                <w:lang w:val="en-US"/>
              </w:rPr>
              <w:t>)</w:t>
            </w:r>
          </w:p>
          <w:p w14:paraId="362CF9D8" w14:textId="77777777" w:rsidR="00000000" w:rsidRPr="003D4376" w:rsidRDefault="00000000" w:rsidP="00030351">
            <w:pPr>
              <w:jc w:val="both"/>
              <w:rPr>
                <w:rFonts w:ascii="Arial" w:hAnsi="Arial" w:cs="Arial"/>
                <w:sz w:val="20"/>
                <w:lang w:val="en-US"/>
              </w:rPr>
            </w:pPr>
          </w:p>
          <w:p w14:paraId="76799A7F" w14:textId="77777777" w:rsidR="00000000" w:rsidRPr="003D4376" w:rsidRDefault="00000000" w:rsidP="00030351">
            <w:pPr>
              <w:jc w:val="both"/>
              <w:rPr>
                <w:rFonts w:ascii="Arial" w:hAnsi="Arial" w:cs="Arial"/>
                <w:sz w:val="20"/>
                <w:lang w:val="en-US"/>
              </w:rPr>
            </w:pPr>
            <w:r w:rsidRPr="00EA3CC4">
              <w:rPr>
                <w:rFonts w:ascii="Arial" w:hAnsi="Arial" w:cs="Arial"/>
                <w:sz w:val="20"/>
                <w:lang w:val="en-US"/>
              </w:rPr>
              <w:t>Seller</w:t>
            </w:r>
            <w:r w:rsidRPr="003D4376">
              <w:rPr>
                <w:rFonts w:ascii="Arial" w:hAnsi="Arial" w:cs="Arial"/>
                <w:sz w:val="20"/>
                <w:lang w:val="en-US"/>
              </w:rPr>
              <w:t>’</w:t>
            </w:r>
            <w:r w:rsidRPr="00EA3CC4">
              <w:rPr>
                <w:rFonts w:ascii="Arial" w:hAnsi="Arial" w:cs="Arial"/>
                <w:sz w:val="20"/>
                <w:lang w:val="en-US"/>
              </w:rPr>
              <w:t>s</w:t>
            </w:r>
            <w:r w:rsidRPr="003D4376">
              <w:rPr>
                <w:rFonts w:ascii="Arial" w:hAnsi="Arial" w:cs="Arial"/>
                <w:sz w:val="20"/>
                <w:lang w:val="en-US"/>
              </w:rPr>
              <w:t xml:space="preserve"> </w:t>
            </w:r>
            <w:r w:rsidRPr="00EA3CC4">
              <w:rPr>
                <w:rFonts w:ascii="Arial" w:hAnsi="Arial" w:cs="Arial"/>
                <w:sz w:val="20"/>
                <w:lang w:val="en-US"/>
              </w:rPr>
              <w:t>signature</w:t>
            </w:r>
            <w:r w:rsidRPr="003D4376">
              <w:rPr>
                <w:rFonts w:ascii="Arial" w:hAnsi="Arial" w:cs="Arial"/>
                <w:sz w:val="20"/>
                <w:lang w:val="en-US"/>
              </w:rPr>
              <w:t>____________( printed name)</w:t>
            </w:r>
          </w:p>
        </w:tc>
        <w:tc>
          <w:tcPr>
            <w:tcW w:w="5386" w:type="dxa"/>
            <w:tcBorders>
              <w:top w:val="single" w:sz="4" w:space="0" w:color="auto"/>
              <w:left w:val="single" w:sz="4" w:space="0" w:color="auto"/>
              <w:bottom w:val="single" w:sz="4" w:space="0" w:color="auto"/>
              <w:right w:val="single" w:sz="4" w:space="0" w:color="auto"/>
            </w:tcBorders>
          </w:tcPr>
          <w:p w14:paraId="322901D5" w14:textId="77777777" w:rsidR="00000000" w:rsidRPr="00EA3CC4" w:rsidRDefault="00000000" w:rsidP="00030351">
            <w:pPr>
              <w:jc w:val="both"/>
              <w:rPr>
                <w:rFonts w:ascii="Arial" w:hAnsi="Arial" w:cs="Arial"/>
                <w:sz w:val="20"/>
                <w:lang w:val="ru-RU"/>
              </w:rPr>
            </w:pPr>
            <w:r>
              <w:rPr>
                <w:rFonts w:ascii="Arial" w:hAnsi="Arial" w:cs="Arial"/>
                <w:sz w:val="20"/>
                <w:lang w:val="ru-RU"/>
              </w:rPr>
              <w:t>Подпись Покупателя</w:t>
            </w:r>
            <w:r w:rsidRPr="00EA3CC4">
              <w:rPr>
                <w:rFonts w:ascii="Arial" w:hAnsi="Arial" w:cs="Arial"/>
                <w:sz w:val="20"/>
                <w:lang w:val="ru-RU"/>
              </w:rPr>
              <w:t>________________(расшифровка подписи)</w:t>
            </w:r>
          </w:p>
          <w:p w14:paraId="6A38206B" w14:textId="77777777" w:rsidR="00000000" w:rsidRPr="00CB01CE" w:rsidRDefault="00000000" w:rsidP="00030351">
            <w:pPr>
              <w:jc w:val="both"/>
              <w:rPr>
                <w:rFonts w:ascii="Arial" w:hAnsi="Arial" w:cs="Arial"/>
                <w:sz w:val="20"/>
                <w:lang w:val="ru-RU"/>
              </w:rPr>
            </w:pPr>
            <w:r>
              <w:rPr>
                <w:rFonts w:ascii="Arial" w:hAnsi="Arial" w:cs="Arial"/>
                <w:sz w:val="20"/>
                <w:lang w:val="ru-RU"/>
              </w:rPr>
              <w:t>Подпись Продавца</w:t>
            </w:r>
            <w:r w:rsidRPr="00EA3CC4">
              <w:rPr>
                <w:rFonts w:ascii="Arial" w:hAnsi="Arial" w:cs="Arial"/>
                <w:sz w:val="20"/>
                <w:lang w:val="ru-RU"/>
              </w:rPr>
              <w:t>________________(расшифровка подписи)</w:t>
            </w:r>
          </w:p>
        </w:tc>
      </w:tr>
      <w:tr w:rsidR="00F40535" w14:paraId="79E2FAB8" w14:textId="77777777" w:rsidTr="00030351">
        <w:tc>
          <w:tcPr>
            <w:tcW w:w="5104" w:type="dxa"/>
            <w:tcBorders>
              <w:top w:val="single" w:sz="4" w:space="0" w:color="auto"/>
              <w:left w:val="single" w:sz="4" w:space="0" w:color="auto"/>
              <w:bottom w:val="single" w:sz="4" w:space="0" w:color="auto"/>
              <w:right w:val="single" w:sz="4" w:space="0" w:color="auto"/>
            </w:tcBorders>
          </w:tcPr>
          <w:p w14:paraId="7658D577" w14:textId="77777777" w:rsidR="00000000" w:rsidRPr="006866C5" w:rsidRDefault="00000000" w:rsidP="00030351">
            <w:pPr>
              <w:pStyle w:val="3"/>
              <w:jc w:val="both"/>
              <w:rPr>
                <w:iCs/>
                <w:sz w:val="20"/>
                <w:szCs w:val="20"/>
              </w:rPr>
            </w:pPr>
            <w:r w:rsidRPr="006866C5">
              <w:rPr>
                <w:iCs/>
                <w:sz w:val="20"/>
                <w:szCs w:val="20"/>
              </w:rPr>
              <w:t>Seller</w:t>
            </w:r>
          </w:p>
          <w:p w14:paraId="490221D4" w14:textId="77777777" w:rsidR="00000000" w:rsidRPr="006866C5" w:rsidRDefault="00000000" w:rsidP="00030351">
            <w:pPr>
              <w:pStyle w:val="4"/>
              <w:rPr>
                <w:rFonts w:ascii="Arial" w:hAnsi="Arial" w:cs="Arial"/>
                <w:sz w:val="20"/>
                <w:lang w:val="ru-RU"/>
              </w:rPr>
            </w:pPr>
            <w:r w:rsidRPr="006866C5">
              <w:rPr>
                <w:rFonts w:ascii="Arial" w:hAnsi="Arial" w:cs="Arial"/>
                <w:sz w:val="20"/>
                <w:lang w:val="ru-RU"/>
              </w:rPr>
              <w:t>Продавец</w:t>
            </w:r>
          </w:p>
          <w:p w14:paraId="71D8958F" w14:textId="77777777" w:rsidR="00000000" w:rsidRPr="006866C5" w:rsidRDefault="00000000" w:rsidP="00030351">
            <w:pPr>
              <w:rPr>
                <w:rFonts w:ascii="Arial" w:hAnsi="Arial" w:cs="Arial"/>
                <w:b/>
                <w:sz w:val="20"/>
                <w:lang w:val="ru-RU"/>
              </w:rPr>
            </w:pPr>
          </w:p>
          <w:p w14:paraId="1CEE7D19" w14:textId="77777777" w:rsidR="00000000" w:rsidRPr="00EA3CC4" w:rsidRDefault="00000000" w:rsidP="00030351">
            <w:pPr>
              <w:rPr>
                <w:rFonts w:ascii="Arial" w:hAnsi="Arial" w:cs="Arial"/>
                <w:b/>
                <w:sz w:val="20"/>
                <w:lang w:val="ru-RU"/>
              </w:rPr>
            </w:pPr>
            <w:r w:rsidRPr="006866C5">
              <w:rPr>
                <w:rFonts w:ascii="Arial" w:hAnsi="Arial" w:cs="Arial"/>
                <w:b/>
                <w:sz w:val="20"/>
                <w:lang w:val="ru-RU"/>
              </w:rPr>
              <w:t>________________/_________________</w:t>
            </w:r>
            <w:r w:rsidRPr="00EA3CC4">
              <w:rPr>
                <w:rFonts w:ascii="Arial" w:hAnsi="Arial" w:cs="Arial"/>
                <w:b/>
                <w:sz w:val="20"/>
                <w:lang w:val="ru-RU"/>
              </w:rPr>
              <w:t>___</w:t>
            </w:r>
          </w:p>
          <w:p w14:paraId="0441DC29" w14:textId="77777777" w:rsidR="00000000" w:rsidRPr="00EA3CC4" w:rsidRDefault="00000000" w:rsidP="00030351">
            <w:pPr>
              <w:rPr>
                <w:b/>
                <w:lang w:val="ru-RU"/>
              </w:rPr>
            </w:pPr>
          </w:p>
        </w:tc>
        <w:tc>
          <w:tcPr>
            <w:tcW w:w="5386" w:type="dxa"/>
            <w:tcBorders>
              <w:top w:val="single" w:sz="4" w:space="0" w:color="auto"/>
              <w:left w:val="single" w:sz="4" w:space="0" w:color="auto"/>
              <w:bottom w:val="single" w:sz="4" w:space="0" w:color="auto"/>
              <w:right w:val="single" w:sz="4" w:space="0" w:color="auto"/>
            </w:tcBorders>
          </w:tcPr>
          <w:p w14:paraId="6DA7CD96" w14:textId="77777777" w:rsidR="00000000" w:rsidRPr="00EA3CC4" w:rsidRDefault="00000000" w:rsidP="00030351">
            <w:pPr>
              <w:jc w:val="both"/>
              <w:rPr>
                <w:rFonts w:ascii="Arial" w:hAnsi="Arial" w:cs="Arial"/>
                <w:b/>
                <w:iCs/>
                <w:sz w:val="20"/>
                <w:lang w:val="ru-RU"/>
              </w:rPr>
            </w:pPr>
          </w:p>
          <w:p w14:paraId="5986D246" w14:textId="77777777" w:rsidR="00000000" w:rsidRPr="00EA3CC4" w:rsidRDefault="00000000" w:rsidP="00030351">
            <w:pPr>
              <w:jc w:val="both"/>
              <w:rPr>
                <w:rFonts w:ascii="Arial" w:hAnsi="Arial" w:cs="Arial"/>
                <w:b/>
                <w:iCs/>
                <w:sz w:val="20"/>
                <w:lang w:val="ru-RU"/>
              </w:rPr>
            </w:pPr>
            <w:r w:rsidRPr="006866C5">
              <w:rPr>
                <w:rFonts w:ascii="Arial" w:hAnsi="Arial" w:cs="Arial"/>
                <w:b/>
                <w:iCs/>
                <w:sz w:val="20"/>
                <w:lang w:val="en-US"/>
              </w:rPr>
              <w:t>Buyer</w:t>
            </w:r>
          </w:p>
          <w:p w14:paraId="243DBF18" w14:textId="77777777" w:rsidR="00000000" w:rsidRPr="006866C5" w:rsidRDefault="00000000" w:rsidP="00030351">
            <w:pPr>
              <w:pStyle w:val="4"/>
              <w:rPr>
                <w:rFonts w:ascii="Arial" w:hAnsi="Arial" w:cs="Arial"/>
                <w:sz w:val="20"/>
                <w:lang w:val="en-US"/>
              </w:rPr>
            </w:pPr>
            <w:r w:rsidRPr="006866C5">
              <w:rPr>
                <w:rFonts w:ascii="Arial" w:hAnsi="Arial" w:cs="Arial"/>
                <w:sz w:val="20"/>
                <w:lang w:val="ru-RU"/>
              </w:rPr>
              <w:t>Покупатель</w:t>
            </w:r>
          </w:p>
          <w:p w14:paraId="6FD8B244" w14:textId="77777777" w:rsidR="00000000" w:rsidRPr="006866C5" w:rsidRDefault="00000000" w:rsidP="00030351">
            <w:pPr>
              <w:rPr>
                <w:rFonts w:ascii="Arial" w:hAnsi="Arial" w:cs="Arial"/>
                <w:b/>
                <w:sz w:val="20"/>
                <w:lang w:val="ru-RU"/>
              </w:rPr>
            </w:pPr>
          </w:p>
          <w:p w14:paraId="673BBD88" w14:textId="77777777" w:rsidR="00000000" w:rsidRPr="006866C5" w:rsidRDefault="00000000" w:rsidP="00030351">
            <w:pPr>
              <w:rPr>
                <w:b/>
                <w:lang w:val="ru-RU"/>
              </w:rPr>
            </w:pPr>
            <w:r w:rsidRPr="006866C5">
              <w:rPr>
                <w:rFonts w:ascii="Arial" w:hAnsi="Arial" w:cs="Arial"/>
                <w:b/>
                <w:sz w:val="20"/>
                <w:lang w:val="ru-RU"/>
              </w:rPr>
              <w:t>___________________/___________________</w:t>
            </w:r>
          </w:p>
        </w:tc>
      </w:tr>
    </w:tbl>
    <w:p w14:paraId="13B96FC4" w14:textId="77777777" w:rsidR="00000000" w:rsidRDefault="00000000">
      <w:pPr>
        <w:rPr>
          <w:lang w:val="en-US"/>
        </w:rPr>
      </w:pPr>
    </w:p>
    <w:p w14:paraId="4C015CB0" w14:textId="77777777" w:rsidR="00000000" w:rsidRDefault="00000000">
      <w:pPr>
        <w:rPr>
          <w:lang w:val="en-US"/>
        </w:rPr>
      </w:pPr>
    </w:p>
    <w:p w14:paraId="6B4DA566" w14:textId="77777777" w:rsidR="00000000" w:rsidRDefault="00000000">
      <w:pPr>
        <w:rPr>
          <w:lang w:val="en-US"/>
        </w:rPr>
      </w:pPr>
    </w:p>
    <w:p w14:paraId="1CCF359D" w14:textId="77777777" w:rsidR="00000000" w:rsidRDefault="00000000">
      <w:pPr>
        <w:rPr>
          <w:lang w:val="en-US"/>
        </w:rPr>
      </w:pPr>
    </w:p>
    <w:p w14:paraId="54488FBE" w14:textId="77777777" w:rsidR="00000000" w:rsidRDefault="00000000">
      <w:pPr>
        <w:rPr>
          <w:lang w:val="en-US"/>
        </w:rPr>
      </w:pPr>
    </w:p>
    <w:p w14:paraId="7EBF3F57" w14:textId="77777777" w:rsidR="00000000" w:rsidRDefault="00000000">
      <w:pPr>
        <w:rPr>
          <w:lang w:val="en-US"/>
        </w:rPr>
      </w:pPr>
    </w:p>
    <w:p w14:paraId="09EDEC36" w14:textId="77777777" w:rsidR="00000000" w:rsidRDefault="00000000">
      <w:pPr>
        <w:rPr>
          <w:lang w:val="en-US"/>
        </w:rPr>
      </w:pPr>
    </w:p>
    <w:p w14:paraId="078B93FC" w14:textId="77777777" w:rsidR="00000000" w:rsidRDefault="00000000">
      <w:pPr>
        <w:rPr>
          <w:lang w:val="en-US"/>
        </w:rPr>
      </w:pPr>
    </w:p>
    <w:p w14:paraId="10B8DF26" w14:textId="77777777" w:rsidR="00000000" w:rsidRDefault="00000000">
      <w:pPr>
        <w:rPr>
          <w:lang w:val="en-US"/>
        </w:rPr>
      </w:pPr>
    </w:p>
    <w:p w14:paraId="1F557BEA" w14:textId="77777777" w:rsidR="00000000" w:rsidRDefault="00000000">
      <w:pPr>
        <w:rPr>
          <w:lang w:val="en-US"/>
        </w:rPr>
      </w:pPr>
    </w:p>
    <w:p w14:paraId="2D7F81F2" w14:textId="77777777" w:rsidR="00000000" w:rsidRDefault="00000000">
      <w:pPr>
        <w:rPr>
          <w:lang w:val="en-US"/>
        </w:rPr>
      </w:pPr>
    </w:p>
    <w:p w14:paraId="0FA8F4C3" w14:textId="77777777" w:rsidR="00000000" w:rsidRDefault="00000000">
      <w:pPr>
        <w:rPr>
          <w:lang w:val="en-US"/>
        </w:rPr>
      </w:pPr>
    </w:p>
    <w:p w14:paraId="5FC29A21" w14:textId="77777777" w:rsidR="00000000" w:rsidRDefault="00000000">
      <w:pPr>
        <w:rPr>
          <w:lang w:val="en-US"/>
        </w:rPr>
      </w:pPr>
    </w:p>
    <w:p w14:paraId="479FD428" w14:textId="77777777" w:rsidR="00000000" w:rsidRDefault="00000000">
      <w:pPr>
        <w:rPr>
          <w:lang w:val="en-US"/>
        </w:rPr>
      </w:pPr>
    </w:p>
    <w:p w14:paraId="599AD926" w14:textId="77777777" w:rsidR="00000000" w:rsidRDefault="00000000">
      <w:pPr>
        <w:rPr>
          <w:lang w:val="en-US"/>
        </w:rPr>
      </w:pPr>
    </w:p>
    <w:p w14:paraId="24895FBF" w14:textId="77777777" w:rsidR="00000000" w:rsidRDefault="00000000">
      <w:pPr>
        <w:rPr>
          <w:lang w:val="en-US"/>
        </w:rPr>
      </w:pPr>
    </w:p>
    <w:tbl>
      <w:tblPr>
        <w:tblW w:w="10490"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04"/>
        <w:gridCol w:w="5386"/>
      </w:tblGrid>
      <w:tr w:rsidR="00F40535" w14:paraId="43DE76E2" w14:textId="77777777" w:rsidTr="001C1504">
        <w:tc>
          <w:tcPr>
            <w:tcW w:w="5104" w:type="dxa"/>
            <w:tcBorders>
              <w:top w:val="single" w:sz="4" w:space="0" w:color="auto"/>
              <w:left w:val="single" w:sz="4" w:space="0" w:color="auto"/>
              <w:bottom w:val="nil"/>
              <w:right w:val="nil"/>
            </w:tcBorders>
            <w:shd w:val="clear" w:color="auto" w:fill="FFFFFF"/>
            <w:vAlign w:val="bottom"/>
            <w:hideMark/>
          </w:tcPr>
          <w:p w14:paraId="452AED2A" w14:textId="77777777" w:rsidR="00000000" w:rsidRDefault="00000000">
            <w:pPr>
              <w:spacing w:line="256" w:lineRule="auto"/>
              <w:rPr>
                <w:rFonts w:ascii="Arial" w:hAnsi="Arial" w:cs="Arial"/>
                <w:b/>
                <w:bCs/>
                <w:snapToGrid/>
                <w:sz w:val="20"/>
              </w:rPr>
            </w:pPr>
            <w:r>
              <w:rPr>
                <w:rFonts w:ascii="Arial" w:hAnsi="Arial" w:cs="Arial"/>
                <w:b/>
                <w:bCs/>
                <w:sz w:val="20"/>
              </w:rPr>
              <w:t>(EQUIPMENT SUPPLY)</w:t>
            </w:r>
          </w:p>
          <w:p w14:paraId="1AD948BD" w14:textId="77777777" w:rsidR="00000000" w:rsidRDefault="00000000">
            <w:pPr>
              <w:spacing w:line="256" w:lineRule="auto"/>
              <w:rPr>
                <w:rFonts w:ascii="Arial" w:hAnsi="Arial" w:cs="Arial"/>
                <w:b/>
                <w:bCs/>
                <w:sz w:val="20"/>
              </w:rPr>
            </w:pPr>
            <w:r>
              <w:rPr>
                <w:rFonts w:ascii="Arial" w:hAnsi="Arial" w:cs="Arial"/>
                <w:b/>
                <w:bCs/>
                <w:sz w:val="20"/>
              </w:rPr>
              <w:t>AGREEMENT No.  ________________</w:t>
            </w:r>
          </w:p>
        </w:tc>
        <w:tc>
          <w:tcPr>
            <w:tcW w:w="5386" w:type="dxa"/>
            <w:tcBorders>
              <w:top w:val="single" w:sz="4" w:space="0" w:color="auto"/>
              <w:left w:val="single" w:sz="4" w:space="0" w:color="auto"/>
              <w:bottom w:val="nil"/>
              <w:right w:val="single" w:sz="4" w:space="0" w:color="auto"/>
            </w:tcBorders>
            <w:shd w:val="clear" w:color="auto" w:fill="FFFFFF"/>
            <w:vAlign w:val="bottom"/>
            <w:hideMark/>
          </w:tcPr>
          <w:p w14:paraId="1CC84464" w14:textId="77777777" w:rsidR="00000000" w:rsidRDefault="00000000">
            <w:pPr>
              <w:spacing w:line="256" w:lineRule="auto"/>
              <w:rPr>
                <w:rFonts w:ascii="Arial" w:hAnsi="Arial" w:cs="Arial"/>
                <w:b/>
                <w:bCs/>
                <w:sz w:val="20"/>
                <w:lang w:val="de-DE"/>
              </w:rPr>
            </w:pPr>
            <w:r>
              <w:rPr>
                <w:rFonts w:ascii="Arial" w:hAnsi="Arial" w:cs="Arial"/>
                <w:b/>
                <w:bCs/>
                <w:sz w:val="20"/>
                <w:lang w:val="de-DE"/>
              </w:rPr>
              <w:t>КОНТРАКТ</w:t>
            </w:r>
          </w:p>
          <w:p w14:paraId="49F47FFA" w14:textId="77777777" w:rsidR="00000000" w:rsidRDefault="00000000">
            <w:pPr>
              <w:spacing w:line="256" w:lineRule="auto"/>
              <w:rPr>
                <w:rFonts w:ascii="Arial" w:hAnsi="Arial" w:cs="Arial"/>
                <w:b/>
                <w:bCs/>
                <w:sz w:val="20"/>
                <w:lang w:val="de-DE"/>
              </w:rPr>
            </w:pPr>
            <w:r>
              <w:rPr>
                <w:rFonts w:ascii="Arial" w:hAnsi="Arial" w:cs="Arial"/>
                <w:b/>
                <w:bCs/>
                <w:sz w:val="20"/>
                <w:lang w:val="de-DE"/>
              </w:rPr>
              <w:t>(НА ПОСТАВКУ ОБОРУДОВАНИЯ) №  ____________</w:t>
            </w:r>
          </w:p>
        </w:tc>
      </w:tr>
      <w:tr w:rsidR="00F40535" w14:paraId="3E4B414F" w14:textId="77777777" w:rsidTr="001C1504">
        <w:tc>
          <w:tcPr>
            <w:tcW w:w="5104" w:type="dxa"/>
            <w:tcBorders>
              <w:top w:val="single" w:sz="4" w:space="0" w:color="auto"/>
              <w:left w:val="single" w:sz="4" w:space="0" w:color="auto"/>
              <w:bottom w:val="nil"/>
              <w:right w:val="nil"/>
            </w:tcBorders>
            <w:shd w:val="clear" w:color="auto" w:fill="FFFFFF"/>
            <w:vAlign w:val="bottom"/>
            <w:hideMark/>
          </w:tcPr>
          <w:p w14:paraId="48838681" w14:textId="77777777" w:rsidR="00000000" w:rsidRDefault="00000000">
            <w:pPr>
              <w:tabs>
                <w:tab w:val="left" w:pos="3360"/>
              </w:tabs>
              <w:spacing w:line="256" w:lineRule="auto"/>
              <w:rPr>
                <w:rFonts w:ascii="Arial" w:hAnsi="Arial" w:cs="Arial"/>
                <w:b/>
                <w:sz w:val="20"/>
              </w:rPr>
            </w:pPr>
            <w:r>
              <w:rPr>
                <w:rFonts w:ascii="Arial" w:hAnsi="Arial" w:cs="Arial"/>
                <w:b/>
                <w:sz w:val="20"/>
              </w:rPr>
              <w:t>Appendix 11</w:t>
            </w:r>
          </w:p>
          <w:p w14:paraId="78CBEADC" w14:textId="77777777" w:rsidR="00000000" w:rsidRDefault="00000000">
            <w:pPr>
              <w:tabs>
                <w:tab w:val="left" w:pos="3360"/>
              </w:tabs>
              <w:spacing w:line="256" w:lineRule="auto"/>
              <w:jc w:val="both"/>
              <w:rPr>
                <w:rFonts w:ascii="Arial" w:hAnsi="Arial" w:cs="Arial"/>
                <w:b/>
                <w:bCs/>
                <w:sz w:val="20"/>
              </w:rPr>
            </w:pPr>
            <w:r>
              <w:rPr>
                <w:rFonts w:ascii="Arial" w:hAnsi="Arial" w:cs="Arial"/>
                <w:sz w:val="20"/>
              </w:rPr>
              <w:t xml:space="preserve">To contract no. _____________ </w:t>
            </w:r>
            <w:r>
              <w:rPr>
                <w:rFonts w:ascii="Arial" w:hAnsi="Arial" w:cs="Arial"/>
                <w:bCs/>
                <w:sz w:val="20"/>
              </w:rPr>
              <w:t>from ____________</w:t>
            </w:r>
            <w:r>
              <w:rPr>
                <w:rFonts w:ascii="Arial" w:hAnsi="Arial" w:cs="Arial"/>
                <w:sz w:val="20"/>
              </w:rPr>
              <w:t xml:space="preserve">    </w:t>
            </w:r>
          </w:p>
        </w:tc>
        <w:tc>
          <w:tcPr>
            <w:tcW w:w="5386" w:type="dxa"/>
            <w:tcBorders>
              <w:top w:val="single" w:sz="4" w:space="0" w:color="auto"/>
              <w:left w:val="single" w:sz="4" w:space="0" w:color="auto"/>
              <w:bottom w:val="nil"/>
              <w:right w:val="single" w:sz="4" w:space="0" w:color="auto"/>
            </w:tcBorders>
            <w:shd w:val="clear" w:color="auto" w:fill="FFFFFF"/>
            <w:vAlign w:val="bottom"/>
            <w:hideMark/>
          </w:tcPr>
          <w:p w14:paraId="41FDFE9F" w14:textId="77777777" w:rsidR="00000000" w:rsidRDefault="00000000">
            <w:pPr>
              <w:tabs>
                <w:tab w:val="left" w:pos="3360"/>
              </w:tabs>
              <w:spacing w:line="256" w:lineRule="auto"/>
              <w:jc w:val="both"/>
              <w:rPr>
                <w:rFonts w:ascii="Arial" w:hAnsi="Arial" w:cs="Arial"/>
                <w:b/>
                <w:bCs/>
                <w:sz w:val="20"/>
              </w:rPr>
            </w:pPr>
            <w:r>
              <w:rPr>
                <w:rFonts w:ascii="Arial" w:hAnsi="Arial" w:cs="Arial"/>
                <w:b/>
                <w:bCs/>
                <w:sz w:val="20"/>
              </w:rPr>
              <w:t>Приложение № 11</w:t>
            </w:r>
          </w:p>
          <w:p w14:paraId="481DE79D" w14:textId="77777777" w:rsidR="00000000" w:rsidRDefault="00000000">
            <w:pPr>
              <w:tabs>
                <w:tab w:val="left" w:pos="3360"/>
              </w:tabs>
              <w:spacing w:line="256" w:lineRule="auto"/>
              <w:jc w:val="both"/>
              <w:rPr>
                <w:rFonts w:ascii="Arial" w:hAnsi="Arial" w:cs="Arial"/>
                <w:b/>
                <w:bCs/>
                <w:sz w:val="20"/>
              </w:rPr>
            </w:pPr>
            <w:r>
              <w:rPr>
                <w:rFonts w:ascii="Arial" w:hAnsi="Arial" w:cs="Arial"/>
                <w:sz w:val="20"/>
              </w:rPr>
              <w:t>к контракту № __________ от ________________</w:t>
            </w:r>
          </w:p>
        </w:tc>
      </w:tr>
      <w:tr w:rsidR="00F40535" w14:paraId="2AE548A0" w14:textId="77777777" w:rsidTr="001C1504">
        <w:tc>
          <w:tcPr>
            <w:tcW w:w="5104" w:type="dxa"/>
            <w:tcBorders>
              <w:top w:val="single" w:sz="4" w:space="0" w:color="auto"/>
              <w:left w:val="single" w:sz="4" w:space="0" w:color="auto"/>
              <w:bottom w:val="single" w:sz="4" w:space="0" w:color="auto"/>
              <w:right w:val="single" w:sz="4" w:space="0" w:color="auto"/>
            </w:tcBorders>
          </w:tcPr>
          <w:p w14:paraId="68155448" w14:textId="77777777" w:rsidR="00000000" w:rsidRDefault="00000000">
            <w:pPr>
              <w:tabs>
                <w:tab w:val="left" w:pos="3360"/>
              </w:tabs>
              <w:spacing w:line="256" w:lineRule="auto"/>
              <w:rPr>
                <w:rFonts w:ascii="Arial" w:hAnsi="Arial" w:cs="Arial"/>
                <w:b/>
                <w:color w:val="000000"/>
                <w:sz w:val="20"/>
                <w:lang w:eastAsia="de-DE"/>
              </w:rPr>
            </w:pPr>
          </w:p>
          <w:p w14:paraId="154F2D2B" w14:textId="77777777" w:rsidR="00000000" w:rsidRDefault="00000000">
            <w:pPr>
              <w:spacing w:line="256" w:lineRule="auto"/>
              <w:jc w:val="both"/>
              <w:rPr>
                <w:rFonts w:ascii="Arial" w:hAnsi="Arial"/>
                <w:b/>
                <w:sz w:val="20"/>
                <w:lang w:val="en-US"/>
              </w:rPr>
            </w:pPr>
            <w:r>
              <w:rPr>
                <w:rFonts w:ascii="Arial" w:hAnsi="Arial"/>
                <w:b/>
                <w:sz w:val="20"/>
                <w:lang w:val="en-US"/>
              </w:rPr>
              <w:t>Performance Test Run</w:t>
            </w:r>
          </w:p>
          <w:p w14:paraId="19848A63" w14:textId="77777777" w:rsidR="00000000" w:rsidRDefault="00000000">
            <w:pPr>
              <w:spacing w:line="256" w:lineRule="auto"/>
              <w:jc w:val="both"/>
              <w:rPr>
                <w:rFonts w:ascii="Arial" w:hAnsi="Arial" w:cs="Arial"/>
                <w:b/>
                <w:sz w:val="20"/>
              </w:rPr>
            </w:pPr>
          </w:p>
        </w:tc>
        <w:tc>
          <w:tcPr>
            <w:tcW w:w="5386" w:type="dxa"/>
            <w:tcBorders>
              <w:top w:val="single" w:sz="4" w:space="0" w:color="auto"/>
              <w:left w:val="single" w:sz="4" w:space="0" w:color="auto"/>
              <w:bottom w:val="single" w:sz="4" w:space="0" w:color="auto"/>
              <w:right w:val="single" w:sz="4" w:space="0" w:color="auto"/>
            </w:tcBorders>
          </w:tcPr>
          <w:p w14:paraId="0CBDC18C" w14:textId="77777777" w:rsidR="00000000" w:rsidRDefault="00000000">
            <w:pPr>
              <w:tabs>
                <w:tab w:val="left" w:pos="3360"/>
              </w:tabs>
              <w:spacing w:line="256" w:lineRule="auto"/>
              <w:rPr>
                <w:rFonts w:ascii="Arial" w:hAnsi="Arial" w:cs="Arial"/>
                <w:b/>
                <w:sz w:val="20"/>
              </w:rPr>
            </w:pPr>
          </w:p>
          <w:p w14:paraId="66B6D992" w14:textId="77777777" w:rsidR="00000000" w:rsidRDefault="00000000">
            <w:pPr>
              <w:spacing w:line="256" w:lineRule="auto"/>
              <w:jc w:val="both"/>
              <w:rPr>
                <w:rFonts w:ascii="Arial" w:hAnsi="Arial" w:cs="Arial"/>
                <w:b/>
                <w:sz w:val="20"/>
              </w:rPr>
            </w:pPr>
            <w:r>
              <w:rPr>
                <w:rFonts w:ascii="Arial" w:hAnsi="Arial"/>
                <w:b/>
                <w:sz w:val="20"/>
              </w:rPr>
              <w:t>Гарантийные испытания</w:t>
            </w:r>
            <w:r>
              <w:rPr>
                <w:rFonts w:ascii="Arial" w:hAnsi="Arial" w:cs="Arial"/>
                <w:b/>
                <w:sz w:val="20"/>
              </w:rPr>
              <w:t xml:space="preserve"> </w:t>
            </w:r>
          </w:p>
          <w:p w14:paraId="0FC59B58" w14:textId="77777777" w:rsidR="00000000" w:rsidRDefault="00000000">
            <w:pPr>
              <w:spacing w:line="256" w:lineRule="auto"/>
              <w:jc w:val="both"/>
              <w:rPr>
                <w:rFonts w:ascii="Arial" w:hAnsi="Arial" w:cs="Arial"/>
                <w:b/>
                <w:sz w:val="20"/>
              </w:rPr>
            </w:pPr>
          </w:p>
        </w:tc>
      </w:tr>
      <w:tr w:rsidR="00F40535" w14:paraId="2FE41DB5" w14:textId="77777777" w:rsidTr="001C1504">
        <w:trPr>
          <w:trHeight w:val="2848"/>
        </w:trPr>
        <w:tc>
          <w:tcPr>
            <w:tcW w:w="5104" w:type="dxa"/>
            <w:tcBorders>
              <w:top w:val="single" w:sz="4" w:space="0" w:color="000000"/>
              <w:left w:val="single" w:sz="4" w:space="0" w:color="000000"/>
              <w:bottom w:val="single" w:sz="4" w:space="0" w:color="000000"/>
              <w:right w:val="nil"/>
            </w:tcBorders>
          </w:tcPr>
          <w:p w14:paraId="391FEACE" w14:textId="77777777" w:rsidR="00000000" w:rsidRDefault="00000000">
            <w:pPr>
              <w:autoSpaceDE w:val="0"/>
              <w:autoSpaceDN w:val="0"/>
              <w:adjustRightInd w:val="0"/>
              <w:spacing w:line="256" w:lineRule="auto"/>
              <w:rPr>
                <w:rFonts w:ascii="Arial" w:hAnsi="Arial" w:cs="Arial"/>
                <w:b/>
                <w:sz w:val="20"/>
                <w:lang w:eastAsia="ru-RU"/>
              </w:rPr>
            </w:pPr>
          </w:p>
          <w:p w14:paraId="187FC205" w14:textId="77777777" w:rsidR="00000000" w:rsidRDefault="00000000">
            <w:pPr>
              <w:pStyle w:val="a5"/>
              <w:spacing w:line="256" w:lineRule="auto"/>
              <w:rPr>
                <w:rFonts w:ascii="Arial" w:hAnsi="Arial" w:cs="Arial"/>
                <w:b/>
                <w:color w:val="000000"/>
                <w:sz w:val="20"/>
                <w:szCs w:val="20"/>
                <w:lang w:eastAsia="en-US"/>
              </w:rPr>
            </w:pPr>
          </w:p>
          <w:p w14:paraId="784303D8" w14:textId="77777777" w:rsidR="00000000" w:rsidRDefault="00000000">
            <w:pPr>
              <w:pStyle w:val="a5"/>
              <w:spacing w:line="256" w:lineRule="auto"/>
              <w:rPr>
                <w:rFonts w:ascii="Arial" w:hAnsi="Arial" w:cs="Arial"/>
                <w:b/>
                <w:color w:val="000000"/>
                <w:sz w:val="20"/>
                <w:szCs w:val="20"/>
                <w:lang w:eastAsia="en-US"/>
              </w:rPr>
            </w:pPr>
          </w:p>
          <w:p w14:paraId="3DF760FE" w14:textId="77777777" w:rsidR="00000000" w:rsidRDefault="00000000">
            <w:pPr>
              <w:pStyle w:val="a5"/>
              <w:spacing w:line="256" w:lineRule="auto"/>
              <w:rPr>
                <w:rFonts w:ascii="Arial" w:hAnsi="Arial" w:cs="Arial"/>
                <w:b/>
                <w:color w:val="000000"/>
                <w:sz w:val="20"/>
                <w:szCs w:val="20"/>
                <w:lang w:val="de-DE" w:eastAsia="en-US"/>
              </w:rPr>
            </w:pPr>
            <w:r>
              <w:rPr>
                <w:rFonts w:ascii="Arial" w:hAnsi="Arial" w:cs="Arial"/>
                <w:b/>
                <w:color w:val="000000"/>
                <w:sz w:val="20"/>
                <w:szCs w:val="20"/>
                <w:lang w:val="de-DE" w:eastAsia="en-US"/>
              </w:rPr>
              <w:t>______________</w:t>
            </w:r>
          </w:p>
          <w:p w14:paraId="5650BCED" w14:textId="77777777" w:rsidR="00000000" w:rsidRDefault="00000000">
            <w:pPr>
              <w:pStyle w:val="a5"/>
              <w:spacing w:line="256" w:lineRule="auto"/>
              <w:rPr>
                <w:rFonts w:ascii="Arial" w:hAnsi="Arial" w:cs="Arial"/>
                <w:b/>
                <w:color w:val="000000"/>
                <w:sz w:val="20"/>
                <w:szCs w:val="20"/>
                <w:lang w:val="de-DE" w:eastAsia="en-US"/>
              </w:rPr>
            </w:pPr>
            <w:r>
              <w:rPr>
                <w:rFonts w:ascii="Arial" w:hAnsi="Arial" w:cs="Arial"/>
                <w:b/>
                <w:color w:val="000000"/>
                <w:sz w:val="20"/>
                <w:szCs w:val="20"/>
                <w:lang w:eastAsia="en-US"/>
              </w:rPr>
              <w:t>Seller</w:t>
            </w:r>
            <w:r>
              <w:rPr>
                <w:rFonts w:ascii="Arial" w:hAnsi="Arial" w:cs="Arial"/>
                <w:b/>
                <w:color w:val="000000"/>
                <w:sz w:val="20"/>
                <w:szCs w:val="20"/>
                <w:lang w:val="de-DE" w:eastAsia="en-US"/>
              </w:rPr>
              <w:t xml:space="preserve"> </w:t>
            </w:r>
          </w:p>
          <w:p w14:paraId="726CA2F7" w14:textId="77777777" w:rsidR="00000000" w:rsidRDefault="00000000">
            <w:pPr>
              <w:spacing w:line="256" w:lineRule="auto"/>
              <w:rPr>
                <w:rFonts w:ascii="Arial" w:hAnsi="Arial" w:cs="Arial"/>
                <w:b/>
                <w:color w:val="000000"/>
                <w:sz w:val="20"/>
                <w:highlight w:val="yellow"/>
                <w:lang w:val="de-DE"/>
              </w:rPr>
            </w:pPr>
          </w:p>
          <w:p w14:paraId="4CB4D9E3" w14:textId="77777777" w:rsidR="00000000" w:rsidRDefault="00000000">
            <w:pPr>
              <w:spacing w:line="256" w:lineRule="auto"/>
              <w:rPr>
                <w:rFonts w:ascii="Arial" w:hAnsi="Arial" w:cs="Arial"/>
                <w:b/>
                <w:color w:val="000000"/>
                <w:sz w:val="20"/>
                <w:highlight w:val="yellow"/>
                <w:lang w:val="de-DE"/>
              </w:rPr>
            </w:pPr>
          </w:p>
          <w:p w14:paraId="5117B28E" w14:textId="77777777" w:rsidR="00000000" w:rsidRDefault="00000000">
            <w:pPr>
              <w:spacing w:line="256" w:lineRule="auto"/>
              <w:rPr>
                <w:rFonts w:ascii="Arial" w:hAnsi="Arial" w:cs="Arial"/>
                <w:b/>
                <w:color w:val="000000"/>
                <w:sz w:val="20"/>
                <w:highlight w:val="yellow"/>
                <w:lang w:val="de-DE"/>
              </w:rPr>
            </w:pPr>
          </w:p>
          <w:p w14:paraId="1529CA4E" w14:textId="77777777" w:rsidR="00000000" w:rsidRDefault="00000000">
            <w:pPr>
              <w:spacing w:line="256" w:lineRule="auto"/>
              <w:rPr>
                <w:rFonts w:ascii="Arial" w:hAnsi="Arial" w:cs="Arial"/>
                <w:b/>
                <w:color w:val="000000"/>
                <w:sz w:val="20"/>
                <w:highlight w:val="yellow"/>
                <w:lang w:val="de-DE"/>
              </w:rPr>
            </w:pPr>
          </w:p>
          <w:p w14:paraId="7F42C835" w14:textId="77777777" w:rsidR="00000000" w:rsidRDefault="00000000">
            <w:pPr>
              <w:pStyle w:val="a5"/>
              <w:spacing w:line="256" w:lineRule="auto"/>
              <w:rPr>
                <w:rFonts w:ascii="Arial" w:hAnsi="Arial" w:cs="Arial"/>
                <w:b/>
                <w:color w:val="000000"/>
                <w:sz w:val="20"/>
                <w:szCs w:val="20"/>
                <w:lang w:val="en-GB" w:eastAsia="en-US"/>
              </w:rPr>
            </w:pPr>
            <w:r>
              <w:rPr>
                <w:rFonts w:ascii="Arial" w:hAnsi="Arial" w:cs="Arial"/>
                <w:b/>
                <w:color w:val="000000"/>
                <w:sz w:val="20"/>
                <w:szCs w:val="20"/>
                <w:lang w:val="en-GB" w:eastAsia="en-US"/>
              </w:rPr>
              <w:t>______________</w:t>
            </w:r>
          </w:p>
          <w:p w14:paraId="40078A19" w14:textId="77777777" w:rsidR="00000000" w:rsidRDefault="00000000">
            <w:pPr>
              <w:pStyle w:val="a5"/>
              <w:spacing w:line="256" w:lineRule="auto"/>
              <w:rPr>
                <w:rFonts w:ascii="Arial" w:hAnsi="Arial" w:cs="Arial"/>
                <w:b/>
                <w:color w:val="000000"/>
                <w:sz w:val="20"/>
                <w:szCs w:val="20"/>
                <w:lang w:val="en-US" w:eastAsia="en-US"/>
              </w:rPr>
            </w:pPr>
            <w:r>
              <w:rPr>
                <w:rFonts w:ascii="Arial" w:hAnsi="Arial" w:cs="Arial"/>
                <w:b/>
                <w:color w:val="000000"/>
                <w:sz w:val="20"/>
                <w:szCs w:val="20"/>
                <w:lang w:val="en-US" w:eastAsia="en-US"/>
              </w:rPr>
              <w:t>Buyer</w:t>
            </w:r>
          </w:p>
          <w:p w14:paraId="7C49A9D6" w14:textId="77777777" w:rsidR="00000000" w:rsidRDefault="00000000">
            <w:pPr>
              <w:spacing w:line="256" w:lineRule="auto"/>
              <w:jc w:val="both"/>
              <w:rPr>
                <w:rFonts w:ascii="Arial" w:hAnsi="Arial" w:cs="Arial"/>
                <w:b/>
                <w:sz w:val="20"/>
                <w:lang w:val="en-US"/>
              </w:rPr>
            </w:pPr>
          </w:p>
          <w:p w14:paraId="31055EE5" w14:textId="77777777" w:rsidR="00000000" w:rsidRDefault="00000000">
            <w:pPr>
              <w:spacing w:line="256" w:lineRule="auto"/>
              <w:jc w:val="both"/>
              <w:rPr>
                <w:rFonts w:ascii="Arial" w:hAnsi="Arial" w:cs="Arial"/>
                <w:b/>
                <w:sz w:val="20"/>
              </w:rPr>
            </w:pPr>
          </w:p>
        </w:tc>
        <w:tc>
          <w:tcPr>
            <w:tcW w:w="5386" w:type="dxa"/>
            <w:tcBorders>
              <w:top w:val="single" w:sz="4" w:space="0" w:color="000000"/>
              <w:left w:val="single" w:sz="4" w:space="0" w:color="000000"/>
              <w:bottom w:val="single" w:sz="4" w:space="0" w:color="000000"/>
              <w:right w:val="single" w:sz="4" w:space="0" w:color="000000"/>
            </w:tcBorders>
          </w:tcPr>
          <w:p w14:paraId="36163D40" w14:textId="77777777" w:rsidR="00000000" w:rsidRDefault="00000000">
            <w:pPr>
              <w:spacing w:line="256" w:lineRule="auto"/>
              <w:rPr>
                <w:rFonts w:ascii="Arial" w:hAnsi="Arial" w:cs="Arial"/>
                <w:b/>
                <w:sz w:val="20"/>
              </w:rPr>
            </w:pPr>
          </w:p>
          <w:p w14:paraId="0E3893B9" w14:textId="77777777" w:rsidR="00000000" w:rsidRDefault="00000000">
            <w:pPr>
              <w:pStyle w:val="a5"/>
              <w:spacing w:line="256" w:lineRule="auto"/>
              <w:rPr>
                <w:rFonts w:ascii="Arial" w:hAnsi="Arial" w:cs="Arial"/>
                <w:b/>
                <w:color w:val="000000"/>
                <w:sz w:val="20"/>
                <w:szCs w:val="20"/>
                <w:highlight w:val="yellow"/>
                <w:lang w:val="en-GB" w:eastAsia="en-US"/>
              </w:rPr>
            </w:pPr>
          </w:p>
          <w:p w14:paraId="2B87E106" w14:textId="77777777" w:rsidR="00000000" w:rsidRDefault="00000000">
            <w:pPr>
              <w:pStyle w:val="a5"/>
              <w:spacing w:line="256" w:lineRule="auto"/>
              <w:rPr>
                <w:rFonts w:ascii="Arial" w:hAnsi="Arial" w:cs="Arial"/>
                <w:b/>
                <w:color w:val="000000"/>
                <w:sz w:val="20"/>
                <w:szCs w:val="20"/>
                <w:highlight w:val="yellow"/>
                <w:lang w:val="en-GB" w:eastAsia="en-US"/>
              </w:rPr>
            </w:pPr>
          </w:p>
          <w:p w14:paraId="16D05B3B" w14:textId="77777777" w:rsidR="00000000" w:rsidRDefault="00000000">
            <w:pPr>
              <w:spacing w:line="256" w:lineRule="auto"/>
              <w:rPr>
                <w:rFonts w:ascii="Arial" w:hAnsi="Arial" w:cs="Arial"/>
                <w:b/>
                <w:color w:val="000000"/>
                <w:sz w:val="20"/>
              </w:rPr>
            </w:pPr>
            <w:r>
              <w:rPr>
                <w:rFonts w:ascii="Arial" w:hAnsi="Arial" w:cs="Arial"/>
                <w:b/>
                <w:color w:val="000000"/>
                <w:sz w:val="20"/>
              </w:rPr>
              <w:t>_____________</w:t>
            </w:r>
          </w:p>
          <w:p w14:paraId="524894D0" w14:textId="77777777" w:rsidR="00000000" w:rsidRDefault="00000000">
            <w:pPr>
              <w:pStyle w:val="a5"/>
              <w:spacing w:line="256" w:lineRule="auto"/>
              <w:rPr>
                <w:rFonts w:ascii="Arial" w:hAnsi="Arial" w:cs="Arial"/>
                <w:b/>
                <w:color w:val="000000"/>
                <w:sz w:val="20"/>
                <w:szCs w:val="20"/>
                <w:lang w:eastAsia="en-US"/>
              </w:rPr>
            </w:pPr>
            <w:r>
              <w:rPr>
                <w:rFonts w:ascii="Arial" w:hAnsi="Arial" w:cs="Arial"/>
                <w:b/>
                <w:color w:val="000000"/>
                <w:sz w:val="20"/>
                <w:szCs w:val="20"/>
                <w:lang w:eastAsia="en-US"/>
              </w:rPr>
              <w:t>Продавец</w:t>
            </w:r>
          </w:p>
          <w:p w14:paraId="4581DA1C" w14:textId="77777777" w:rsidR="00000000" w:rsidRDefault="00000000">
            <w:pPr>
              <w:pStyle w:val="a5"/>
              <w:spacing w:line="256" w:lineRule="auto"/>
              <w:rPr>
                <w:rFonts w:ascii="Arial" w:hAnsi="Arial" w:cs="Arial"/>
                <w:b/>
                <w:color w:val="000000"/>
                <w:sz w:val="20"/>
                <w:szCs w:val="20"/>
                <w:highlight w:val="yellow"/>
                <w:lang w:eastAsia="en-US"/>
              </w:rPr>
            </w:pPr>
          </w:p>
          <w:p w14:paraId="21994941" w14:textId="77777777" w:rsidR="00000000" w:rsidRDefault="00000000">
            <w:pPr>
              <w:pStyle w:val="a5"/>
              <w:spacing w:line="256" w:lineRule="auto"/>
              <w:rPr>
                <w:rFonts w:ascii="Arial" w:hAnsi="Arial" w:cs="Arial"/>
                <w:b/>
                <w:color w:val="000000"/>
                <w:sz w:val="20"/>
                <w:szCs w:val="20"/>
                <w:highlight w:val="yellow"/>
                <w:lang w:eastAsia="en-US"/>
              </w:rPr>
            </w:pPr>
          </w:p>
          <w:p w14:paraId="109BF75E" w14:textId="77777777" w:rsidR="00000000" w:rsidRDefault="00000000">
            <w:pPr>
              <w:pStyle w:val="a5"/>
              <w:spacing w:line="256" w:lineRule="auto"/>
              <w:rPr>
                <w:rFonts w:ascii="Arial" w:hAnsi="Arial" w:cs="Arial"/>
                <w:b/>
                <w:color w:val="000000"/>
                <w:sz w:val="20"/>
                <w:szCs w:val="20"/>
                <w:highlight w:val="yellow"/>
                <w:lang w:eastAsia="en-US"/>
              </w:rPr>
            </w:pPr>
          </w:p>
          <w:p w14:paraId="4A6D7FD4" w14:textId="77777777" w:rsidR="00000000" w:rsidRDefault="00000000">
            <w:pPr>
              <w:pStyle w:val="a5"/>
              <w:spacing w:line="256" w:lineRule="auto"/>
              <w:rPr>
                <w:rFonts w:ascii="Arial" w:hAnsi="Arial" w:cs="Arial"/>
                <w:b/>
                <w:color w:val="000000"/>
                <w:sz w:val="20"/>
                <w:szCs w:val="20"/>
                <w:highlight w:val="yellow"/>
                <w:lang w:eastAsia="en-US"/>
              </w:rPr>
            </w:pPr>
          </w:p>
          <w:p w14:paraId="65CDC812" w14:textId="77777777" w:rsidR="00000000" w:rsidRDefault="00000000">
            <w:pPr>
              <w:spacing w:line="256" w:lineRule="auto"/>
              <w:rPr>
                <w:rFonts w:ascii="Arial" w:hAnsi="Arial" w:cs="Arial"/>
                <w:b/>
                <w:color w:val="000000"/>
                <w:sz w:val="20"/>
              </w:rPr>
            </w:pPr>
            <w:r>
              <w:rPr>
                <w:rFonts w:ascii="Arial" w:hAnsi="Arial" w:cs="Arial"/>
                <w:b/>
                <w:color w:val="000000"/>
                <w:sz w:val="20"/>
              </w:rPr>
              <w:t>______________</w:t>
            </w:r>
          </w:p>
          <w:p w14:paraId="22815580" w14:textId="77777777" w:rsidR="00000000" w:rsidRDefault="00000000">
            <w:pPr>
              <w:pStyle w:val="a5"/>
              <w:spacing w:line="256" w:lineRule="auto"/>
              <w:rPr>
                <w:rFonts w:ascii="Arial" w:hAnsi="Arial" w:cs="Arial"/>
                <w:b/>
                <w:color w:val="000000"/>
                <w:sz w:val="20"/>
                <w:szCs w:val="20"/>
                <w:lang w:eastAsia="en-US"/>
              </w:rPr>
            </w:pPr>
            <w:r>
              <w:rPr>
                <w:rFonts w:ascii="Arial" w:hAnsi="Arial" w:cs="Arial"/>
                <w:b/>
                <w:color w:val="000000"/>
                <w:sz w:val="20"/>
                <w:szCs w:val="20"/>
                <w:lang w:eastAsia="en-US"/>
              </w:rPr>
              <w:t>Покупатель</w:t>
            </w:r>
          </w:p>
          <w:p w14:paraId="56B9C5BF" w14:textId="77777777" w:rsidR="00000000" w:rsidRDefault="00000000">
            <w:pPr>
              <w:spacing w:line="256" w:lineRule="auto"/>
              <w:jc w:val="both"/>
              <w:rPr>
                <w:rFonts w:ascii="Arial" w:hAnsi="Arial" w:cs="Arial"/>
                <w:b/>
                <w:sz w:val="20"/>
              </w:rPr>
            </w:pPr>
          </w:p>
        </w:tc>
      </w:tr>
    </w:tbl>
    <w:p w14:paraId="5D54831E" w14:textId="77777777" w:rsidR="00000000" w:rsidRPr="00565716" w:rsidRDefault="00000000">
      <w:pPr>
        <w:rPr>
          <w:lang w:val="en-US"/>
        </w:rPr>
      </w:pPr>
    </w:p>
    <w:sectPr w:rsidR="001C1504" w:rsidRPr="00565716" w:rsidSect="00EA25D6">
      <w:pgSz w:w="11906" w:h="16838"/>
      <w:pgMar w:top="567" w:right="850" w:bottom="568"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5D122C"/>
    <w:multiLevelType w:val="multilevel"/>
    <w:tmpl w:val="883CFD0C"/>
    <w:lvl w:ilvl="0">
      <w:start w:val="1"/>
      <w:numFmt w:val="decimal"/>
      <w:lvlText w:val="%1."/>
      <w:lvlJc w:val="left"/>
      <w:pPr>
        <w:tabs>
          <w:tab w:val="num" w:pos="360"/>
        </w:tabs>
        <w:ind w:left="360" w:hanging="360"/>
      </w:pPr>
      <w:rPr>
        <w:b/>
      </w:rPr>
    </w:lvl>
    <w:lvl w:ilvl="1">
      <w:start w:val="1"/>
      <w:numFmt w:val="decimal"/>
      <w:lvlText w:val="%1.%2."/>
      <w:lvlJc w:val="left"/>
      <w:pPr>
        <w:tabs>
          <w:tab w:val="num" w:pos="792"/>
        </w:tabs>
        <w:ind w:left="792" w:hanging="432"/>
      </w:pPr>
      <w:rPr>
        <w:b w:val="0"/>
      </w:r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numFmt w:val="none"/>
      <w:lvlText w:val=""/>
      <w:lvlJc w:val="left"/>
      <w:pPr>
        <w:tabs>
          <w:tab w:val="num" w:pos="360"/>
        </w:tabs>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num w:numId="1" w16cid:durableId="1540047404">
    <w:abstractNumId w:val="0"/>
  </w:num>
  <w:num w:numId="2" w16cid:durableId="8658281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7Я">
    <w15:presenceInfo w15:providerId="None" w15:userId="7Я"/>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trackRevisions/>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0535"/>
    <w:rsid w:val="00157104"/>
    <w:rsid w:val="007C6443"/>
    <w:rsid w:val="00F4053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F2FF1"/>
  <w15:docId w15:val="{1B0F5A0B-00E7-43F1-A9DD-74AE480FB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A25D6"/>
    <w:pPr>
      <w:spacing w:after="0" w:line="240" w:lineRule="auto"/>
    </w:pPr>
    <w:rPr>
      <w:rFonts w:ascii="Times New Roman" w:eastAsia="Times New Roman" w:hAnsi="Times New Roman" w:cs="Times New Roman"/>
      <w:snapToGrid w:val="0"/>
      <w:sz w:val="24"/>
      <w:szCs w:val="20"/>
      <w:lang w:val="en-GB"/>
    </w:rPr>
  </w:style>
  <w:style w:type="paragraph" w:styleId="3">
    <w:name w:val="heading 3"/>
    <w:basedOn w:val="a"/>
    <w:next w:val="a"/>
    <w:link w:val="30"/>
    <w:qFormat/>
    <w:rsid w:val="00921694"/>
    <w:pPr>
      <w:keepNext/>
      <w:spacing w:before="240" w:after="60"/>
      <w:outlineLvl w:val="2"/>
    </w:pPr>
    <w:rPr>
      <w:rFonts w:ascii="Arial" w:hAnsi="Arial" w:cs="Arial"/>
      <w:b/>
      <w:bCs/>
      <w:snapToGrid/>
      <w:sz w:val="26"/>
      <w:szCs w:val="26"/>
      <w:lang w:val="ru-RU" w:eastAsia="ko-KR"/>
    </w:rPr>
  </w:style>
  <w:style w:type="paragraph" w:styleId="4">
    <w:name w:val="heading 4"/>
    <w:basedOn w:val="a"/>
    <w:next w:val="a"/>
    <w:link w:val="40"/>
    <w:qFormat/>
    <w:rsid w:val="00921694"/>
    <w:pPr>
      <w:keepNext/>
      <w:jc w:val="both"/>
      <w:outlineLvl w:val="3"/>
    </w:pPr>
    <w:rPr>
      <w:b/>
      <w:i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EA25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Заголовок 3 Знак"/>
    <w:basedOn w:val="a0"/>
    <w:link w:val="3"/>
    <w:rsid w:val="00921694"/>
    <w:rPr>
      <w:rFonts w:ascii="Arial" w:eastAsia="Times New Roman" w:hAnsi="Arial" w:cs="Arial"/>
      <w:b/>
      <w:bCs/>
      <w:sz w:val="26"/>
      <w:szCs w:val="26"/>
      <w:lang w:eastAsia="ko-KR"/>
    </w:rPr>
  </w:style>
  <w:style w:type="character" w:customStyle="1" w:styleId="40">
    <w:name w:val="Заголовок 4 Знак"/>
    <w:basedOn w:val="a0"/>
    <w:link w:val="4"/>
    <w:rsid w:val="00921694"/>
    <w:rPr>
      <w:rFonts w:ascii="Times New Roman" w:eastAsia="Times New Roman" w:hAnsi="Times New Roman" w:cs="Times New Roman"/>
      <w:b/>
      <w:iCs/>
      <w:snapToGrid w:val="0"/>
      <w:sz w:val="24"/>
      <w:szCs w:val="20"/>
      <w:lang w:val="en-GB"/>
    </w:rPr>
  </w:style>
  <w:style w:type="paragraph" w:styleId="a4">
    <w:name w:val="List Paragraph"/>
    <w:basedOn w:val="a"/>
    <w:uiPriority w:val="34"/>
    <w:qFormat/>
    <w:rsid w:val="0061499E"/>
    <w:pPr>
      <w:ind w:left="720"/>
      <w:contextualSpacing/>
    </w:pPr>
  </w:style>
  <w:style w:type="paragraph" w:styleId="a5">
    <w:name w:val="header"/>
    <w:basedOn w:val="a"/>
    <w:link w:val="a6"/>
    <w:uiPriority w:val="99"/>
    <w:semiHidden/>
    <w:unhideWhenUsed/>
    <w:rsid w:val="001C1504"/>
    <w:pPr>
      <w:tabs>
        <w:tab w:val="center" w:pos="4677"/>
        <w:tab w:val="right" w:pos="9355"/>
      </w:tabs>
    </w:pPr>
    <w:rPr>
      <w:snapToGrid/>
      <w:szCs w:val="24"/>
      <w:lang w:val="ru-RU" w:eastAsia="ru-RU"/>
    </w:rPr>
  </w:style>
  <w:style w:type="character" w:customStyle="1" w:styleId="a6">
    <w:name w:val="Верхний колонтитул Знак"/>
    <w:basedOn w:val="a0"/>
    <w:link w:val="a5"/>
    <w:uiPriority w:val="99"/>
    <w:semiHidden/>
    <w:rsid w:val="001C1504"/>
    <w:rPr>
      <w:rFonts w:ascii="Times New Roman" w:eastAsia="Times New Roman" w:hAnsi="Times New Roman" w:cs="Times New Roman"/>
      <w:sz w:val="24"/>
      <w:szCs w:val="24"/>
      <w:lang w:eastAsia="ru-RU"/>
    </w:rPr>
  </w:style>
  <w:style w:type="paragraph" w:styleId="a7">
    <w:name w:val="Revision"/>
    <w:hidden/>
    <w:uiPriority w:val="99"/>
    <w:semiHidden/>
    <w:rsid w:val="00157104"/>
    <w:pPr>
      <w:spacing w:after="0" w:line="240" w:lineRule="auto"/>
    </w:pPr>
    <w:rPr>
      <w:rFonts w:ascii="Times New Roman" w:eastAsia="Times New Roman" w:hAnsi="Times New Roman" w:cs="Times New Roman"/>
      <w:snapToGrid w:val="0"/>
      <w:sz w:val="24"/>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microsoft.com/office/2011/relationships/people" Target="people.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Документ" ma:contentTypeID="0x0101001B23FA4538EC4947A6DE882ACF6250D2" ma:contentTypeVersion="0" ma:contentTypeDescription="Создание документа." ma:contentTypeScope="" ma:versionID="36f313e02a88aae6921060e48afa0d26">
  <xsd:schema xmlns:xsd="http://www.w3.org/2001/XMLSchema" xmlns:xs="http://www.w3.org/2001/XMLSchema" xmlns:p="http://schemas.microsoft.com/office/2006/metadata/properties" targetNamespace="http://schemas.microsoft.com/office/2006/metadata/properties" ma:root="true" ma:fieldsID="89d58f4857a619b7c345529988bca39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6D862CC-83AB-426C-B586-7E11D63CDC3A}">
  <ds:schemaRefs>
    <ds:schemaRef ds:uri="http://schemas.microsoft.com/sharepoint/v3/contenttype/forms"/>
  </ds:schemaRefs>
</ds:datastoreItem>
</file>

<file path=customXml/itemProps2.xml><?xml version="1.0" encoding="utf-8"?>
<ds:datastoreItem xmlns:ds="http://schemas.openxmlformats.org/officeDocument/2006/customXml" ds:itemID="{EDBAC33A-CC15-4EA6-A678-1BDEDC69AA5B}">
  <ds:schemaRefs>
    <ds:schemaRef ds:uri="http://schemas.openxmlformats.org/officeDocument/2006/bibliography"/>
  </ds:schemaRefs>
</ds:datastoreItem>
</file>

<file path=customXml/itemProps3.xml><?xml version="1.0" encoding="utf-8"?>
<ds:datastoreItem xmlns:ds="http://schemas.openxmlformats.org/officeDocument/2006/customXml" ds:itemID="{5E701E00-3B13-47B4-A133-85C98C3CBCB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43871EB-4B45-477D-BC08-5A56B5BF50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819</TotalTime>
  <Pages>1</Pages>
  <Words>14351</Words>
  <Characters>81807</Characters>
  <Application>Microsoft Office Word</Application>
  <DocSecurity>0</DocSecurity>
  <Lines>681</Lines>
  <Paragraphs>191</Paragraphs>
  <ScaleCrop>false</ScaleCrop>
  <HeadingPairs>
    <vt:vector size="2" baseType="variant">
      <vt:variant>
        <vt:lpstr>Название</vt:lpstr>
      </vt:variant>
      <vt:variant>
        <vt:i4>1</vt:i4>
      </vt:variant>
    </vt:vector>
  </HeadingPairs>
  <TitlesOfParts>
    <vt:vector size="1" baseType="lpstr">
      <vt:lpstr/>
    </vt:vector>
  </TitlesOfParts>
  <Company>SHQDC-CM-PSS01</Company>
  <LinksUpToDate>false</LinksUpToDate>
  <CharactersWithSpaces>95967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Вахитов Ренат Рифович</dc:creator>
  <cp:lastModifiedBy>7Я</cp:lastModifiedBy>
  <cp:revision>23</cp:revision>
  <cp:lastPrinted>2018-12-03T12:15:00Z</cp:lastPrinted>
  <dcterms:created xsi:type="dcterms:W3CDTF">2018-12-01T13:36:00Z</dcterms:created>
  <dcterms:modified xsi:type="dcterms:W3CDTF">2026-01-03T08:34:00Z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0x0101001B23FA4538EC4947A6DE882ACF6250D2</vt:lpwstr>
  </property>
</Properties>
</file>