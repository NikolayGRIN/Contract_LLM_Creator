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1379D" w14:textId="77777777" w:rsidR="00377C84" w:rsidRDefault="00377C84" w:rsidP="00C77EB2">
      <w:pPr>
        <w:pStyle w:val="a5"/>
        <w:spacing w:before="0"/>
        <w:ind w:firstLine="720"/>
        <w:jc w:val="center"/>
        <w:rPr>
          <w:bCs/>
          <w:szCs w:val="22"/>
        </w:rPr>
      </w:pPr>
    </w:p>
    <w:p w14:paraId="162F5E6D" w14:textId="77777777" w:rsidR="007A13FC" w:rsidRDefault="007A13FC" w:rsidP="00C77EB2">
      <w:pPr>
        <w:pStyle w:val="a5"/>
        <w:spacing w:before="0"/>
        <w:ind w:firstLine="720"/>
        <w:jc w:val="center"/>
        <w:rPr>
          <w:bCs/>
          <w:szCs w:val="22"/>
        </w:rPr>
      </w:pPr>
    </w:p>
    <w:p w14:paraId="32462DA7" w14:textId="77777777" w:rsidR="00824C7D" w:rsidRDefault="00824C7D" w:rsidP="00C77EB2">
      <w:pPr>
        <w:pStyle w:val="a5"/>
        <w:spacing w:before="0"/>
        <w:ind w:firstLine="720"/>
        <w:jc w:val="center"/>
        <w:rPr>
          <w:bCs/>
          <w:szCs w:val="22"/>
        </w:rPr>
      </w:pPr>
      <w:r>
        <w:rPr>
          <w:bCs/>
          <w:szCs w:val="22"/>
        </w:rPr>
        <w:t xml:space="preserve">ОФЕРТА </w:t>
      </w:r>
      <w:r w:rsidR="00C437BA">
        <w:rPr>
          <w:bCs/>
          <w:szCs w:val="22"/>
        </w:rPr>
        <w:t xml:space="preserve">О </w:t>
      </w:r>
      <w:r>
        <w:rPr>
          <w:bCs/>
          <w:szCs w:val="22"/>
        </w:rPr>
        <w:t>ЗАКЛЮЧЕНИ</w:t>
      </w:r>
      <w:r w:rsidR="00C437BA">
        <w:rPr>
          <w:bCs/>
          <w:szCs w:val="22"/>
        </w:rPr>
        <w:t>И</w:t>
      </w:r>
      <w:r>
        <w:rPr>
          <w:bCs/>
          <w:szCs w:val="22"/>
        </w:rPr>
        <w:t xml:space="preserve"> </w:t>
      </w:r>
      <w:r w:rsidRPr="00C77EB2">
        <w:rPr>
          <w:bCs/>
          <w:szCs w:val="22"/>
        </w:rPr>
        <w:t>ДОГОВОР</w:t>
      </w:r>
      <w:r>
        <w:rPr>
          <w:bCs/>
          <w:szCs w:val="22"/>
        </w:rPr>
        <w:t>А</w:t>
      </w:r>
      <w:r w:rsidRPr="00C77EB2">
        <w:rPr>
          <w:bCs/>
          <w:szCs w:val="22"/>
        </w:rPr>
        <w:t xml:space="preserve"> ПОСТАВКИ ОБОРУДОВАНИЯ</w:t>
      </w:r>
    </w:p>
    <w:p w14:paraId="49522008" w14:textId="77777777" w:rsidR="007A13FC" w:rsidRPr="00C77EB2" w:rsidRDefault="007A13FC" w:rsidP="00C77EB2">
      <w:pPr>
        <w:pStyle w:val="a5"/>
        <w:spacing w:before="0"/>
        <w:ind w:firstLine="720"/>
        <w:jc w:val="center"/>
        <w:rPr>
          <w:bCs/>
          <w:szCs w:val="22"/>
        </w:r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824C7D" w14:paraId="1E816647" w14:textId="77777777">
        <w:trPr>
          <w:trHeight w:val="264"/>
        </w:trPr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ТекстовоеПоле200"/>
          <w:p w14:paraId="6EA3ADDE" w14:textId="77777777" w:rsidR="00824C7D" w:rsidRDefault="007F36F2">
            <w:pPr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ТекстовоеПоле200"/>
                  <w:enabled/>
                  <w:calcOnExit w:val="0"/>
                  <w:textInput>
                    <w:default w:val="г. Москва"/>
                  </w:textInput>
                </w:ffData>
              </w:fldChar>
            </w:r>
            <w:r w:rsidR="00824C7D"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24C7D">
              <w:rPr>
                <w:i/>
                <w:noProof/>
              </w:rPr>
              <w:t>г. Москва</w:t>
            </w:r>
            <w:r>
              <w:rPr>
                <w:i/>
              </w:rPr>
              <w:fldChar w:fldCharType="end"/>
            </w:r>
            <w:bookmarkEnd w:id="0"/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20B1F" w14:textId="77777777" w:rsidR="00824C7D" w:rsidRDefault="00824C7D" w:rsidP="00D47636">
            <w:pPr>
              <w:jc w:val="right"/>
            </w:pPr>
          </w:p>
        </w:tc>
      </w:tr>
    </w:tbl>
    <w:p w14:paraId="653D663E" w14:textId="77777777" w:rsidR="00824C7D" w:rsidRDefault="00824405" w:rsidP="003030AA">
      <w:pPr>
        <w:jc w:val="both"/>
      </w:pPr>
      <w:r>
        <w:t>Публичное</w:t>
      </w:r>
      <w:r w:rsidRPr="00C124A3">
        <w:t xml:space="preserve"> </w:t>
      </w:r>
      <w:r w:rsidR="00824C7D" w:rsidRPr="00C124A3">
        <w:t xml:space="preserve">акционерное общество "Центральный телеграф", именуемое в дальнейшем "Поставщик", в лице </w:t>
      </w:r>
      <w:bookmarkStart w:id="1" w:name="ТекстовоеПоле201"/>
      <w:r w:rsidR="00CE0192" w:rsidRPr="006118BB">
        <w:t xml:space="preserve">Генерального директора </w:t>
      </w:r>
      <w:r w:rsidR="00A05F24" w:rsidRPr="00A05F24">
        <w:t>Снытко Александр</w:t>
      </w:r>
      <w:r w:rsidR="00A05F24">
        <w:t>а</w:t>
      </w:r>
      <w:r w:rsidR="00A05F24" w:rsidRPr="00A05F24">
        <w:t xml:space="preserve"> Евгеньевич</w:t>
      </w:r>
      <w:r w:rsidR="00A05F24">
        <w:t>а</w:t>
      </w:r>
      <w:r w:rsidR="00CE0192">
        <w:t xml:space="preserve">, действующего на основании Устава, </w:t>
      </w:r>
      <w:bookmarkEnd w:id="1"/>
      <w:r w:rsidR="00824C7D">
        <w:t xml:space="preserve">заключит договор поставки оборудования на нижеследующих условиях с любым лицом, отвечающим критериям, изложенным в п. 1.1. и </w:t>
      </w:r>
      <w:r w:rsidR="00C437BA">
        <w:t>принявшим настоящую оферту о заключении договора поставки оборудования</w:t>
      </w:r>
      <w:r w:rsidR="00BB6653">
        <w:t xml:space="preserve"> </w:t>
      </w:r>
      <w:r w:rsidR="00C437BA" w:rsidRPr="00C02FDE">
        <w:t>(совершившим акцепт) в порядке, предусмотренном настоящей офертой (далее –</w:t>
      </w:r>
      <w:r w:rsidR="00031B25" w:rsidRPr="00031B25">
        <w:t xml:space="preserve"> </w:t>
      </w:r>
      <w:r w:rsidR="00C437BA">
        <w:t>Покупатель</w:t>
      </w:r>
      <w:r w:rsidR="00C437BA" w:rsidRPr="00C02FDE">
        <w:t>). </w:t>
      </w:r>
    </w:p>
    <w:p w14:paraId="7F88380E" w14:textId="77777777" w:rsidR="00332AA2" w:rsidRDefault="006C6EF5">
      <w:pPr>
        <w:pStyle w:val="ConsNonformat"/>
        <w:widowControl/>
        <w:suppressAutoHyphens/>
        <w:spacing w:before="120"/>
        <w:jc w:val="center"/>
        <w:rPr>
          <w:rFonts w:ascii="Times New Roman" w:hAnsi="Times New Roman"/>
          <w:b/>
        </w:rPr>
      </w:pPr>
      <w:r w:rsidRPr="006C6EF5">
        <w:rPr>
          <w:rFonts w:ascii="Times New Roman" w:hAnsi="Times New Roman"/>
          <w:b/>
        </w:rPr>
        <w:t xml:space="preserve">1. </w:t>
      </w:r>
      <w:r w:rsidR="008E4A66">
        <w:rPr>
          <w:rFonts w:ascii="Times New Roman" w:hAnsi="Times New Roman"/>
          <w:b/>
        </w:rPr>
        <w:t xml:space="preserve">ПРЕДМЕТ ДОГОВОРА И ПОРЯДОК ЗАКЛЮЧЕНИЯ </w:t>
      </w:r>
    </w:p>
    <w:p w14:paraId="27DB61A1" w14:textId="77777777" w:rsidR="002A7831" w:rsidRDefault="00824C7D" w:rsidP="002A7831">
      <w:pPr>
        <w:pStyle w:val="a5"/>
        <w:spacing w:before="0"/>
        <w:ind w:firstLine="720"/>
        <w:rPr>
          <w:bCs/>
        </w:rPr>
      </w:pPr>
      <w:r w:rsidRPr="00D75CF5">
        <w:rPr>
          <w:bCs/>
        </w:rPr>
        <w:t xml:space="preserve">1.1. Поставщик обязуется передать в обусловленный настоящим Договором срок в собственность Покупателя </w:t>
      </w:r>
      <w:r w:rsidR="006C6EF5" w:rsidRPr="00D75CF5">
        <w:rPr>
          <w:bCs/>
        </w:rPr>
        <w:t>– юридического лица на основании соответствующей Заявки оборудование в соответствии со Спецификацией оборудования (Приложение №1 к настоящему Договору), в комплекте с технической документацией на поставляемое оборудование (далее - оборудование), а Покупатель обязуется принять и оплатить оборудование, в порядке и в сроки, предусмотренные настоящим Договором.</w:t>
      </w:r>
    </w:p>
    <w:p w14:paraId="263D30BC" w14:textId="77777777" w:rsidR="002556DD" w:rsidRPr="002A7831" w:rsidRDefault="002A7831" w:rsidP="002A7831">
      <w:pPr>
        <w:pStyle w:val="a5"/>
        <w:spacing w:before="0"/>
        <w:ind w:firstLine="720"/>
        <w:rPr>
          <w:bCs/>
        </w:rPr>
      </w:pPr>
      <w:r>
        <w:rPr>
          <w:bCs/>
        </w:rPr>
        <w:t xml:space="preserve">1.2. </w:t>
      </w:r>
      <w:r w:rsidR="007007FC">
        <w:t xml:space="preserve">Заключением Договора, то есть полным и безоговорочным принятием Покупателем условий Договора и всех его Приложений, являющихся неотъемлемой частью Договора, в соответствии с п.1 ст.433 и ст.438 ГК РФ является оплата Покупателем счета </w:t>
      </w:r>
      <w:r w:rsidR="007007FC">
        <w:rPr>
          <w:bCs/>
        </w:rPr>
        <w:t>на оплату аванса в размере 100% от стоимости оборудования</w:t>
      </w:r>
      <w:r w:rsidR="00031B25" w:rsidRPr="00031B25">
        <w:rPr>
          <w:bCs/>
        </w:rPr>
        <w:t>.</w:t>
      </w:r>
      <w:r w:rsidR="00A90803" w:rsidRPr="006A1F60">
        <w:rPr>
          <w:bCs/>
        </w:rPr>
        <w:t xml:space="preserve"> </w:t>
      </w:r>
    </w:p>
    <w:p w14:paraId="14836E92" w14:textId="77777777" w:rsidR="00824C7D" w:rsidRPr="00D75CF5" w:rsidRDefault="007007FC" w:rsidP="004C305B">
      <w:pPr>
        <w:pStyle w:val="a5"/>
        <w:spacing w:before="0"/>
        <w:ind w:firstLine="720"/>
        <w:rPr>
          <w:bCs/>
          <w:iCs/>
        </w:rPr>
      </w:pPr>
      <w:r w:rsidRPr="007007FC">
        <w:rPr>
          <w:bCs/>
        </w:rPr>
        <w:t xml:space="preserve">Поставка оборудования осуществляется </w:t>
      </w:r>
      <w:r w:rsidRPr="007007FC">
        <w:rPr>
          <w:bCs/>
          <w:iCs/>
        </w:rPr>
        <w:t>в течение 5</w:t>
      </w:r>
      <w:r w:rsidR="00031B25" w:rsidRPr="00031B25">
        <w:rPr>
          <w:bCs/>
          <w:iCs/>
        </w:rPr>
        <w:t>-</w:t>
      </w:r>
      <w:r w:rsidR="00031B25">
        <w:rPr>
          <w:bCs/>
          <w:iCs/>
        </w:rPr>
        <w:t>ти</w:t>
      </w:r>
      <w:r w:rsidRPr="007007FC">
        <w:rPr>
          <w:bCs/>
          <w:iCs/>
        </w:rPr>
        <w:t xml:space="preserve"> рабочих дней с даты получения Заявки на поставку оборудования при условии зачисления аванса на расчетный счет Поставщика.</w:t>
      </w:r>
    </w:p>
    <w:p w14:paraId="11359B74" w14:textId="77777777" w:rsidR="00FD2A25" w:rsidRPr="001E08CA" w:rsidRDefault="007007FC" w:rsidP="00C124A3">
      <w:pPr>
        <w:pStyle w:val="a5"/>
        <w:spacing w:before="0"/>
        <w:ind w:firstLine="720"/>
        <w:rPr>
          <w:bCs/>
        </w:rPr>
      </w:pPr>
      <w:r w:rsidRPr="007007FC">
        <w:rPr>
          <w:bCs/>
        </w:rPr>
        <w:t>1.</w:t>
      </w:r>
      <w:r w:rsidR="002A7831">
        <w:rPr>
          <w:bCs/>
        </w:rPr>
        <w:t>3</w:t>
      </w:r>
      <w:r w:rsidR="00724571">
        <w:rPr>
          <w:bCs/>
        </w:rPr>
        <w:t>.</w:t>
      </w:r>
      <w:r w:rsidR="00824C7D" w:rsidRPr="00724571">
        <w:rPr>
          <w:bCs/>
        </w:rPr>
        <w:t xml:space="preserve"> Место поставки </w:t>
      </w:r>
      <w:bookmarkStart w:id="2" w:name="OLE_LINK3"/>
      <w:bookmarkStart w:id="3" w:name="OLE_LINK4"/>
      <w:r w:rsidR="00824C7D" w:rsidRPr="00724571">
        <w:rPr>
          <w:bCs/>
        </w:rPr>
        <w:t xml:space="preserve">– </w:t>
      </w:r>
      <w:r w:rsidR="00C437BA" w:rsidRPr="00724571">
        <w:rPr>
          <w:bCs/>
        </w:rPr>
        <w:t>указывается</w:t>
      </w:r>
      <w:r w:rsidR="00824C7D" w:rsidRPr="00724571">
        <w:rPr>
          <w:bCs/>
        </w:rPr>
        <w:t xml:space="preserve"> Покупател</w:t>
      </w:r>
      <w:r w:rsidR="00C437BA" w:rsidRPr="00724571">
        <w:rPr>
          <w:bCs/>
        </w:rPr>
        <w:t>ем в Заявке</w:t>
      </w:r>
      <w:r w:rsidR="00824C7D" w:rsidRPr="00724571">
        <w:rPr>
          <w:bCs/>
        </w:rPr>
        <w:t xml:space="preserve"> (только Москва и Московская область).</w:t>
      </w:r>
      <w:r w:rsidR="006C6EF5" w:rsidRPr="006C6EF5">
        <w:rPr>
          <w:bCs/>
        </w:rPr>
        <w:t xml:space="preserve"> </w:t>
      </w:r>
    </w:p>
    <w:bookmarkEnd w:id="2"/>
    <w:bookmarkEnd w:id="3"/>
    <w:p w14:paraId="50995E66" w14:textId="77777777" w:rsidR="00D22534" w:rsidRDefault="006C6EF5" w:rsidP="00C124A3">
      <w:pPr>
        <w:pStyle w:val="a5"/>
        <w:spacing w:before="0"/>
        <w:ind w:firstLine="720"/>
        <w:rPr>
          <w:bCs/>
        </w:rPr>
      </w:pPr>
      <w:r w:rsidRPr="006C6EF5">
        <w:rPr>
          <w:bCs/>
        </w:rPr>
        <w:t>1.</w:t>
      </w:r>
      <w:r w:rsidR="002A7831">
        <w:rPr>
          <w:bCs/>
        </w:rPr>
        <w:t>4</w:t>
      </w:r>
      <w:r w:rsidR="00824C7D" w:rsidRPr="00724571">
        <w:rPr>
          <w:bCs/>
        </w:rPr>
        <w:t xml:space="preserve"> Доставка </w:t>
      </w:r>
      <w:r w:rsidR="00D22534">
        <w:rPr>
          <w:bCs/>
        </w:rPr>
        <w:t xml:space="preserve">осуществляется </w:t>
      </w:r>
      <w:r w:rsidR="00BA184A">
        <w:rPr>
          <w:bCs/>
        </w:rPr>
        <w:t xml:space="preserve">транспортом </w:t>
      </w:r>
      <w:r w:rsidR="00D22534">
        <w:rPr>
          <w:bCs/>
        </w:rPr>
        <w:t xml:space="preserve">Поставщиком за счет Покупателя. </w:t>
      </w:r>
    </w:p>
    <w:p w14:paraId="26C73DCE" w14:textId="77777777" w:rsidR="00824C7D" w:rsidRPr="00724571" w:rsidRDefault="006C6EF5" w:rsidP="00C124A3">
      <w:pPr>
        <w:adjustRightInd w:val="0"/>
        <w:ind w:firstLine="720"/>
        <w:rPr>
          <w:bCs/>
        </w:rPr>
      </w:pPr>
      <w:r w:rsidRPr="006C6EF5">
        <w:rPr>
          <w:bCs/>
        </w:rPr>
        <w:t>1.</w:t>
      </w:r>
      <w:r w:rsidR="00BA184A">
        <w:rPr>
          <w:bCs/>
        </w:rPr>
        <w:t>5</w:t>
      </w:r>
      <w:r w:rsidRPr="006C6EF5">
        <w:rPr>
          <w:bCs/>
        </w:rPr>
        <w:t>. </w:t>
      </w:r>
      <w:r w:rsidRPr="006C6EF5">
        <w:t>Поставщик вправе произвести досрочную поставку оборудования.</w:t>
      </w:r>
    </w:p>
    <w:p w14:paraId="449ADE01" w14:textId="77777777" w:rsidR="00824C7D" w:rsidRPr="00C124A3" w:rsidRDefault="00824C7D" w:rsidP="00C124A3">
      <w:pPr>
        <w:pStyle w:val="Header1"/>
        <w:keepLines w:val="0"/>
        <w:spacing w:before="120"/>
        <w:rPr>
          <w:sz w:val="20"/>
        </w:rPr>
      </w:pPr>
      <w:r w:rsidRPr="00C124A3">
        <w:rPr>
          <w:sz w:val="20"/>
        </w:rPr>
        <w:t>2. ЦЕНА ДОГОВОРА И ПОРЯДОК РАСЧЕТА</w:t>
      </w:r>
    </w:p>
    <w:p w14:paraId="0443A1DC" w14:textId="77777777" w:rsidR="00824C7D" w:rsidRPr="006A1F60" w:rsidRDefault="00824C7D" w:rsidP="00C124A3">
      <w:pPr>
        <w:adjustRightInd w:val="0"/>
        <w:ind w:firstLine="720"/>
        <w:jc w:val="both"/>
        <w:rPr>
          <w:i/>
          <w:iCs/>
        </w:rPr>
      </w:pPr>
      <w:r w:rsidRPr="006A1F60">
        <w:rPr>
          <w:bCs/>
        </w:rPr>
        <w:t>2.1. </w:t>
      </w:r>
      <w:r>
        <w:rPr>
          <w:bCs/>
        </w:rPr>
        <w:t xml:space="preserve"> Цена Договора определяется в Заявке </w:t>
      </w:r>
      <w:r w:rsidR="000C1B57">
        <w:rPr>
          <w:bCs/>
        </w:rPr>
        <w:t xml:space="preserve">(Приложение №2) </w:t>
      </w:r>
      <w:r>
        <w:rPr>
          <w:bCs/>
        </w:rPr>
        <w:t xml:space="preserve">на поставку оборудования. Количество заявок не ограничено. </w:t>
      </w:r>
    </w:p>
    <w:p w14:paraId="31A53211" w14:textId="77777777" w:rsidR="00824C7D" w:rsidRPr="006A1F60" w:rsidRDefault="00824C7D" w:rsidP="00C124A3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2.2. В случае снятия с производства модели оборудования, указанной в Спецификации, Поставщик вправе поставить оборудование с аналогичными или улучшенными характеристиками без изменения цены, указанной в настоящем Договоре.</w:t>
      </w:r>
    </w:p>
    <w:p w14:paraId="297E720C" w14:textId="77777777" w:rsidR="00824C7D" w:rsidRPr="00611CD8" w:rsidRDefault="00824C7D" w:rsidP="00611CD8">
      <w:pPr>
        <w:pStyle w:val="a5"/>
        <w:spacing w:before="0"/>
        <w:ind w:firstLine="720"/>
        <w:rPr>
          <w:bCs/>
          <w:szCs w:val="22"/>
        </w:rPr>
      </w:pPr>
      <w:r w:rsidRPr="006A1F60">
        <w:rPr>
          <w:bCs/>
        </w:rPr>
        <w:t xml:space="preserve">2.3.  В течение </w:t>
      </w:r>
      <w:r w:rsidR="0017736B">
        <w:rPr>
          <w:bCs/>
        </w:rPr>
        <w:t>2</w:t>
      </w:r>
      <w:r w:rsidRPr="006A1F60">
        <w:rPr>
          <w:bCs/>
        </w:rPr>
        <w:t xml:space="preserve"> (</w:t>
      </w:r>
      <w:r w:rsidR="00031B25">
        <w:rPr>
          <w:bCs/>
        </w:rPr>
        <w:t>д</w:t>
      </w:r>
      <w:r w:rsidR="0017736B">
        <w:rPr>
          <w:bCs/>
        </w:rPr>
        <w:t>вух</w:t>
      </w:r>
      <w:r w:rsidRPr="006A1F60">
        <w:rPr>
          <w:bCs/>
        </w:rPr>
        <w:t xml:space="preserve">) рабочих дней с момента </w:t>
      </w:r>
      <w:r w:rsidR="0017736B">
        <w:rPr>
          <w:bCs/>
        </w:rPr>
        <w:t>получения подписанной Покупателем Заявки на поставку оборудования (</w:t>
      </w:r>
      <w:r w:rsidRPr="006A1F60">
        <w:rPr>
          <w:bCs/>
        </w:rPr>
        <w:t xml:space="preserve">Поставщик выставляет </w:t>
      </w:r>
      <w:r>
        <w:rPr>
          <w:bCs/>
        </w:rPr>
        <w:t>Покупателю</w:t>
      </w:r>
      <w:r w:rsidRPr="006A1F60">
        <w:rPr>
          <w:bCs/>
        </w:rPr>
        <w:t xml:space="preserve"> счет на оплату аванса в размере 100% от стоимости </w:t>
      </w:r>
      <w:r w:rsidR="00D75CF5">
        <w:rPr>
          <w:bCs/>
        </w:rPr>
        <w:t>о</w:t>
      </w:r>
      <w:r>
        <w:rPr>
          <w:bCs/>
        </w:rPr>
        <w:t>борудования</w:t>
      </w:r>
      <w:r w:rsidRPr="006A1F60">
        <w:rPr>
          <w:bCs/>
        </w:rPr>
        <w:t>. Покупатель оплачивает</w:t>
      </w:r>
      <w:r w:rsidRPr="00611CD8">
        <w:rPr>
          <w:bCs/>
          <w:szCs w:val="22"/>
        </w:rPr>
        <w:t xml:space="preserve"> счет на оплату аванса в течение </w:t>
      </w:r>
      <w:r w:rsidR="0017736B">
        <w:rPr>
          <w:bCs/>
          <w:szCs w:val="22"/>
        </w:rPr>
        <w:t>3</w:t>
      </w:r>
      <w:r w:rsidRPr="00611CD8">
        <w:rPr>
          <w:bCs/>
          <w:szCs w:val="22"/>
        </w:rPr>
        <w:t xml:space="preserve"> (</w:t>
      </w:r>
      <w:r w:rsidR="008E4A66">
        <w:rPr>
          <w:bCs/>
          <w:szCs w:val="22"/>
        </w:rPr>
        <w:t>Трех</w:t>
      </w:r>
      <w:r w:rsidRPr="00611CD8">
        <w:rPr>
          <w:bCs/>
          <w:szCs w:val="22"/>
        </w:rPr>
        <w:t xml:space="preserve">) рабочих дней с даты выставления счета. </w:t>
      </w:r>
    </w:p>
    <w:p w14:paraId="72E9EEDA" w14:textId="77777777" w:rsidR="00824C7D" w:rsidRPr="006A1F60" w:rsidRDefault="00824C7D" w:rsidP="00C124A3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2.</w:t>
      </w:r>
      <w:r>
        <w:rPr>
          <w:bCs/>
        </w:rPr>
        <w:t>4</w:t>
      </w:r>
      <w:r w:rsidRPr="006A1F60">
        <w:rPr>
          <w:bCs/>
        </w:rPr>
        <w:t xml:space="preserve">. Моментом исполнения обязательств Покупателя по оплате </w:t>
      </w:r>
      <w:r w:rsidR="003238AB">
        <w:rPr>
          <w:bCs/>
        </w:rPr>
        <w:t>о</w:t>
      </w:r>
      <w:r w:rsidRPr="006A1F60">
        <w:rPr>
          <w:bCs/>
        </w:rPr>
        <w:t>борудования считается момент зачисления денежных средств на расчетный счет Поставщика.</w:t>
      </w:r>
    </w:p>
    <w:p w14:paraId="137D1FC1" w14:textId="77777777" w:rsidR="00824C7D" w:rsidRPr="0044090B" w:rsidRDefault="00824C7D" w:rsidP="00C124A3">
      <w:pPr>
        <w:pStyle w:val="Header1"/>
        <w:keepLines w:val="0"/>
        <w:spacing w:before="120"/>
        <w:rPr>
          <w:sz w:val="20"/>
        </w:rPr>
      </w:pPr>
      <w:r w:rsidRPr="0044090B">
        <w:rPr>
          <w:sz w:val="20"/>
        </w:rPr>
        <w:t>3. ПОРЯДОК СДАЧИ И ПРИЕМКИ</w:t>
      </w:r>
    </w:p>
    <w:p w14:paraId="4237DAA6" w14:textId="77777777" w:rsidR="00824C7D" w:rsidRPr="00031B25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3.1. Поставщик извещает Покупателя о готовности оборудования к отправке за 2 (два) дня до отправки оборудования.</w:t>
      </w:r>
    </w:p>
    <w:p w14:paraId="73CBDA3C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3.</w:t>
      </w:r>
      <w:r w:rsidRPr="003C41D1">
        <w:rPr>
          <w:bCs/>
        </w:rPr>
        <w:t>2</w:t>
      </w:r>
      <w:r>
        <w:rPr>
          <w:bCs/>
        </w:rPr>
        <w:t xml:space="preserve">. Приемка оборудования производится Покупателем по адресу, указанному </w:t>
      </w:r>
      <w:r w:rsidR="00724571">
        <w:rPr>
          <w:bCs/>
        </w:rPr>
        <w:t>Заявке</w:t>
      </w:r>
      <w:r>
        <w:rPr>
          <w:bCs/>
        </w:rPr>
        <w:t>.</w:t>
      </w:r>
    </w:p>
    <w:p w14:paraId="6E801805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 xml:space="preserve">На оборудование, подлежащее обязательной сертификации в соответствии с законодательством Российской Федерации, Поставщик обязан передать вместе с оборудованием сертификаты соответствия, выданные по правилам Системы сертификации ГОСТ Р. </w:t>
      </w:r>
    </w:p>
    <w:p w14:paraId="43266B22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Качество оборудования подтверждается сертификатом качества оборудования, выданным в установленном порядке, и разрешением на использование оборудования на территории Российской Федерации. Сертификатом также должны быть подтверждены безопасность оборудования для жизни, здоровья потребителей, охраны окружающей среды и не причинение вреда имуществу потребителей.</w:t>
      </w:r>
    </w:p>
    <w:p w14:paraId="33E8BFCF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3.</w:t>
      </w:r>
      <w:r w:rsidRPr="003C41D1">
        <w:rPr>
          <w:bCs/>
        </w:rPr>
        <w:t>3</w:t>
      </w:r>
      <w:r>
        <w:rPr>
          <w:bCs/>
        </w:rPr>
        <w:t>. При получении оборудования представитель Покупателя обязан предоставить Поставщику оригинал Доверенности на получение товарно-материальных ценностей, оформленной надлежащим образом.</w:t>
      </w:r>
    </w:p>
    <w:p w14:paraId="0313347B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3.</w:t>
      </w:r>
      <w:r w:rsidRPr="003C41D1">
        <w:rPr>
          <w:bCs/>
        </w:rPr>
        <w:t>4</w:t>
      </w:r>
      <w:r>
        <w:rPr>
          <w:bCs/>
        </w:rPr>
        <w:t xml:space="preserve">. Упаковка оборудования должна обеспечивать его сохранность при обычных условиях хранения и транспортировки. </w:t>
      </w:r>
    </w:p>
    <w:p w14:paraId="12D102B7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3.</w:t>
      </w:r>
      <w:r w:rsidRPr="003C41D1">
        <w:rPr>
          <w:bCs/>
        </w:rPr>
        <w:t>5</w:t>
      </w:r>
      <w:r>
        <w:rPr>
          <w:bCs/>
        </w:rPr>
        <w:t>. Приемка оборудования осуществляется Покупателем путем проверки:</w:t>
      </w:r>
    </w:p>
    <w:p w14:paraId="7761EA84" w14:textId="77777777" w:rsidR="00824C7D" w:rsidRDefault="00824C7D" w:rsidP="006A1F60">
      <w:pPr>
        <w:pStyle w:val="a5"/>
        <w:spacing w:before="0"/>
        <w:ind w:firstLine="720"/>
        <w:rPr>
          <w:bCs/>
        </w:rPr>
      </w:pPr>
      <w:r>
        <w:rPr>
          <w:bCs/>
        </w:rPr>
        <w:t>соответствия наименования, количества и комплектности передаваемого оборудования товаросопроводительной документации, прилагаемой к поставленному оборудованию, и Спецификации (Приложение №1 к настоящему Договору);</w:t>
      </w:r>
    </w:p>
    <w:p w14:paraId="026EB81A" w14:textId="77777777" w:rsidR="00824C7D" w:rsidRDefault="00824C7D" w:rsidP="006A1F60">
      <w:pPr>
        <w:pStyle w:val="a5"/>
        <w:spacing w:before="0"/>
        <w:ind w:firstLine="720"/>
        <w:rPr>
          <w:bCs/>
        </w:rPr>
      </w:pPr>
      <w:r>
        <w:rPr>
          <w:bCs/>
        </w:rPr>
        <w:t>отсутствия видимых повреждений оборудования и его упаковки.</w:t>
      </w:r>
    </w:p>
    <w:p w14:paraId="6C997185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 xml:space="preserve">3.6. При несоответствии передаваемого оборудования (по наименованию, количеству, </w:t>
      </w:r>
      <w:r>
        <w:rPr>
          <w:bCs/>
        </w:rPr>
        <w:t>комплектности</w:t>
      </w:r>
      <w:r w:rsidRPr="006A1F60">
        <w:rPr>
          <w:bCs/>
        </w:rPr>
        <w:t xml:space="preserve">) Спецификации или товаросопроводительной документации </w:t>
      </w:r>
      <w:r w:rsidR="00D47636">
        <w:rPr>
          <w:bCs/>
        </w:rPr>
        <w:t xml:space="preserve">в акте приема-передачи оборудования </w:t>
      </w:r>
      <w:r w:rsidR="002B21D2">
        <w:rPr>
          <w:bCs/>
        </w:rPr>
        <w:t xml:space="preserve">в собственность </w:t>
      </w:r>
      <w:r w:rsidRPr="006A1F60">
        <w:rPr>
          <w:bCs/>
        </w:rPr>
        <w:t xml:space="preserve">должна быть сделана отметка о фактически принятом наименовании, количестве и </w:t>
      </w:r>
      <w:r>
        <w:rPr>
          <w:bCs/>
        </w:rPr>
        <w:t>комплектности</w:t>
      </w:r>
      <w:r w:rsidRPr="006A1F60">
        <w:rPr>
          <w:bCs/>
        </w:rPr>
        <w:t xml:space="preserve"> оборудования, заверенная подписями и печатями Сторон. </w:t>
      </w:r>
    </w:p>
    <w:p w14:paraId="55A4DE5F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3.</w:t>
      </w:r>
      <w:r w:rsidRPr="003C41D1">
        <w:rPr>
          <w:bCs/>
        </w:rPr>
        <w:t>7</w:t>
      </w:r>
      <w:r>
        <w:rPr>
          <w:bCs/>
        </w:rPr>
        <w:t xml:space="preserve">. Дата подписания Сторонами </w:t>
      </w:r>
      <w:r w:rsidR="0092473F">
        <w:rPr>
          <w:bCs/>
        </w:rPr>
        <w:t xml:space="preserve">акта приема-передачи оборудования </w:t>
      </w:r>
      <w:r w:rsidR="002B21D2">
        <w:rPr>
          <w:bCs/>
        </w:rPr>
        <w:t xml:space="preserve">в собственность </w:t>
      </w:r>
      <w:r>
        <w:rPr>
          <w:bCs/>
        </w:rPr>
        <w:t>считается датой поставки оборудования.</w:t>
      </w:r>
    </w:p>
    <w:p w14:paraId="30F3D860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lastRenderedPageBreak/>
        <w:t>3.</w:t>
      </w:r>
      <w:r w:rsidRPr="003C41D1">
        <w:rPr>
          <w:bCs/>
        </w:rPr>
        <w:t>8</w:t>
      </w:r>
      <w:r>
        <w:rPr>
          <w:bCs/>
        </w:rPr>
        <w:t>. Право собственности на оборудование переходит от Поставщика к Покупателю с даты подписания Сторонами</w:t>
      </w:r>
      <w:r w:rsidR="00311158">
        <w:rPr>
          <w:bCs/>
        </w:rPr>
        <w:t xml:space="preserve"> акта приема-передачи оборудования</w:t>
      </w:r>
      <w:r w:rsidR="002B21D2">
        <w:rPr>
          <w:bCs/>
        </w:rPr>
        <w:t xml:space="preserve"> в собственность</w:t>
      </w:r>
      <w:r>
        <w:rPr>
          <w:bCs/>
        </w:rPr>
        <w:t>.</w:t>
      </w:r>
    </w:p>
    <w:p w14:paraId="15C0AA01" w14:textId="77777777" w:rsidR="00824C7D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 xml:space="preserve">3.9. Риск случайной гибели </w:t>
      </w:r>
      <w:r w:rsidR="00031B25">
        <w:rPr>
          <w:bCs/>
        </w:rPr>
        <w:t xml:space="preserve">оборудования </w:t>
      </w:r>
      <w:r>
        <w:rPr>
          <w:bCs/>
        </w:rPr>
        <w:t xml:space="preserve">несет Покупатель с момента подписания Сторонами </w:t>
      </w:r>
      <w:r w:rsidR="00311158">
        <w:rPr>
          <w:bCs/>
        </w:rPr>
        <w:t>акта приема-передачи оборудования</w:t>
      </w:r>
      <w:r w:rsidR="002B21D2">
        <w:rPr>
          <w:bCs/>
        </w:rPr>
        <w:t xml:space="preserve"> в собственность</w:t>
      </w:r>
      <w:r>
        <w:rPr>
          <w:bCs/>
        </w:rPr>
        <w:t>.</w:t>
      </w:r>
    </w:p>
    <w:p w14:paraId="1B4694A6" w14:textId="77777777" w:rsidR="00824C7D" w:rsidRPr="006A1F60" w:rsidRDefault="00824C7D" w:rsidP="006A1F60">
      <w:pPr>
        <w:pStyle w:val="a5"/>
        <w:spacing w:before="0"/>
        <w:ind w:firstLine="720"/>
        <w:rPr>
          <w:bCs/>
        </w:rPr>
      </w:pPr>
      <w:r w:rsidRPr="006A1F60">
        <w:rPr>
          <w:bCs/>
        </w:rPr>
        <w:t>3.10. </w:t>
      </w:r>
      <w:r>
        <w:rPr>
          <w:bCs/>
        </w:rPr>
        <w:t>Покупатель осуществляют приемку оборудования по качеству в течение 5 (пяти) рабочих дней с даты подписания Сторонами</w:t>
      </w:r>
      <w:r w:rsidR="00311158">
        <w:rPr>
          <w:bCs/>
        </w:rPr>
        <w:t xml:space="preserve"> акта приема-передачи оборудования</w:t>
      </w:r>
      <w:r w:rsidR="002B21D2">
        <w:rPr>
          <w:bCs/>
        </w:rPr>
        <w:t xml:space="preserve"> в собственность</w:t>
      </w:r>
      <w:r>
        <w:rPr>
          <w:bCs/>
        </w:rPr>
        <w:t xml:space="preserve">. </w:t>
      </w:r>
      <w:r w:rsidRPr="006A1F60">
        <w:rPr>
          <w:bCs/>
        </w:rPr>
        <w:t>В случае нарушения указанного срока Поставщик вправе отказаться от удовлетворения требований Покупателя на основании ст.ст.468, 483, 513 Гражданского кодекса Российской Федерации.</w:t>
      </w:r>
      <w:r>
        <w:rPr>
          <w:bCs/>
        </w:rPr>
        <w:t xml:space="preserve"> Если Покупатель в течение указанного срока не предъявил претензии к качеству полученного Оборудования, оно считается поставленным с надлежащим качеством.</w:t>
      </w:r>
    </w:p>
    <w:p w14:paraId="7DC16530" w14:textId="77777777" w:rsidR="00824C7D" w:rsidRPr="0044090B" w:rsidRDefault="00824C7D" w:rsidP="00C124A3">
      <w:pPr>
        <w:pStyle w:val="Header1"/>
        <w:keepLines w:val="0"/>
        <w:spacing w:before="120"/>
        <w:rPr>
          <w:sz w:val="20"/>
        </w:rPr>
      </w:pPr>
      <w:r w:rsidRPr="0044090B">
        <w:rPr>
          <w:sz w:val="20"/>
        </w:rPr>
        <w:t>4.ГАРАНТИЙНЫЕ ОБЯЗАТЕЛЬСТВА</w:t>
      </w:r>
    </w:p>
    <w:p w14:paraId="7F53EE2D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 xml:space="preserve">4.1. Поставщик обеспечивает гарантийное обслуживание поставленного оборудования (его комплектующих) в течение </w:t>
      </w:r>
      <w:r>
        <w:rPr>
          <w:bCs/>
        </w:rPr>
        <w:t>12</w:t>
      </w:r>
      <w:r w:rsidR="00031B25">
        <w:rPr>
          <w:bCs/>
        </w:rPr>
        <w:t>-ти</w:t>
      </w:r>
      <w:r>
        <w:rPr>
          <w:bCs/>
        </w:rPr>
        <w:t xml:space="preserve"> </w:t>
      </w:r>
      <w:r w:rsidRPr="00B139B7">
        <w:rPr>
          <w:bCs/>
        </w:rPr>
        <w:t>месяцев со дня</w:t>
      </w:r>
      <w:r w:rsidR="00311158">
        <w:rPr>
          <w:bCs/>
        </w:rPr>
        <w:t xml:space="preserve"> подписания Сторонами акта приема-передачи оборудования</w:t>
      </w:r>
      <w:r w:rsidRPr="00B139B7">
        <w:rPr>
          <w:bCs/>
        </w:rPr>
        <w:t xml:space="preserve"> </w:t>
      </w:r>
      <w:r w:rsidR="00927E2A">
        <w:rPr>
          <w:bCs/>
        </w:rPr>
        <w:t xml:space="preserve">в собственность </w:t>
      </w:r>
      <w:r w:rsidRPr="00B139B7">
        <w:rPr>
          <w:bCs/>
        </w:rPr>
        <w:t>при условии соблюдения Покупателем правил эксплуатации оборудования, изложенных в прилагаемых к оборудованию технических требованиях и/или эксплуатационной документации.</w:t>
      </w:r>
    </w:p>
    <w:p w14:paraId="51E52B68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 xml:space="preserve">4.2. Устранение неисправностей в гарантийный период производится Поставщиком путем ремонта или замены дефектного оборудования (или его комплектующих) в течение 10 (десяти) рабочих дней с момента уведомления о неисправности. </w:t>
      </w:r>
      <w:r w:rsidRPr="00B139B7">
        <w:t xml:space="preserve">В этом случае Покупателю необходимо обратиться в Службу Технической Поддержки, </w:t>
      </w:r>
      <w:r w:rsidRPr="00E83C4F">
        <w:t xml:space="preserve">тел: </w:t>
      </w:r>
      <w:r w:rsidR="00E83C4F" w:rsidRPr="00E83C4F">
        <w:t>8 (495) 504-44-44</w:t>
      </w:r>
      <w:r w:rsidRPr="00E83C4F">
        <w:t xml:space="preserve">, </w:t>
      </w:r>
      <w:r w:rsidRPr="00E83C4F">
        <w:rPr>
          <w:lang w:val="en-US"/>
        </w:rPr>
        <w:t>e</w:t>
      </w:r>
      <w:r w:rsidRPr="00E83C4F">
        <w:t>-</w:t>
      </w:r>
      <w:r w:rsidRPr="00E83C4F">
        <w:rPr>
          <w:lang w:val="en-US"/>
        </w:rPr>
        <w:t>mail</w:t>
      </w:r>
      <w:r w:rsidRPr="00E83C4F">
        <w:t xml:space="preserve">: </w:t>
      </w:r>
      <w:r w:rsidR="00E83C4F" w:rsidRPr="00E83C4F">
        <w:t>helpdesk@cnt.ru</w:t>
      </w:r>
      <w:r w:rsidRPr="00E83C4F">
        <w:t>.</w:t>
      </w:r>
      <w:r w:rsidRPr="00E83C4F">
        <w:rPr>
          <w:bCs/>
        </w:rPr>
        <w:t xml:space="preserve"> Место замены</w:t>
      </w:r>
      <w:r w:rsidRPr="00B139B7">
        <w:rPr>
          <w:bCs/>
        </w:rPr>
        <w:t xml:space="preserve"> неисправности определяется по соглашению Сторон. </w:t>
      </w:r>
    </w:p>
    <w:p w14:paraId="5FBF26BF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Ремонт или замена дефектного оборудования осуществляется за счет Поставщика. Р</w:t>
      </w:r>
      <w:r w:rsidRPr="00B139B7">
        <w:rPr>
          <w:bCs/>
        </w:rPr>
        <w:t>асход</w:t>
      </w:r>
      <w:r>
        <w:rPr>
          <w:bCs/>
        </w:rPr>
        <w:t>ы</w:t>
      </w:r>
      <w:r w:rsidRPr="00B139B7">
        <w:rPr>
          <w:bCs/>
        </w:rPr>
        <w:t xml:space="preserve"> на выезд специалиста Поставщика к Покупателю, транспортировку, упаковку и страхование заменяемого оборудования, несет Покупатель.</w:t>
      </w:r>
    </w:p>
    <w:p w14:paraId="433E51CA" w14:textId="77777777" w:rsidR="00824C7D" w:rsidRPr="00B139B7" w:rsidRDefault="00824C7D" w:rsidP="00B139B7">
      <w:pPr>
        <w:adjustRightInd w:val="0"/>
        <w:ind w:firstLine="720"/>
        <w:jc w:val="both"/>
        <w:rPr>
          <w:bCs/>
        </w:rPr>
      </w:pPr>
      <w:r w:rsidRPr="00B139B7">
        <w:rPr>
          <w:bCs/>
        </w:rPr>
        <w:t>4.3. Неисправное оборудование передается Поставщику на гарантийный ремонт на основании Технического акта. Акт должен быть подписан представителями Поставщика и Покупателя.</w:t>
      </w:r>
    </w:p>
    <w:p w14:paraId="48D49B82" w14:textId="77777777" w:rsidR="00824C7D" w:rsidRPr="00B139B7" w:rsidRDefault="00824C7D" w:rsidP="00B139B7">
      <w:pPr>
        <w:keepLines/>
        <w:adjustRightInd w:val="0"/>
        <w:ind w:firstLine="720"/>
        <w:jc w:val="both"/>
        <w:rPr>
          <w:bCs/>
        </w:rPr>
      </w:pPr>
      <w:r w:rsidRPr="00B139B7">
        <w:rPr>
          <w:bCs/>
        </w:rPr>
        <w:t>4.4. По окончании гарантийного ремонта Стороны подписывают Акт о выполненных работах по гарантийному ремонту.</w:t>
      </w:r>
    </w:p>
    <w:p w14:paraId="1F5E9E00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>4.5. Срок гарантии продлевается на срок, когда оборудование не могло использоваться по назначению из-за обнаруженных в нем недостатков, т.е. на период с момента уведомления Поставщика о неисправности оборудования до момента подписания Сторонами Акта о выполненных работах (п.4.4 настоящего Договора).</w:t>
      </w:r>
    </w:p>
    <w:p w14:paraId="0BE01C54" w14:textId="77777777" w:rsidR="00824C7D" w:rsidRPr="00B139B7" w:rsidRDefault="00824C7D" w:rsidP="00C124A3">
      <w:pPr>
        <w:pStyle w:val="a5"/>
        <w:spacing w:before="0"/>
        <w:ind w:firstLine="720"/>
        <w:rPr>
          <w:bCs/>
        </w:rPr>
      </w:pPr>
      <w:r w:rsidRPr="00B139B7">
        <w:rPr>
          <w:bCs/>
        </w:rPr>
        <w:t>4.6. </w:t>
      </w:r>
      <w:r w:rsidRPr="00B139B7">
        <w:t xml:space="preserve">Если было определено, что неисправность оборудования (элемента) возникла вследствие нарушения правил и условий эксплуатации, изложенных в эксплуатационной документации или документации, поставляемой совместно с оборудованием, </w:t>
      </w:r>
      <w:r>
        <w:t>Покупатель возмещает Поставщику</w:t>
      </w:r>
      <w:r w:rsidRPr="00B139B7">
        <w:t xml:space="preserve"> выезд инженера</w:t>
      </w:r>
      <w:r>
        <w:t xml:space="preserve"> Поставщика</w:t>
      </w:r>
      <w:r w:rsidRPr="00B139B7">
        <w:t>, стоимость ремонта и запасных частей в полном объеме.</w:t>
      </w:r>
    </w:p>
    <w:p w14:paraId="2FAB6A14" w14:textId="77777777" w:rsidR="00824C7D" w:rsidRPr="0044090B" w:rsidRDefault="00824C7D" w:rsidP="00C124A3">
      <w:pPr>
        <w:pStyle w:val="Header1"/>
        <w:keepLines w:val="0"/>
        <w:spacing w:before="120"/>
        <w:rPr>
          <w:sz w:val="20"/>
        </w:rPr>
      </w:pPr>
      <w:r w:rsidRPr="0044090B">
        <w:rPr>
          <w:sz w:val="20"/>
        </w:rPr>
        <w:t xml:space="preserve">5. ОТВЕТСТВЕННОСТЬ СТОРОН. </w:t>
      </w:r>
    </w:p>
    <w:p w14:paraId="5E115782" w14:textId="77777777" w:rsidR="00332AA2" w:rsidRDefault="00824C7D">
      <w:pPr>
        <w:pStyle w:val="a5"/>
        <w:spacing w:before="0"/>
        <w:ind w:firstLine="720"/>
      </w:pPr>
      <w:r w:rsidRPr="0044090B">
        <w:t>5.1</w:t>
      </w:r>
      <w:r w:rsidR="00031B25">
        <w:t>.</w:t>
      </w:r>
      <w:r w:rsidR="003238AB">
        <w:t xml:space="preserve"> За неисполнение либо ненадлежащее исполнение условий настоящего договора Стороны несут ответственность в соответствии с действующ</w:t>
      </w:r>
      <w:r w:rsidR="000C1B57">
        <w:t>и</w:t>
      </w:r>
      <w:r w:rsidR="003238AB">
        <w:t>м законодательством</w:t>
      </w:r>
      <w:r w:rsidR="00031B25">
        <w:t xml:space="preserve"> РФ</w:t>
      </w:r>
      <w:r w:rsidR="003238AB">
        <w:t xml:space="preserve">. </w:t>
      </w:r>
      <w:r w:rsidRPr="0044090B">
        <w:t xml:space="preserve"> </w:t>
      </w:r>
    </w:p>
    <w:p w14:paraId="5A56F2B0" w14:textId="77777777" w:rsidR="00824C7D" w:rsidRPr="0044090B" w:rsidRDefault="00824C7D" w:rsidP="00C124A3">
      <w:pPr>
        <w:pStyle w:val="Header1"/>
        <w:keepLines w:val="0"/>
        <w:spacing w:before="120"/>
        <w:rPr>
          <w:sz w:val="20"/>
        </w:rPr>
      </w:pPr>
      <w:r w:rsidRPr="0044090B">
        <w:rPr>
          <w:sz w:val="20"/>
        </w:rPr>
        <w:t>6. ПОРЯДОК РАССМОТРЕНИЯ СПОРОВ</w:t>
      </w:r>
    </w:p>
    <w:p w14:paraId="54A92952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6.1. Споры, возникающие вследствие неисполнения или ненадлежащего исполнения Сторонами обязательств по настоящему Договору, не урегулированные путем переговоров, решаются Арбитражным судом г. Москвы в соответствии с действующим законодательством Российской Федерации.</w:t>
      </w:r>
    </w:p>
    <w:p w14:paraId="78A31164" w14:textId="77777777" w:rsidR="00824C7D" w:rsidRPr="0044090B" w:rsidRDefault="00824C7D" w:rsidP="00C124A3">
      <w:pPr>
        <w:pStyle w:val="Header1"/>
        <w:keepLines w:val="0"/>
        <w:spacing w:before="120"/>
        <w:rPr>
          <w:sz w:val="20"/>
        </w:rPr>
      </w:pPr>
      <w:r w:rsidRPr="0044090B">
        <w:rPr>
          <w:sz w:val="20"/>
        </w:rPr>
        <w:t>7. ОБСТОЯТЕЛЬСТВА НЕПРЕОДОЛИМОЙ СИЛЫ</w:t>
      </w:r>
    </w:p>
    <w:p w14:paraId="22DF2B08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>7.1. Стороны освобождаются от ответственности за частичное или полное неисполнение обязательств по настоящему Договору, если ненадлежащее исполнение Сторонами обязательств вызвано непреодолимой силой, т.е. чрезвычайными и непредотвратимыми обстоятельствами, не подлежащими разумному контролю и урегулированию по воле Сторон.</w:t>
      </w:r>
    </w:p>
    <w:p w14:paraId="66829591" w14:textId="77777777" w:rsidR="00824C7D" w:rsidRPr="0044090B" w:rsidRDefault="00824C7D" w:rsidP="00C124A3">
      <w:pPr>
        <w:pStyle w:val="a5"/>
        <w:spacing w:before="0"/>
        <w:ind w:firstLine="720"/>
        <w:rPr>
          <w:bCs/>
        </w:rPr>
      </w:pPr>
      <w:r w:rsidRPr="0044090B">
        <w:rPr>
          <w:bCs/>
        </w:rPr>
        <w:t>7.2. Сторона, которая не в состоянии выполнить свои обязательства по Договору в силу обстоятельств непреодолимой силы, незамедлительно письменно информирует другую Сторону о начале и прекращении указанных выше обстоятельств, но в любом случае не позднее 3 (трех) календарных дней после начала их действия.</w:t>
      </w:r>
    </w:p>
    <w:p w14:paraId="3AB0B657" w14:textId="77777777" w:rsidR="00824C7D" w:rsidRPr="0044090B" w:rsidRDefault="00824C7D" w:rsidP="00C124A3">
      <w:pPr>
        <w:pStyle w:val="a5"/>
        <w:spacing w:before="0"/>
        <w:ind w:firstLine="720"/>
        <w:rPr>
          <w:bCs/>
        </w:rPr>
      </w:pPr>
      <w:r w:rsidRPr="0044090B">
        <w:rPr>
          <w:bCs/>
        </w:rPr>
        <w:t>Несвоевременное уведомление об обстоятельствах непреодолимой силы лишает соответствующую Сторону права на освобождение от ответственности за частичное или полное неисполнение обязательств по настоящему Договору по причине указанных обстоятельств.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организациями.</w:t>
      </w:r>
    </w:p>
    <w:p w14:paraId="284FF934" w14:textId="77777777" w:rsidR="00824C7D" w:rsidRPr="0044090B" w:rsidRDefault="00824C7D" w:rsidP="00C124A3">
      <w:pPr>
        <w:pStyle w:val="a5"/>
        <w:spacing w:before="0"/>
        <w:ind w:firstLine="720"/>
        <w:rPr>
          <w:bCs/>
        </w:rPr>
      </w:pPr>
      <w:r w:rsidRPr="0044090B">
        <w:rPr>
          <w:bCs/>
        </w:rPr>
        <w:t>7.3. Если обстоятельства, указанные в п.7</w:t>
      </w:r>
      <w:r>
        <w:rPr>
          <w:bCs/>
        </w:rPr>
        <w:t>.1.</w:t>
      </w:r>
      <w:r w:rsidRPr="0044090B">
        <w:rPr>
          <w:bCs/>
        </w:rPr>
        <w:t xml:space="preserve"> настоящего Договора, продолжаются более 1 (одного) месяца, каждая Сторона имеет право на досрочное расторжение Договора. В этом случае Стороны производят взаиморасчеты</w:t>
      </w:r>
      <w:r>
        <w:rPr>
          <w:bCs/>
        </w:rPr>
        <w:t xml:space="preserve"> по фактически исполненным обязательствам</w:t>
      </w:r>
      <w:r w:rsidRPr="0044090B">
        <w:rPr>
          <w:bCs/>
        </w:rPr>
        <w:t>.</w:t>
      </w:r>
    </w:p>
    <w:p w14:paraId="1F181250" w14:textId="77777777" w:rsidR="00824C7D" w:rsidRPr="00C77EB2" w:rsidRDefault="00824C7D" w:rsidP="00C124A3">
      <w:pPr>
        <w:pStyle w:val="Header1"/>
        <w:keepLines w:val="0"/>
        <w:spacing w:before="120"/>
        <w:rPr>
          <w:sz w:val="20"/>
        </w:rPr>
      </w:pPr>
      <w:r w:rsidRPr="00C77EB2">
        <w:rPr>
          <w:sz w:val="20"/>
        </w:rPr>
        <w:t>8. УСЛОВИЯ КОНФИДЕНЦИАЛЬНОСТИ</w:t>
      </w:r>
    </w:p>
    <w:p w14:paraId="79835968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t>8.1. По взаимному согласию Сторон, в рамках настоящего Договора конфиденциальной признается конкретная информация, касающаяся предмета Договора, хода его выполнения и полученных результатов.</w:t>
      </w:r>
    </w:p>
    <w:p w14:paraId="3F09DC86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t>8.2. Каждая из Сторон обязана обеспечить защиту конфиденциальной информации, ставшей доступной ей в рамках настоящего Договора, от несанкционированного использования, распространения или публикации.</w:t>
      </w:r>
    </w:p>
    <w:p w14:paraId="785DD053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lastRenderedPageBreak/>
        <w:t>8.3. 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420E0394" w14:textId="77777777" w:rsidR="00824C7D" w:rsidRPr="00C77EB2" w:rsidRDefault="00824C7D" w:rsidP="00C124A3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t>8.</w:t>
      </w:r>
      <w:r>
        <w:rPr>
          <w:bCs/>
        </w:rPr>
        <w:t>4</w:t>
      </w:r>
      <w:r w:rsidRPr="00C77EB2">
        <w:rPr>
          <w:bCs/>
        </w:rPr>
        <w:t xml:space="preserve">. Обязательства, перечисленные в </w:t>
      </w:r>
      <w:r>
        <w:rPr>
          <w:bCs/>
        </w:rPr>
        <w:t xml:space="preserve">разделе </w:t>
      </w:r>
      <w:r w:rsidRPr="00C77EB2">
        <w:rPr>
          <w:bCs/>
        </w:rPr>
        <w:t>8 настоящего Договора, действуют в течение срока действия настоящего Договора, а также в течение 3 (трех) лет после окончания срока действия или расторжения Договора.</w:t>
      </w:r>
    </w:p>
    <w:p w14:paraId="2EAC0F52" w14:textId="77777777" w:rsidR="00824C7D" w:rsidRPr="00C77EB2" w:rsidRDefault="00824C7D" w:rsidP="00C124A3">
      <w:pPr>
        <w:pStyle w:val="Header1"/>
        <w:keepLines w:val="0"/>
        <w:spacing w:before="120"/>
        <w:rPr>
          <w:sz w:val="20"/>
        </w:rPr>
      </w:pPr>
      <w:r w:rsidRPr="00C77EB2">
        <w:rPr>
          <w:sz w:val="20"/>
        </w:rPr>
        <w:t>9. СРОК ДЕЙСТВИЯ ДОГОВОРА</w:t>
      </w:r>
    </w:p>
    <w:p w14:paraId="19D48C5E" w14:textId="77777777" w:rsidR="00824C7D" w:rsidRDefault="00824C7D" w:rsidP="00C124A3">
      <w:pPr>
        <w:pStyle w:val="a5"/>
        <w:spacing w:before="0"/>
        <w:ind w:firstLine="720"/>
        <w:rPr>
          <w:bCs/>
        </w:rPr>
      </w:pPr>
      <w:r>
        <w:rPr>
          <w:bCs/>
        </w:rPr>
        <w:t xml:space="preserve">9.1. Договор вступает в силу </w:t>
      </w:r>
      <w:r w:rsidR="000C256D">
        <w:rPr>
          <w:bCs/>
        </w:rPr>
        <w:t>с момента его заключения в соответствии с п. 1.2 Договора</w:t>
      </w:r>
      <w:r w:rsidR="008E370F">
        <w:rPr>
          <w:bCs/>
        </w:rPr>
        <w:t xml:space="preserve"> </w:t>
      </w:r>
      <w:r>
        <w:rPr>
          <w:bCs/>
        </w:rPr>
        <w:t>и действует до полного выполнения Сторонами своих обязательств по настоящему Договору.</w:t>
      </w:r>
    </w:p>
    <w:p w14:paraId="0A19A1E2" w14:textId="77777777" w:rsidR="00824C7D" w:rsidRPr="00C77EB2" w:rsidRDefault="00824C7D" w:rsidP="00C124A3">
      <w:pPr>
        <w:pStyle w:val="Header1"/>
        <w:keepLines w:val="0"/>
        <w:spacing w:before="120"/>
        <w:rPr>
          <w:sz w:val="20"/>
        </w:rPr>
      </w:pPr>
      <w:r w:rsidRPr="00C77EB2">
        <w:rPr>
          <w:sz w:val="20"/>
        </w:rPr>
        <w:t>10. ПРОЧИЕ УСЛОВИЯ</w:t>
      </w:r>
    </w:p>
    <w:p w14:paraId="14640344" w14:textId="77777777" w:rsidR="00824C7D" w:rsidRPr="00C77EB2" w:rsidRDefault="00824C7D" w:rsidP="0049745D">
      <w:pPr>
        <w:pStyle w:val="a5"/>
        <w:spacing w:before="0"/>
        <w:ind w:firstLine="720"/>
        <w:rPr>
          <w:bCs/>
        </w:rPr>
      </w:pPr>
      <w:r w:rsidRPr="00C77EB2">
        <w:rPr>
          <w:bCs/>
        </w:rPr>
        <w:t>10.1. Поставщик гарантирует, что он обладает необходимыми правами в отношении передаваемого Покупателю оборудования.</w:t>
      </w:r>
    </w:p>
    <w:p w14:paraId="5BDE08F7" w14:textId="77777777" w:rsidR="00824C7D" w:rsidRPr="00C77EB2" w:rsidRDefault="00824C7D" w:rsidP="008E370F">
      <w:pPr>
        <w:ind w:firstLine="720"/>
        <w:jc w:val="both"/>
      </w:pPr>
      <w:r w:rsidRPr="00C77EB2">
        <w:rPr>
          <w:bCs/>
        </w:rPr>
        <w:t>10.</w:t>
      </w:r>
      <w:r w:rsidR="008E370F">
        <w:rPr>
          <w:bCs/>
        </w:rPr>
        <w:t>2</w:t>
      </w:r>
      <w:r w:rsidRPr="00C77EB2">
        <w:rPr>
          <w:bCs/>
        </w:rPr>
        <w:t>. </w:t>
      </w:r>
      <w:r w:rsidRPr="00C77EB2">
        <w:t>Во всем остальном, не предусмотренном Договором, Стороны будут руководствоваться действующим законодательством Российской Федерации.</w:t>
      </w:r>
    </w:p>
    <w:p w14:paraId="700ACD96" w14:textId="77777777" w:rsidR="00824C7D" w:rsidRPr="00C77EB2" w:rsidRDefault="00824C7D" w:rsidP="0049745D">
      <w:pPr>
        <w:pStyle w:val="a5"/>
        <w:spacing w:before="0"/>
        <w:ind w:firstLine="720"/>
        <w:rPr>
          <w:bCs/>
        </w:rPr>
      </w:pPr>
      <w:r w:rsidRPr="00C77EB2">
        <w:t>10.</w:t>
      </w:r>
      <w:r w:rsidR="008E370F">
        <w:t>3</w:t>
      </w:r>
      <w:r w:rsidRPr="00C77EB2">
        <w:t>. </w:t>
      </w:r>
      <w:r w:rsidRPr="00C77EB2">
        <w:rPr>
          <w:bCs/>
        </w:rPr>
        <w:t xml:space="preserve">К настоящему Договору прилагается и является его </w:t>
      </w:r>
      <w:r>
        <w:rPr>
          <w:bCs/>
        </w:rPr>
        <w:t xml:space="preserve">неотъемлемой </w:t>
      </w:r>
      <w:r w:rsidRPr="00C77EB2">
        <w:rPr>
          <w:bCs/>
        </w:rPr>
        <w:t>частью:</w:t>
      </w:r>
    </w:p>
    <w:p w14:paraId="697DD5DF" w14:textId="77777777" w:rsidR="00824C7D" w:rsidRDefault="00824C7D" w:rsidP="0049745D">
      <w:pPr>
        <w:pStyle w:val="Bullet"/>
        <w:numPr>
          <w:ilvl w:val="0"/>
          <w:numId w:val="0"/>
        </w:numPr>
        <w:spacing w:before="0"/>
        <w:ind w:firstLine="720"/>
        <w:jc w:val="both"/>
        <w:rPr>
          <w:bCs/>
          <w:color w:val="auto"/>
          <w:sz w:val="20"/>
        </w:rPr>
      </w:pPr>
      <w:r w:rsidRPr="00C77EB2">
        <w:rPr>
          <w:bCs/>
          <w:color w:val="auto"/>
          <w:sz w:val="20"/>
        </w:rPr>
        <w:t>- Спецификация оборудования (Приложение №1).</w:t>
      </w:r>
    </w:p>
    <w:p w14:paraId="1B82B8E3" w14:textId="77777777" w:rsidR="00824C7D" w:rsidRPr="00C77EB2" w:rsidRDefault="00824C7D" w:rsidP="0049745D">
      <w:pPr>
        <w:pStyle w:val="Bullet"/>
        <w:numPr>
          <w:ilvl w:val="0"/>
          <w:numId w:val="0"/>
        </w:numPr>
        <w:spacing w:before="0"/>
        <w:ind w:firstLine="720"/>
        <w:jc w:val="both"/>
        <w:rPr>
          <w:bCs/>
          <w:color w:val="auto"/>
          <w:sz w:val="20"/>
        </w:rPr>
      </w:pPr>
      <w:r>
        <w:rPr>
          <w:bCs/>
          <w:color w:val="auto"/>
          <w:sz w:val="20"/>
        </w:rPr>
        <w:t>- Форма «Заявка на поставку оборудования» (Приложение №2).</w:t>
      </w:r>
    </w:p>
    <w:p w14:paraId="00FB8D06" w14:textId="77777777" w:rsidR="00824C7D" w:rsidRPr="003251DA" w:rsidRDefault="00824C7D" w:rsidP="008E370F">
      <w:pPr>
        <w:pStyle w:val="Header1"/>
        <w:keepLines w:val="0"/>
        <w:spacing w:before="120"/>
        <w:rPr>
          <w:b w:val="0"/>
        </w:rPr>
      </w:pPr>
      <w:r>
        <w:br w:type="page"/>
      </w:r>
      <w:r w:rsidRPr="003251DA">
        <w:lastRenderedPageBreak/>
        <w:t>Приложение № 1</w:t>
      </w:r>
    </w:p>
    <w:p w14:paraId="4D5DC744" w14:textId="77777777" w:rsidR="00824C7D" w:rsidRPr="003251DA" w:rsidRDefault="00824C7D" w:rsidP="004A543B">
      <w:pPr>
        <w:pStyle w:val="31"/>
        <w:tabs>
          <w:tab w:val="left" w:pos="5670"/>
        </w:tabs>
        <w:jc w:val="right"/>
      </w:pPr>
      <w:r>
        <w:tab/>
      </w:r>
      <w:r w:rsidRPr="003251DA">
        <w:t xml:space="preserve">к </w:t>
      </w:r>
      <w:r>
        <w:t xml:space="preserve">Оферте </w:t>
      </w:r>
      <w:r w:rsidR="000C256D">
        <w:t xml:space="preserve">о заключении договора </w:t>
      </w:r>
      <w:r>
        <w:t>на</w:t>
      </w:r>
      <w:r w:rsidRPr="003251DA">
        <w:t xml:space="preserve"> </w:t>
      </w:r>
      <w:proofErr w:type="gramStart"/>
      <w:r>
        <w:t xml:space="preserve">поставку </w:t>
      </w:r>
      <w:r w:rsidR="006A588E">
        <w:t xml:space="preserve"> </w:t>
      </w:r>
      <w:r>
        <w:t>оборудования</w:t>
      </w:r>
      <w:proofErr w:type="gramEnd"/>
      <w:r>
        <w:t xml:space="preserve"> </w:t>
      </w:r>
      <w:r w:rsidRPr="003251DA">
        <w:t xml:space="preserve"> </w:t>
      </w:r>
    </w:p>
    <w:p w14:paraId="21B25C5D" w14:textId="77777777" w:rsidR="00824C7D" w:rsidRPr="003251DA" w:rsidRDefault="00824C7D" w:rsidP="00014228">
      <w:pPr>
        <w:pStyle w:val="31"/>
        <w:tabs>
          <w:tab w:val="left" w:pos="5670"/>
        </w:tabs>
        <w:jc w:val="both"/>
      </w:pPr>
      <w:r>
        <w:tab/>
      </w:r>
      <w:proofErr w:type="gramStart"/>
      <w:r w:rsidRPr="003251DA">
        <w:t>от  «</w:t>
      </w:r>
      <w:proofErr w:type="gramEnd"/>
      <w:r w:rsidRPr="003251DA">
        <w:t>__» __</w:t>
      </w:r>
      <w:r>
        <w:t>__________</w:t>
      </w:r>
      <w:r w:rsidRPr="003251DA">
        <w:t>_ 20</w:t>
      </w:r>
      <w:r>
        <w:t>___</w:t>
      </w:r>
      <w:r w:rsidRPr="003251DA">
        <w:t xml:space="preserve"> г.</w:t>
      </w:r>
    </w:p>
    <w:p w14:paraId="528E26DD" w14:textId="77777777" w:rsidR="00824C7D" w:rsidRPr="003251DA" w:rsidRDefault="00824C7D" w:rsidP="00C77EB2">
      <w:pPr>
        <w:rPr>
          <w:b/>
          <w:sz w:val="24"/>
        </w:rPr>
      </w:pPr>
    </w:p>
    <w:p w14:paraId="3275C646" w14:textId="77777777" w:rsidR="00824C7D" w:rsidRPr="003251DA" w:rsidRDefault="00824C7D" w:rsidP="00C77EB2">
      <w:pPr>
        <w:ind w:firstLine="720"/>
        <w:jc w:val="center"/>
        <w:rPr>
          <w:b/>
          <w:sz w:val="24"/>
        </w:rPr>
      </w:pPr>
      <w:r w:rsidRPr="003251DA">
        <w:rPr>
          <w:b/>
          <w:sz w:val="24"/>
        </w:rPr>
        <w:t>Спецификация Оборудования</w:t>
      </w:r>
    </w:p>
    <w:p w14:paraId="6B444B09" w14:textId="77777777" w:rsidR="00824C7D" w:rsidRDefault="00824C7D" w:rsidP="00C77EB2">
      <w:pPr>
        <w:tabs>
          <w:tab w:val="left" w:pos="3494"/>
          <w:tab w:val="left" w:pos="6750"/>
        </w:tabs>
        <w:rPr>
          <w:sz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8"/>
        <w:gridCol w:w="5599"/>
        <w:gridCol w:w="1915"/>
        <w:gridCol w:w="1833"/>
      </w:tblGrid>
      <w:tr w:rsidR="009657D0" w:rsidRPr="002379C4" w14:paraId="227D7F40" w14:textId="77777777" w:rsidTr="009B109D">
        <w:trPr>
          <w:trHeight w:val="284"/>
        </w:trPr>
        <w:tc>
          <w:tcPr>
            <w:tcW w:w="416" w:type="pct"/>
          </w:tcPr>
          <w:p w14:paraId="35FF8FC8" w14:textId="77777777" w:rsidR="009657D0" w:rsidRPr="009657D0" w:rsidRDefault="009657D0" w:rsidP="009B109D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№</w:t>
            </w:r>
          </w:p>
        </w:tc>
        <w:tc>
          <w:tcPr>
            <w:tcW w:w="2746" w:type="pct"/>
          </w:tcPr>
          <w:p w14:paraId="283BBAB5" w14:textId="77777777" w:rsidR="009657D0" w:rsidRPr="009657D0" w:rsidRDefault="009657D0" w:rsidP="009B109D">
            <w:pPr>
              <w:pStyle w:val="afa"/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Наименование материалов и оборудования</w:t>
            </w:r>
          </w:p>
        </w:tc>
        <w:tc>
          <w:tcPr>
            <w:tcW w:w="939" w:type="pct"/>
          </w:tcPr>
          <w:p w14:paraId="16767D6F" w14:textId="77777777" w:rsidR="009657D0" w:rsidRPr="009657D0" w:rsidRDefault="009657D0" w:rsidP="009B109D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Вид оплаты</w:t>
            </w:r>
          </w:p>
        </w:tc>
        <w:tc>
          <w:tcPr>
            <w:tcW w:w="899" w:type="pct"/>
          </w:tcPr>
          <w:p w14:paraId="5AB6D055" w14:textId="77777777" w:rsidR="009657D0" w:rsidRPr="009657D0" w:rsidRDefault="009657D0" w:rsidP="009B109D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Стоимость, рублей</w:t>
            </w:r>
          </w:p>
          <w:p w14:paraId="326331E2" w14:textId="77777777" w:rsidR="009657D0" w:rsidRPr="009657D0" w:rsidRDefault="009657D0" w:rsidP="00175E0F">
            <w:pPr>
              <w:keepNext/>
              <w:jc w:val="center"/>
              <w:rPr>
                <w:b/>
                <w:bCs/>
              </w:rPr>
            </w:pPr>
            <w:r w:rsidRPr="009657D0">
              <w:rPr>
                <w:b/>
                <w:bCs/>
              </w:rPr>
              <w:t>(</w:t>
            </w:r>
            <w:r w:rsidR="00175E0F">
              <w:rPr>
                <w:b/>
                <w:bCs/>
              </w:rPr>
              <w:t>с</w:t>
            </w:r>
            <w:r w:rsidRPr="009657D0">
              <w:rPr>
                <w:b/>
                <w:bCs/>
              </w:rPr>
              <w:t xml:space="preserve"> НДС)</w:t>
            </w:r>
          </w:p>
        </w:tc>
      </w:tr>
      <w:tr w:rsidR="00B65BC9" w:rsidRPr="002379C4" w14:paraId="07A3274F" w14:textId="77777777" w:rsidTr="00A65671">
        <w:trPr>
          <w:trHeight w:val="284"/>
        </w:trPr>
        <w:tc>
          <w:tcPr>
            <w:tcW w:w="416" w:type="pct"/>
          </w:tcPr>
          <w:p w14:paraId="43876D0D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3D6F6B68" w14:textId="4A9E434E" w:rsidR="00B65BC9" w:rsidRPr="009657D0" w:rsidRDefault="00B65BC9" w:rsidP="009B109D">
            <w:del w:id="4" w:author="7Я" w:date="2026-01-03T11:05:00Z">
              <w:r w:rsidRPr="009657D0" w:rsidDel="00555EBE">
                <w:delText>Коммутатор ZyXEL  ES-105S</w:delText>
              </w:r>
            </w:del>
          </w:p>
        </w:tc>
        <w:tc>
          <w:tcPr>
            <w:tcW w:w="939" w:type="pct"/>
          </w:tcPr>
          <w:p w14:paraId="76784CE5" w14:textId="2590FCED" w:rsidR="00B65BC9" w:rsidRPr="009657D0" w:rsidRDefault="00B65BC9" w:rsidP="009B109D">
            <w:pPr>
              <w:jc w:val="center"/>
            </w:pPr>
            <w:del w:id="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002ADE6A" w14:textId="46EDA2F2" w:rsidR="00B65BC9" w:rsidRPr="00B65BC9" w:rsidRDefault="00B65BC9" w:rsidP="00B65BC9">
            <w:pPr>
              <w:jc w:val="center"/>
              <w:rPr>
                <w:color w:val="000000"/>
              </w:rPr>
            </w:pPr>
            <w:del w:id="6" w:author="7Я" w:date="2026-01-03T11:05:00Z">
              <w:r w:rsidRPr="00B65BC9" w:rsidDel="00555EBE">
                <w:rPr>
                  <w:color w:val="000000"/>
                </w:rPr>
                <w:delText>885</w:delText>
              </w:r>
            </w:del>
          </w:p>
        </w:tc>
      </w:tr>
      <w:tr w:rsidR="00B65BC9" w:rsidRPr="002379C4" w14:paraId="392AD53B" w14:textId="77777777" w:rsidTr="00A65671">
        <w:trPr>
          <w:trHeight w:val="284"/>
        </w:trPr>
        <w:tc>
          <w:tcPr>
            <w:tcW w:w="416" w:type="pct"/>
          </w:tcPr>
          <w:p w14:paraId="1927A7EB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2161964A" w14:textId="04B7300E" w:rsidR="00B65BC9" w:rsidRPr="001E08CA" w:rsidRDefault="00B65BC9" w:rsidP="009B109D">
            <w:pPr>
              <w:rPr>
                <w:lang w:val="en-US"/>
              </w:rPr>
            </w:pPr>
            <w:del w:id="7" w:author="7Я" w:date="2026-01-03T11:05:00Z">
              <w:r w:rsidRPr="009657D0" w:rsidDel="00555EBE">
                <w:delText>Маршрутизатор</w:delText>
              </w:r>
              <w:r w:rsidRPr="001E08CA" w:rsidDel="00555EBE">
                <w:rPr>
                  <w:lang w:val="en-US"/>
                </w:rPr>
                <w:delText xml:space="preserve"> ZyXEL Keenetic Lite WiFi </w:delText>
              </w:r>
            </w:del>
          </w:p>
        </w:tc>
        <w:tc>
          <w:tcPr>
            <w:tcW w:w="939" w:type="pct"/>
          </w:tcPr>
          <w:p w14:paraId="37CF5AC1" w14:textId="3441E714" w:rsidR="00B65BC9" w:rsidRPr="009657D0" w:rsidRDefault="00B65BC9" w:rsidP="009B109D">
            <w:pPr>
              <w:jc w:val="center"/>
            </w:pPr>
            <w:del w:id="8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28D97359" w14:textId="4643DB53" w:rsidR="00B65BC9" w:rsidRPr="00B65BC9" w:rsidRDefault="00B65BC9" w:rsidP="00B65BC9">
            <w:pPr>
              <w:jc w:val="center"/>
              <w:rPr>
                <w:color w:val="000000"/>
              </w:rPr>
            </w:pPr>
            <w:del w:id="9" w:author="7Я" w:date="2026-01-03T11:05:00Z">
              <w:r w:rsidRPr="00B65BC9" w:rsidDel="00555EBE">
                <w:rPr>
                  <w:color w:val="000000"/>
                </w:rPr>
                <w:delText>2336</w:delText>
              </w:r>
            </w:del>
          </w:p>
        </w:tc>
      </w:tr>
      <w:tr w:rsidR="00B65BC9" w:rsidRPr="002379C4" w14:paraId="669AB445" w14:textId="77777777" w:rsidTr="00A65671">
        <w:trPr>
          <w:trHeight w:val="284"/>
        </w:trPr>
        <w:tc>
          <w:tcPr>
            <w:tcW w:w="416" w:type="pct"/>
          </w:tcPr>
          <w:p w14:paraId="3B42FF3E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1446B9F4" w14:textId="53CD7B05" w:rsidR="00B65BC9" w:rsidRPr="00555EBE" w:rsidRDefault="00B65BC9" w:rsidP="009B109D">
            <w:pPr>
              <w:rPr>
                <w:rPrChange w:id="10" w:author="7Я" w:date="2026-01-03T11:03:00Z">
                  <w:rPr>
                    <w:lang w:val="en-US"/>
                  </w:rPr>
                </w:rPrChange>
              </w:rPr>
            </w:pPr>
            <w:del w:id="11" w:author="7Я" w:date="2026-01-03T11:05:00Z">
              <w:r w:rsidRPr="009657D0" w:rsidDel="00555EBE">
                <w:delText>Маршрутизатор</w:delText>
              </w:r>
              <w:r w:rsidRPr="00555EBE" w:rsidDel="00555EBE">
                <w:rPr>
                  <w:rPrChange w:id="12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ZyXEL</w:delText>
              </w:r>
              <w:r w:rsidRPr="00555EBE" w:rsidDel="00555EBE">
                <w:rPr>
                  <w:rPrChange w:id="13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Keenetic</w:delText>
              </w:r>
              <w:r w:rsidRPr="00555EBE" w:rsidDel="00555EBE">
                <w:rPr>
                  <w:rPrChange w:id="14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Lite</w:delText>
              </w:r>
              <w:r w:rsidRPr="00555EBE" w:rsidDel="00555EBE">
                <w:rPr>
                  <w:rPrChange w:id="15" w:author="7Я" w:date="2026-01-03T11:03:00Z">
                    <w:rPr>
                      <w:lang w:val="en-US"/>
                    </w:rPr>
                  </w:rPrChange>
                </w:rPr>
                <w:delText xml:space="preserve"> </w:delText>
              </w:r>
              <w:r w:rsidRPr="001E08CA" w:rsidDel="00555EBE">
                <w:rPr>
                  <w:lang w:val="en-US"/>
                </w:rPr>
                <w:delText>II</w:delText>
              </w:r>
            </w:del>
          </w:p>
        </w:tc>
        <w:tc>
          <w:tcPr>
            <w:tcW w:w="939" w:type="pct"/>
          </w:tcPr>
          <w:p w14:paraId="7858839A" w14:textId="51F335BF" w:rsidR="00B65BC9" w:rsidRPr="009657D0" w:rsidRDefault="00B65BC9" w:rsidP="009B109D">
            <w:pPr>
              <w:jc w:val="center"/>
            </w:pPr>
            <w:del w:id="16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76BDB376" w14:textId="5F4AC1A1" w:rsidR="00B65BC9" w:rsidRPr="00B65BC9" w:rsidRDefault="00B65BC9" w:rsidP="00B65BC9">
            <w:pPr>
              <w:jc w:val="center"/>
              <w:rPr>
                <w:color w:val="000000"/>
              </w:rPr>
            </w:pPr>
            <w:del w:id="17" w:author="7Я" w:date="2026-01-03T11:05:00Z">
              <w:r w:rsidRPr="00B65BC9" w:rsidDel="00555EBE">
                <w:rPr>
                  <w:color w:val="000000"/>
                </w:rPr>
                <w:delText>2336</w:delText>
              </w:r>
            </w:del>
          </w:p>
        </w:tc>
      </w:tr>
      <w:tr w:rsidR="00B65BC9" w:rsidRPr="00764A63" w14:paraId="07952D28" w14:textId="77777777" w:rsidTr="00A65671">
        <w:trPr>
          <w:trHeight w:val="284"/>
        </w:trPr>
        <w:tc>
          <w:tcPr>
            <w:tcW w:w="416" w:type="pct"/>
          </w:tcPr>
          <w:p w14:paraId="5802A563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788FBD80" w14:textId="0CF55C37" w:rsidR="00B65BC9" w:rsidRPr="009657D0" w:rsidRDefault="00B65BC9" w:rsidP="009B109D">
            <w:del w:id="18" w:author="7Я" w:date="2026-01-03T11:05:00Z">
              <w:r w:rsidRPr="009657D0" w:rsidDel="00555EBE">
                <w:delText xml:space="preserve">Абонентский декодер AmiNET 139 </w:delText>
              </w:r>
            </w:del>
          </w:p>
        </w:tc>
        <w:tc>
          <w:tcPr>
            <w:tcW w:w="939" w:type="pct"/>
          </w:tcPr>
          <w:p w14:paraId="3D65BEFA" w14:textId="1542D170" w:rsidR="00B65BC9" w:rsidRPr="009657D0" w:rsidRDefault="00B65BC9" w:rsidP="009B109D">
            <w:pPr>
              <w:jc w:val="center"/>
            </w:pPr>
            <w:del w:id="19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035C50D2" w14:textId="7A61CEAE" w:rsidR="00B65BC9" w:rsidRPr="00B65BC9" w:rsidRDefault="00F85FA5" w:rsidP="00B65BC9">
            <w:pPr>
              <w:jc w:val="center"/>
              <w:rPr>
                <w:color w:val="000000"/>
              </w:rPr>
            </w:pPr>
            <w:del w:id="20" w:author="7Я" w:date="2026-01-03T11:05:00Z">
              <w:r w:rsidDel="00555EBE">
                <w:rPr>
                  <w:lang w:val="en-US"/>
                </w:rPr>
                <w:delText>10384</w:delText>
              </w:r>
            </w:del>
          </w:p>
        </w:tc>
      </w:tr>
      <w:tr w:rsidR="00B65BC9" w:rsidRPr="002379C4" w14:paraId="39730EEB" w14:textId="77777777" w:rsidTr="00A65671">
        <w:trPr>
          <w:trHeight w:val="284"/>
        </w:trPr>
        <w:tc>
          <w:tcPr>
            <w:tcW w:w="416" w:type="pct"/>
          </w:tcPr>
          <w:p w14:paraId="00F21919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62B98515" w14:textId="3BDF706A" w:rsidR="00B65BC9" w:rsidRPr="009657D0" w:rsidRDefault="00B65BC9" w:rsidP="009B109D">
            <w:pPr>
              <w:pStyle w:val="afa"/>
            </w:pPr>
            <w:del w:id="21" w:author="7Я" w:date="2026-01-03T11:05:00Z">
              <w:r w:rsidRPr="009657D0" w:rsidDel="00555EBE">
                <w:delText>Универсальный сетевой медиаплеер DUNE HD TV-301W</w:delText>
              </w:r>
            </w:del>
          </w:p>
        </w:tc>
        <w:tc>
          <w:tcPr>
            <w:tcW w:w="939" w:type="pct"/>
          </w:tcPr>
          <w:p w14:paraId="02336EE5" w14:textId="4DC595F5" w:rsidR="00B65BC9" w:rsidRPr="009657D0" w:rsidRDefault="00B65BC9" w:rsidP="00C97926">
            <w:pPr>
              <w:jc w:val="center"/>
            </w:pPr>
            <w:del w:id="22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0A31F43A" w14:textId="3F6982A4" w:rsidR="00B65BC9" w:rsidRPr="00B65BC9" w:rsidRDefault="00B65BC9" w:rsidP="00B65BC9">
            <w:pPr>
              <w:jc w:val="center"/>
              <w:rPr>
                <w:color w:val="000000"/>
              </w:rPr>
            </w:pPr>
            <w:del w:id="23" w:author="7Я" w:date="2026-01-03T11:05:00Z">
              <w:r w:rsidRPr="00B65BC9" w:rsidDel="00555EBE">
                <w:rPr>
                  <w:color w:val="000000"/>
                </w:rPr>
                <w:delText>10620</w:delText>
              </w:r>
            </w:del>
          </w:p>
        </w:tc>
      </w:tr>
      <w:tr w:rsidR="00A6023C" w:rsidRPr="002379C4" w14:paraId="0D0F72F3" w14:textId="77777777" w:rsidTr="00A65671">
        <w:trPr>
          <w:trHeight w:val="284"/>
        </w:trPr>
        <w:tc>
          <w:tcPr>
            <w:tcW w:w="416" w:type="pct"/>
          </w:tcPr>
          <w:p w14:paraId="0E102089" w14:textId="77777777" w:rsidR="00A6023C" w:rsidRPr="009657D0" w:rsidRDefault="00A6023C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1BBCE3CA" w14:textId="3F15F513" w:rsidR="00A6023C" w:rsidRPr="009657D0" w:rsidRDefault="00A6023C" w:rsidP="009B109D">
            <w:pPr>
              <w:pStyle w:val="afa"/>
            </w:pPr>
            <w:del w:id="24" w:author="7Я" w:date="2026-01-03T11:05:00Z">
              <w:r w:rsidRPr="00BB7684" w:rsidDel="00555EBE">
                <w:rPr>
                  <w:color w:val="000000"/>
                </w:rPr>
                <w:delText>Абонентский декодер AmiNET 13</w:delText>
              </w:r>
              <w:r w:rsidDel="00555EBE">
                <w:rPr>
                  <w:color w:val="000000"/>
                </w:rPr>
                <w:delText>0М</w:delText>
              </w:r>
            </w:del>
          </w:p>
        </w:tc>
        <w:tc>
          <w:tcPr>
            <w:tcW w:w="939" w:type="pct"/>
          </w:tcPr>
          <w:p w14:paraId="387B82D1" w14:textId="745D9E5C" w:rsidR="00A6023C" w:rsidRPr="009657D0" w:rsidRDefault="00A6023C" w:rsidP="009B109D">
            <w:pPr>
              <w:pStyle w:val="afa"/>
              <w:jc w:val="center"/>
            </w:pPr>
            <w:del w:id="2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75565BDF" w14:textId="3016C3AD" w:rsidR="00A6023C" w:rsidRPr="00B65BC9" w:rsidRDefault="001F3509" w:rsidP="00B65BC9">
            <w:pPr>
              <w:jc w:val="center"/>
              <w:rPr>
                <w:color w:val="000000"/>
              </w:rPr>
            </w:pPr>
            <w:del w:id="26" w:author="7Я" w:date="2026-01-03T11:05:00Z">
              <w:r w:rsidDel="00555EBE">
                <w:rPr>
                  <w:color w:val="000000"/>
                </w:rPr>
                <w:delText>3000</w:delText>
              </w:r>
            </w:del>
          </w:p>
        </w:tc>
      </w:tr>
      <w:tr w:rsidR="00B65BC9" w:rsidRPr="002379C4" w14:paraId="7957B29A" w14:textId="77777777" w:rsidTr="00A65671">
        <w:trPr>
          <w:trHeight w:val="284"/>
        </w:trPr>
        <w:tc>
          <w:tcPr>
            <w:tcW w:w="416" w:type="pct"/>
          </w:tcPr>
          <w:p w14:paraId="24B98E59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7D96BD67" w14:textId="4E5E8693" w:rsidR="00B65BC9" w:rsidRPr="001E08CA" w:rsidRDefault="00B65BC9" w:rsidP="009B109D">
            <w:pPr>
              <w:pStyle w:val="afa"/>
              <w:rPr>
                <w:lang w:val="en-US"/>
              </w:rPr>
            </w:pPr>
            <w:del w:id="27" w:author="7Я" w:date="2026-01-03T11:05:00Z">
              <w:r w:rsidRPr="009657D0" w:rsidDel="00555EBE">
                <w:delText>Маршрутизатор</w:delText>
              </w:r>
              <w:r w:rsidRPr="001E08CA" w:rsidDel="00555EBE">
                <w:rPr>
                  <w:lang w:val="en-US"/>
                </w:rPr>
                <w:delText xml:space="preserve"> D-Link DIR-320/A/D1</w:delText>
              </w:r>
            </w:del>
          </w:p>
        </w:tc>
        <w:tc>
          <w:tcPr>
            <w:tcW w:w="939" w:type="pct"/>
          </w:tcPr>
          <w:p w14:paraId="1AED06CA" w14:textId="478A0527" w:rsidR="00B65BC9" w:rsidRPr="009657D0" w:rsidRDefault="00B65BC9" w:rsidP="009B109D">
            <w:pPr>
              <w:pStyle w:val="afa"/>
              <w:jc w:val="center"/>
            </w:pPr>
            <w:del w:id="28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122A3C4B" w14:textId="46911972" w:rsidR="00B65BC9" w:rsidRPr="00B65BC9" w:rsidRDefault="00F85FA5" w:rsidP="00B65BC9">
            <w:pPr>
              <w:jc w:val="center"/>
              <w:rPr>
                <w:color w:val="000000"/>
              </w:rPr>
            </w:pPr>
            <w:del w:id="29" w:author="7Я" w:date="2026-01-03T11:05:00Z">
              <w:r w:rsidDel="00555EBE">
                <w:rPr>
                  <w:lang w:val="en-US"/>
                </w:rPr>
                <w:delText>1534</w:delText>
              </w:r>
            </w:del>
          </w:p>
        </w:tc>
      </w:tr>
      <w:tr w:rsidR="0088091D" w:rsidRPr="002379C4" w14:paraId="364A901C" w14:textId="77777777" w:rsidTr="00A65671">
        <w:trPr>
          <w:trHeight w:val="284"/>
        </w:trPr>
        <w:tc>
          <w:tcPr>
            <w:tcW w:w="416" w:type="pct"/>
          </w:tcPr>
          <w:p w14:paraId="346BC857" w14:textId="77777777" w:rsidR="0088091D" w:rsidRPr="009657D0" w:rsidRDefault="0088091D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25F177F7" w14:textId="7D3F8733" w:rsidR="0088091D" w:rsidRPr="009657D0" w:rsidRDefault="0088091D" w:rsidP="009B109D">
            <w:pPr>
              <w:pStyle w:val="afa"/>
            </w:pPr>
            <w:del w:id="30" w:author="7Я" w:date="2026-01-03T11:05:00Z">
              <w:r w:rsidDel="00555EBE">
                <w:rPr>
                  <w:color w:val="000000"/>
                </w:rPr>
                <w:delText xml:space="preserve">Абонентский декодер </w:delText>
              </w:r>
              <w:r w:rsidDel="00555EBE">
                <w:rPr>
                  <w:color w:val="000000"/>
                  <w:lang w:val="en-US"/>
                </w:rPr>
                <w:delText>Dune</w:delText>
              </w:r>
              <w:r w:rsidRPr="00E9232E" w:rsidDel="00555EBE">
                <w:rPr>
                  <w:color w:val="000000"/>
                </w:rPr>
                <w:delText xml:space="preserve"> </w:delText>
              </w:r>
              <w:r w:rsidRPr="00E9232E" w:rsidDel="00555EBE">
                <w:rPr>
                  <w:color w:val="000000"/>
                  <w:lang w:val="en-US"/>
                </w:rPr>
                <w:delText>HD</w:delText>
              </w:r>
              <w:r w:rsidRPr="00E9232E" w:rsidDel="00555EBE">
                <w:rPr>
                  <w:color w:val="000000"/>
                </w:rPr>
                <w:delText xml:space="preserve"> </w:delText>
              </w:r>
              <w:r w:rsidRPr="00E9232E" w:rsidDel="00555EBE">
                <w:rPr>
                  <w:color w:val="000000"/>
                  <w:lang w:val="en-US"/>
                </w:rPr>
                <w:delText>TV</w:delText>
              </w:r>
              <w:r w:rsidRPr="00E9232E" w:rsidDel="00555EBE">
                <w:rPr>
                  <w:color w:val="000000"/>
                </w:rPr>
                <w:delText>-102</w:delText>
              </w:r>
              <w:r w:rsidDel="00555EBE">
                <w:rPr>
                  <w:color w:val="000000"/>
                  <w:lang w:val="en-US"/>
                </w:rPr>
                <w:delText>W</w:delText>
              </w:r>
              <w:r w:rsidRPr="00686429" w:rsidDel="00555EBE">
                <w:rPr>
                  <w:vertAlign w:val="superscript"/>
                </w:rPr>
                <w:delText>4</w:delText>
              </w:r>
            </w:del>
          </w:p>
        </w:tc>
        <w:tc>
          <w:tcPr>
            <w:tcW w:w="939" w:type="pct"/>
          </w:tcPr>
          <w:p w14:paraId="3B9407B6" w14:textId="0321D79A" w:rsidR="0088091D" w:rsidRPr="009657D0" w:rsidRDefault="0088091D" w:rsidP="009B109D">
            <w:pPr>
              <w:pStyle w:val="afa"/>
              <w:jc w:val="center"/>
            </w:pPr>
            <w:del w:id="31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8F8A7CF" w14:textId="14F481BC" w:rsidR="0088091D" w:rsidRPr="00267707" w:rsidRDefault="00267707" w:rsidP="00B65BC9">
            <w:pPr>
              <w:jc w:val="center"/>
              <w:rPr>
                <w:color w:val="000000"/>
                <w:lang w:val="en-US"/>
              </w:rPr>
            </w:pPr>
            <w:del w:id="32" w:author="7Я" w:date="2026-01-03T11:05:00Z">
              <w:r w:rsidDel="00555EBE">
                <w:rPr>
                  <w:color w:val="000000"/>
                  <w:lang w:val="en-US"/>
                </w:rPr>
                <w:delText>6195</w:delText>
              </w:r>
            </w:del>
          </w:p>
        </w:tc>
      </w:tr>
      <w:tr w:rsidR="00B65BC9" w:rsidRPr="002379C4" w14:paraId="22E443B0" w14:textId="77777777" w:rsidTr="009B109D">
        <w:trPr>
          <w:trHeight w:val="284"/>
        </w:trPr>
        <w:tc>
          <w:tcPr>
            <w:tcW w:w="416" w:type="pct"/>
          </w:tcPr>
          <w:p w14:paraId="658748D4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1201D1DF" w14:textId="09329941" w:rsidR="00B65BC9" w:rsidRPr="009657D0" w:rsidRDefault="00B65BC9" w:rsidP="009B109D">
            <w:pPr>
              <w:pStyle w:val="afa"/>
            </w:pPr>
            <w:del w:id="33" w:author="7Я" w:date="2026-01-03T11:05:00Z">
              <w:r w:rsidRPr="009657D0" w:rsidDel="00555EBE">
                <w:delText>Абонентский коммутатор (SWITCH) D-Link DES-1005A</w:delText>
              </w:r>
            </w:del>
          </w:p>
        </w:tc>
        <w:tc>
          <w:tcPr>
            <w:tcW w:w="939" w:type="pct"/>
          </w:tcPr>
          <w:p w14:paraId="6ADD1E38" w14:textId="1FE20732" w:rsidR="00B65BC9" w:rsidRPr="009657D0" w:rsidRDefault="00B65BC9" w:rsidP="00C97926">
            <w:pPr>
              <w:jc w:val="center"/>
            </w:pPr>
            <w:del w:id="34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FDD2BC0" w14:textId="4458DB4E" w:rsidR="00B65BC9" w:rsidRPr="00B65BC9" w:rsidRDefault="00F85FA5" w:rsidP="00B65BC9">
            <w:pPr>
              <w:jc w:val="center"/>
              <w:rPr>
                <w:color w:val="000000"/>
              </w:rPr>
            </w:pPr>
            <w:del w:id="35" w:author="7Я" w:date="2026-01-03T11:05:00Z">
              <w:r w:rsidDel="00555EBE">
                <w:rPr>
                  <w:lang w:val="en-US"/>
                </w:rPr>
                <w:delText>708</w:delText>
              </w:r>
            </w:del>
          </w:p>
        </w:tc>
      </w:tr>
      <w:tr w:rsidR="00B65BC9" w:rsidRPr="002379C4" w14:paraId="656C906F" w14:textId="77777777" w:rsidTr="009B109D">
        <w:trPr>
          <w:trHeight w:val="284"/>
        </w:trPr>
        <w:tc>
          <w:tcPr>
            <w:tcW w:w="416" w:type="pct"/>
          </w:tcPr>
          <w:p w14:paraId="2A056FBC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2D9C4D00" w14:textId="752E117A" w:rsidR="00B65BC9" w:rsidRPr="009657D0" w:rsidRDefault="00B65BC9" w:rsidP="009B109D">
            <w:pPr>
              <w:pStyle w:val="afa"/>
            </w:pPr>
            <w:del w:id="36" w:author="7Я" w:date="2026-01-03T11:05:00Z">
              <w:r w:rsidRPr="009657D0" w:rsidDel="00555EBE">
                <w:delText>Маршрутизатор D-Link DIR-100</w:delText>
              </w:r>
            </w:del>
          </w:p>
        </w:tc>
        <w:tc>
          <w:tcPr>
            <w:tcW w:w="939" w:type="pct"/>
          </w:tcPr>
          <w:p w14:paraId="6042BA56" w14:textId="15F2BCBF" w:rsidR="00B65BC9" w:rsidRPr="009657D0" w:rsidRDefault="00B65BC9" w:rsidP="00C97926">
            <w:pPr>
              <w:jc w:val="center"/>
            </w:pPr>
            <w:del w:id="37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7AF35E10" w14:textId="3D3ADB10" w:rsidR="00B65BC9" w:rsidRPr="00B65BC9" w:rsidRDefault="00B65BC9" w:rsidP="00B65BC9">
            <w:pPr>
              <w:jc w:val="center"/>
              <w:rPr>
                <w:color w:val="000000"/>
              </w:rPr>
            </w:pPr>
            <w:del w:id="38" w:author="7Я" w:date="2026-01-03T11:05:00Z">
              <w:r w:rsidRPr="00B65BC9" w:rsidDel="00555EBE">
                <w:rPr>
                  <w:color w:val="000000"/>
                </w:rPr>
                <w:delText>1500</w:delText>
              </w:r>
            </w:del>
          </w:p>
        </w:tc>
      </w:tr>
      <w:tr w:rsidR="00513FE4" w:rsidRPr="002379C4" w14:paraId="65379EEC" w14:textId="77777777" w:rsidTr="0033222B">
        <w:trPr>
          <w:trHeight w:val="284"/>
        </w:trPr>
        <w:tc>
          <w:tcPr>
            <w:tcW w:w="416" w:type="pct"/>
          </w:tcPr>
          <w:p w14:paraId="10EDDFA6" w14:textId="77777777" w:rsidR="00513FE4" w:rsidRPr="009657D0" w:rsidRDefault="00513FE4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10A9974F" w14:textId="03615E60" w:rsidR="00513FE4" w:rsidRDefault="00513FE4" w:rsidP="009E4FA7">
            <w:del w:id="39" w:author="7Я" w:date="2026-01-03T11:05:00Z">
              <w:r w:rsidDel="00555EBE">
                <w:rPr>
                  <w:color w:val="000000"/>
                </w:rPr>
                <w:delText>Маршрутизатор   TL-WR740N</w:delText>
              </w:r>
            </w:del>
          </w:p>
        </w:tc>
        <w:tc>
          <w:tcPr>
            <w:tcW w:w="939" w:type="pct"/>
          </w:tcPr>
          <w:p w14:paraId="551E676C" w14:textId="51E63D20" w:rsidR="00513FE4" w:rsidRDefault="00513FE4" w:rsidP="009E4FA7">
            <w:pPr>
              <w:jc w:val="center"/>
            </w:pPr>
            <w:del w:id="40" w:author="7Я" w:date="2026-01-03T11:05:00Z">
              <w:r w:rsidRPr="007F4926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0A727D25" w14:textId="1C3FAD40" w:rsidR="00513FE4" w:rsidRDefault="00513FE4" w:rsidP="009E4FA7">
            <w:pPr>
              <w:jc w:val="center"/>
            </w:pPr>
            <w:del w:id="41" w:author="7Я" w:date="2026-01-03T11:05:00Z">
              <w:r w:rsidDel="00555EBE">
                <w:delText>1200</w:delText>
              </w:r>
            </w:del>
          </w:p>
        </w:tc>
      </w:tr>
      <w:tr w:rsidR="00513FE4" w:rsidRPr="002379C4" w14:paraId="4DFDA0CA" w14:textId="77777777" w:rsidTr="00513FE4">
        <w:trPr>
          <w:trHeight w:val="284"/>
        </w:trPr>
        <w:tc>
          <w:tcPr>
            <w:tcW w:w="416" w:type="pct"/>
          </w:tcPr>
          <w:p w14:paraId="21D8C390" w14:textId="77777777" w:rsidR="00513FE4" w:rsidRPr="009657D0" w:rsidRDefault="00513FE4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13D34082" w14:textId="496E2F76" w:rsidR="00513FE4" w:rsidRDefault="00513FE4" w:rsidP="009E4FA7">
            <w:del w:id="42" w:author="7Я" w:date="2026-01-03T11:05:00Z">
              <w:r w:rsidDel="00555EBE">
                <w:rPr>
                  <w:color w:val="000000"/>
                </w:rPr>
                <w:delText>Маршрутизатор    TL-WR841N</w:delText>
              </w:r>
            </w:del>
          </w:p>
        </w:tc>
        <w:tc>
          <w:tcPr>
            <w:tcW w:w="939" w:type="pct"/>
          </w:tcPr>
          <w:p w14:paraId="2A5E82DC" w14:textId="5CEB24D9" w:rsidR="00513FE4" w:rsidRDefault="00513FE4" w:rsidP="009E4FA7">
            <w:pPr>
              <w:jc w:val="center"/>
            </w:pPr>
            <w:del w:id="43" w:author="7Я" w:date="2026-01-03T11:05:00Z">
              <w:r w:rsidRPr="007F4926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06CEFE47" w14:textId="08C3DC68" w:rsidR="00513FE4" w:rsidRDefault="00513FE4" w:rsidP="009E4FA7">
            <w:pPr>
              <w:jc w:val="center"/>
            </w:pPr>
            <w:del w:id="44" w:author="7Я" w:date="2026-01-03T11:05:00Z">
              <w:r w:rsidDel="00555EBE">
                <w:delText>1400</w:delText>
              </w:r>
            </w:del>
          </w:p>
        </w:tc>
      </w:tr>
      <w:tr w:rsidR="00CA3574" w:rsidRPr="002379C4" w14:paraId="5733F23B" w14:textId="77777777" w:rsidTr="000312DD">
        <w:trPr>
          <w:trHeight w:val="322"/>
        </w:trPr>
        <w:tc>
          <w:tcPr>
            <w:tcW w:w="416" w:type="pct"/>
          </w:tcPr>
          <w:p w14:paraId="160E4BAA" w14:textId="77777777" w:rsidR="00CA3574" w:rsidRPr="009657D0" w:rsidRDefault="00CA3574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3D7969E9" w14:textId="11C73C59" w:rsidR="00CA3574" w:rsidRPr="00495BBF" w:rsidRDefault="00CA3574" w:rsidP="009E4FA7">
            <w:pPr>
              <w:rPr>
                <w:lang w:val="en-US"/>
              </w:rPr>
            </w:pPr>
            <w:del w:id="45" w:author="7Я" w:date="2026-01-03T11:05:00Z">
              <w:r w:rsidDel="00555EBE">
                <w:delText>Маршрутизатор</w:delText>
              </w:r>
              <w:r w:rsidRPr="00495BBF" w:rsidDel="00555EBE">
                <w:rPr>
                  <w:lang w:val="en-US"/>
                </w:rPr>
                <w:delText xml:space="preserve"> Genexis Core Advanced CRA-F32tc</w:delText>
              </w:r>
            </w:del>
          </w:p>
        </w:tc>
        <w:tc>
          <w:tcPr>
            <w:tcW w:w="939" w:type="pct"/>
          </w:tcPr>
          <w:p w14:paraId="75E0EF7A" w14:textId="6C7019C5" w:rsidR="00CA3574" w:rsidDel="00555EBE" w:rsidRDefault="00CA3574" w:rsidP="009E4FA7">
            <w:pPr>
              <w:jc w:val="center"/>
              <w:rPr>
                <w:del w:id="46" w:author="7Я" w:date="2026-01-03T11:05:00Z"/>
              </w:rPr>
            </w:pPr>
            <w:del w:id="47" w:author="7Я" w:date="2026-01-03T11:05:00Z">
              <w:r w:rsidDel="00555EBE">
                <w:delText>единовременно</w:delText>
              </w:r>
            </w:del>
          </w:p>
          <w:p w14:paraId="5150015F" w14:textId="77777777" w:rsidR="00CA3574" w:rsidRPr="00495BBF" w:rsidRDefault="00CA3574" w:rsidP="009E4FA7">
            <w:pPr>
              <w:jc w:val="center"/>
              <w:rPr>
                <w:lang w:val="en-US"/>
              </w:rPr>
            </w:pPr>
          </w:p>
        </w:tc>
        <w:tc>
          <w:tcPr>
            <w:tcW w:w="899" w:type="pct"/>
          </w:tcPr>
          <w:p w14:paraId="055182A4" w14:textId="20D481A4" w:rsidR="00CA3574" w:rsidDel="00555EBE" w:rsidRDefault="00CA3574" w:rsidP="009E4FA7">
            <w:pPr>
              <w:jc w:val="center"/>
              <w:rPr>
                <w:del w:id="48" w:author="7Я" w:date="2026-01-03T11:05:00Z"/>
              </w:rPr>
            </w:pPr>
            <w:del w:id="49" w:author="7Я" w:date="2026-01-03T11:05:00Z">
              <w:r w:rsidDel="00555EBE">
                <w:delText>17500</w:delText>
              </w:r>
            </w:del>
          </w:p>
          <w:p w14:paraId="230D7AFD" w14:textId="77777777" w:rsidR="00CA3574" w:rsidRPr="00495BBF" w:rsidRDefault="00CA3574" w:rsidP="009E4FA7">
            <w:pPr>
              <w:jc w:val="center"/>
              <w:rPr>
                <w:lang w:val="en-US"/>
              </w:rPr>
            </w:pPr>
          </w:p>
        </w:tc>
      </w:tr>
      <w:tr w:rsidR="00B65BC9" w:rsidRPr="002379C4" w14:paraId="41FB9FFE" w14:textId="77777777" w:rsidTr="00A65671">
        <w:trPr>
          <w:trHeight w:val="284"/>
        </w:trPr>
        <w:tc>
          <w:tcPr>
            <w:tcW w:w="416" w:type="pct"/>
          </w:tcPr>
          <w:p w14:paraId="7EE0B5B8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0DA85074" w14:textId="0732F86C" w:rsidR="00B65BC9" w:rsidRPr="009657D0" w:rsidRDefault="00662EF9" w:rsidP="009B109D">
            <w:del w:id="50" w:author="7Я" w:date="2026-01-03T11:05:00Z">
              <w:r w:rsidDel="00555EBE">
                <w:delText xml:space="preserve">Стационарный телефон </w:delText>
              </w:r>
              <w:r w:rsidR="00BB6653" w:rsidDel="00555EBE">
                <w:delText>BQD-2051 Rome  </w:delText>
              </w:r>
              <w:r w:rsidR="00BB6653" w:rsidRPr="009657D0" w:rsidDel="00555EBE">
                <w:delText xml:space="preserve"> </w:delText>
              </w:r>
            </w:del>
          </w:p>
        </w:tc>
        <w:tc>
          <w:tcPr>
            <w:tcW w:w="939" w:type="pct"/>
            <w:vAlign w:val="center"/>
          </w:tcPr>
          <w:p w14:paraId="0D232851" w14:textId="529A79F0" w:rsidR="00B65BC9" w:rsidRPr="009657D0" w:rsidRDefault="00B65BC9" w:rsidP="009B109D">
            <w:pPr>
              <w:jc w:val="center"/>
            </w:pPr>
            <w:del w:id="51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18CE6B6B" w14:textId="23997E99" w:rsidR="00B65BC9" w:rsidRPr="00B65BC9" w:rsidRDefault="00BB6653" w:rsidP="00B65BC9">
            <w:pPr>
              <w:jc w:val="center"/>
              <w:rPr>
                <w:color w:val="000000"/>
              </w:rPr>
            </w:pPr>
            <w:del w:id="52" w:author="7Я" w:date="2026-01-03T11:05:00Z">
              <w:r w:rsidDel="00555EBE">
                <w:rPr>
                  <w:color w:val="000000"/>
                </w:rPr>
                <w:delText>3245</w:delText>
              </w:r>
            </w:del>
          </w:p>
        </w:tc>
      </w:tr>
      <w:tr w:rsidR="00B65BC9" w:rsidRPr="002379C4" w14:paraId="5FE8C07D" w14:textId="77777777" w:rsidTr="00A65671">
        <w:trPr>
          <w:trHeight w:val="284"/>
        </w:trPr>
        <w:tc>
          <w:tcPr>
            <w:tcW w:w="416" w:type="pct"/>
          </w:tcPr>
          <w:p w14:paraId="6D35AEFC" w14:textId="77777777" w:rsidR="00B65BC9" w:rsidRPr="009657D0" w:rsidRDefault="00B65BC9" w:rsidP="009657D0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3F86DFF9" w14:textId="222A43CD" w:rsidR="00B65BC9" w:rsidRPr="009657D0" w:rsidRDefault="00662EF9" w:rsidP="009B109D">
            <w:del w:id="53" w:author="7Я" w:date="2026-01-03T11:05:00Z">
              <w:r w:rsidDel="00555EBE">
                <w:delText xml:space="preserve">Мобильный телефон </w:delText>
              </w:r>
              <w:r w:rsidR="00BB6653" w:rsidDel="00555EBE">
                <w:delText>BQM-1826 Cairo+   </w:delText>
              </w:r>
              <w:r w:rsidR="00BB6653" w:rsidRPr="009657D0" w:rsidDel="00555EBE">
                <w:delText xml:space="preserve"> </w:delText>
              </w:r>
            </w:del>
          </w:p>
        </w:tc>
        <w:tc>
          <w:tcPr>
            <w:tcW w:w="939" w:type="pct"/>
          </w:tcPr>
          <w:p w14:paraId="344B38FC" w14:textId="6BA6C719" w:rsidR="00B65BC9" w:rsidRPr="009657D0" w:rsidRDefault="00B65BC9" w:rsidP="009B109D">
            <w:pPr>
              <w:jc w:val="center"/>
            </w:pPr>
            <w:del w:id="54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44D5FA1B" w14:textId="0B44DB89" w:rsidR="00B65BC9" w:rsidRPr="00B65BC9" w:rsidRDefault="00BB6653" w:rsidP="00B65BC9">
            <w:pPr>
              <w:jc w:val="center"/>
              <w:rPr>
                <w:color w:val="000000"/>
              </w:rPr>
            </w:pPr>
            <w:del w:id="55" w:author="7Я" w:date="2026-01-03T11:05:00Z">
              <w:r w:rsidDel="00555EBE">
                <w:rPr>
                  <w:color w:val="000000"/>
                </w:rPr>
                <w:delText>1020</w:delText>
              </w:r>
            </w:del>
          </w:p>
        </w:tc>
      </w:tr>
      <w:tr w:rsidR="000B06A3" w:rsidRPr="00F542DC" w14:paraId="54E92289" w14:textId="77777777" w:rsidTr="001A3877">
        <w:trPr>
          <w:trHeight w:val="284"/>
        </w:trPr>
        <w:tc>
          <w:tcPr>
            <w:tcW w:w="416" w:type="pct"/>
          </w:tcPr>
          <w:p w14:paraId="7F2D5DB6" w14:textId="77777777" w:rsidR="000B06A3" w:rsidRPr="009657D0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0A711B50" w14:textId="5049338C" w:rsidR="000B06A3" w:rsidRPr="00F542DC" w:rsidRDefault="000B06A3" w:rsidP="006C6FB0">
            <w:del w:id="56" w:author="7Я" w:date="2026-01-03T11:05:00Z">
              <w:r w:rsidDel="00555EBE">
                <w:rPr>
                  <w:lang w:val="en-US"/>
                </w:rPr>
                <w:delText>IP</w:delText>
              </w:r>
              <w:r w:rsidRPr="00F542DC" w:rsidDel="00555EBE">
                <w:delText>-</w:delText>
              </w:r>
              <w:r w:rsidDel="00555EBE">
                <w:delText>камера</w:delText>
              </w:r>
              <w:r w:rsidRPr="00F542DC" w:rsidDel="00555EBE">
                <w:delText xml:space="preserve"> </w:delText>
              </w:r>
              <w:r w:rsidDel="00555EBE">
                <w:delText xml:space="preserve">уличная </w:delText>
              </w:r>
              <w:r w:rsidRPr="00F542DC" w:rsidDel="00555EBE">
                <w:rPr>
                  <w:lang w:val="en-US"/>
                </w:rPr>
                <w:delText>Hikvision</w:delText>
              </w:r>
              <w:r w:rsidRPr="00F542DC" w:rsidDel="00555EBE">
                <w:delText xml:space="preserve"> </w:delText>
              </w:r>
              <w:r w:rsidRPr="00F542DC" w:rsidDel="00555EBE">
                <w:rPr>
                  <w:lang w:val="en-US"/>
                </w:rPr>
                <w:delText>DS</w:delText>
              </w:r>
              <w:r w:rsidRPr="00F542DC" w:rsidDel="00555EBE">
                <w:delText>-2</w:delText>
              </w:r>
              <w:r w:rsidRPr="00F542DC" w:rsidDel="00555EBE">
                <w:rPr>
                  <w:lang w:val="en-US"/>
                </w:rPr>
                <w:delText>CD</w:delText>
              </w:r>
              <w:r w:rsidRPr="00F542DC" w:rsidDel="00555EBE">
                <w:delText>2022</w:delText>
              </w:r>
              <w:r w:rsidRPr="00F542DC" w:rsidDel="00555EBE">
                <w:rPr>
                  <w:lang w:val="en-US"/>
                </w:rPr>
                <w:delText>F</w:delText>
              </w:r>
              <w:r w:rsidRPr="00F542DC" w:rsidDel="00555EBE">
                <w:delText>-</w:delText>
              </w:r>
              <w:r w:rsidRPr="00F542DC" w:rsidDel="00555EBE">
                <w:rPr>
                  <w:lang w:val="en-US"/>
                </w:rPr>
                <w:delText>IW</w:delText>
              </w:r>
            </w:del>
          </w:p>
        </w:tc>
        <w:tc>
          <w:tcPr>
            <w:tcW w:w="939" w:type="pct"/>
          </w:tcPr>
          <w:p w14:paraId="303179D8" w14:textId="078D7BEF" w:rsidR="000B06A3" w:rsidRPr="00F542DC" w:rsidRDefault="000B06A3" w:rsidP="006C6FB0">
            <w:pPr>
              <w:jc w:val="center"/>
            </w:pPr>
            <w:del w:id="57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751C2CA1" w14:textId="7830E9FD" w:rsidR="000B06A3" w:rsidRPr="00F542DC" w:rsidRDefault="000B06A3" w:rsidP="00B30C69">
            <w:pPr>
              <w:jc w:val="center"/>
            </w:pPr>
            <w:del w:id="58" w:author="7Я" w:date="2026-01-03T11:05:00Z">
              <w:r w:rsidDel="00555EBE">
                <w:delText>11490</w:delText>
              </w:r>
            </w:del>
          </w:p>
        </w:tc>
      </w:tr>
      <w:tr w:rsidR="000B06A3" w:rsidRPr="00F542DC" w14:paraId="3154BB17" w14:textId="77777777" w:rsidTr="001A3877">
        <w:trPr>
          <w:trHeight w:val="284"/>
        </w:trPr>
        <w:tc>
          <w:tcPr>
            <w:tcW w:w="416" w:type="pct"/>
          </w:tcPr>
          <w:p w14:paraId="0EDEB9F7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1190E431" w14:textId="668361E5" w:rsidR="000B06A3" w:rsidRPr="00F542DC" w:rsidRDefault="000B06A3" w:rsidP="006C6FB0">
            <w:pPr>
              <w:rPr>
                <w:lang w:val="en-US"/>
              </w:rPr>
            </w:pPr>
            <w:del w:id="59" w:author="7Я" w:date="2026-01-03T11:05:00Z">
              <w:r w:rsidDel="00555EBE">
                <w:rPr>
                  <w:lang w:val="en-US"/>
                </w:rPr>
                <w:delText>IP-</w:delText>
              </w:r>
              <w:r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Hikvision DS-2CD2412F-IW</w:delText>
              </w:r>
            </w:del>
          </w:p>
        </w:tc>
        <w:tc>
          <w:tcPr>
            <w:tcW w:w="939" w:type="pct"/>
          </w:tcPr>
          <w:p w14:paraId="7E8EECC3" w14:textId="57DE4F81" w:rsidR="000B06A3" w:rsidRPr="00F542DC" w:rsidRDefault="000B06A3" w:rsidP="006C6FB0">
            <w:pPr>
              <w:jc w:val="center"/>
              <w:rPr>
                <w:lang w:val="en-US"/>
              </w:rPr>
            </w:pPr>
            <w:del w:id="60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C1DE130" w14:textId="59D83E63" w:rsidR="000B06A3" w:rsidRPr="00F542DC" w:rsidRDefault="000B06A3" w:rsidP="00B30C69">
            <w:pPr>
              <w:jc w:val="center"/>
            </w:pPr>
            <w:del w:id="61" w:author="7Я" w:date="2026-01-03T11:05:00Z">
              <w:r w:rsidDel="00555EBE">
                <w:delText>9490</w:delText>
              </w:r>
            </w:del>
          </w:p>
        </w:tc>
      </w:tr>
      <w:tr w:rsidR="000B06A3" w:rsidRPr="00F542DC" w14:paraId="2CE18334" w14:textId="77777777" w:rsidTr="001A3877">
        <w:trPr>
          <w:trHeight w:val="284"/>
        </w:trPr>
        <w:tc>
          <w:tcPr>
            <w:tcW w:w="416" w:type="pct"/>
          </w:tcPr>
          <w:p w14:paraId="1A9A343B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28D26ADD" w14:textId="03FBDE76" w:rsidR="000B06A3" w:rsidRPr="00F542DC" w:rsidRDefault="000B06A3" w:rsidP="006C6FB0">
            <w:pPr>
              <w:rPr>
                <w:lang w:val="en-US"/>
              </w:rPr>
            </w:pPr>
            <w:del w:id="62" w:author="7Я" w:date="2026-01-03T11:05:00Z">
              <w:r w:rsidDel="00555EBE">
                <w:rPr>
                  <w:lang w:val="en-US"/>
                </w:rPr>
                <w:delText>IP-</w:delText>
              </w:r>
              <w:r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Hikvision DS-2CD2432F-IW</w:delText>
              </w:r>
            </w:del>
          </w:p>
        </w:tc>
        <w:tc>
          <w:tcPr>
            <w:tcW w:w="939" w:type="pct"/>
          </w:tcPr>
          <w:p w14:paraId="2B5A794D" w14:textId="4C0FC21D" w:rsidR="000B06A3" w:rsidRPr="00F542DC" w:rsidRDefault="002F18A6" w:rsidP="006C6FB0">
            <w:pPr>
              <w:jc w:val="center"/>
              <w:rPr>
                <w:lang w:val="en-US"/>
              </w:rPr>
            </w:pPr>
            <w:del w:id="63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8EC50B8" w14:textId="069CE527" w:rsidR="000B06A3" w:rsidRPr="00F542DC" w:rsidRDefault="002F18A6" w:rsidP="00B30C69">
            <w:pPr>
              <w:jc w:val="center"/>
            </w:pPr>
            <w:del w:id="64" w:author="7Я" w:date="2026-01-03T11:05:00Z">
              <w:r w:rsidDel="00555EBE">
                <w:delText>11490</w:delText>
              </w:r>
            </w:del>
          </w:p>
        </w:tc>
      </w:tr>
      <w:tr w:rsidR="000B06A3" w:rsidRPr="00F542DC" w14:paraId="4A6283D2" w14:textId="77777777" w:rsidTr="001A3877">
        <w:trPr>
          <w:trHeight w:val="284"/>
        </w:trPr>
        <w:tc>
          <w:tcPr>
            <w:tcW w:w="416" w:type="pct"/>
          </w:tcPr>
          <w:p w14:paraId="62732BFE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776BA1C3" w14:textId="7603D58F" w:rsidR="000B06A3" w:rsidRPr="00F542DC" w:rsidRDefault="002F18A6" w:rsidP="006C6FB0">
            <w:pPr>
              <w:rPr>
                <w:lang w:val="en-US"/>
              </w:rPr>
            </w:pPr>
            <w:del w:id="65" w:author="7Я" w:date="2026-01-03T11:05:00Z">
              <w:r w:rsidRPr="00F542DC" w:rsidDel="00555EBE">
                <w:rPr>
                  <w:lang w:val="en-US"/>
                </w:rPr>
                <w:delText xml:space="preserve">Nobelic WI-FI </w:delText>
              </w:r>
              <w:r w:rsidRPr="002F18A6"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NBQ-1110F</w:delText>
              </w:r>
            </w:del>
          </w:p>
        </w:tc>
        <w:tc>
          <w:tcPr>
            <w:tcW w:w="939" w:type="pct"/>
          </w:tcPr>
          <w:p w14:paraId="7729A4A8" w14:textId="16A4AD72" w:rsidR="000B06A3" w:rsidRPr="00F542DC" w:rsidRDefault="002F18A6" w:rsidP="006C6FB0">
            <w:pPr>
              <w:jc w:val="center"/>
              <w:rPr>
                <w:lang w:val="en-US"/>
              </w:rPr>
            </w:pPr>
            <w:del w:id="66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139EB3C0" w14:textId="1396AE2D" w:rsidR="000B06A3" w:rsidRPr="00F542DC" w:rsidRDefault="002F18A6" w:rsidP="00B30C69">
            <w:pPr>
              <w:jc w:val="center"/>
            </w:pPr>
            <w:del w:id="67" w:author="7Я" w:date="2026-01-03T11:05:00Z">
              <w:r w:rsidDel="00555EBE">
                <w:delText>8500</w:delText>
              </w:r>
            </w:del>
          </w:p>
        </w:tc>
      </w:tr>
      <w:tr w:rsidR="000B06A3" w:rsidRPr="00F542DC" w14:paraId="054FCE37" w14:textId="77777777" w:rsidTr="001A3877">
        <w:trPr>
          <w:trHeight w:val="284"/>
        </w:trPr>
        <w:tc>
          <w:tcPr>
            <w:tcW w:w="416" w:type="pct"/>
          </w:tcPr>
          <w:p w14:paraId="4067FC89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704FE729" w14:textId="0835D109" w:rsidR="000B06A3" w:rsidRPr="00F542DC" w:rsidRDefault="002F18A6" w:rsidP="006C6FB0">
            <w:pPr>
              <w:rPr>
                <w:lang w:val="en-US"/>
              </w:rPr>
            </w:pPr>
            <w:del w:id="68" w:author="7Я" w:date="2026-01-03T11:05:00Z">
              <w:r w:rsidDel="00555EBE">
                <w:rPr>
                  <w:lang w:val="en-US"/>
                </w:rPr>
                <w:delText>IP-</w:delText>
              </w:r>
              <w:r w:rsidDel="00555EBE">
                <w:delText>камера</w:delText>
              </w:r>
              <w:r w:rsidRPr="00F542DC" w:rsidDel="00555EBE">
                <w:rPr>
                  <w:lang w:val="en-US"/>
                </w:rPr>
                <w:delText xml:space="preserve"> Hikvision DS-2CD2522FWD-IWS</w:delText>
              </w:r>
            </w:del>
          </w:p>
        </w:tc>
        <w:tc>
          <w:tcPr>
            <w:tcW w:w="939" w:type="pct"/>
          </w:tcPr>
          <w:p w14:paraId="44641677" w14:textId="51111E57" w:rsidR="000B06A3" w:rsidRPr="00F542DC" w:rsidRDefault="002F18A6" w:rsidP="006C6FB0">
            <w:pPr>
              <w:jc w:val="center"/>
              <w:rPr>
                <w:lang w:val="en-US"/>
              </w:rPr>
            </w:pPr>
            <w:del w:id="69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EBEB5C3" w14:textId="469EB1A0" w:rsidR="000B06A3" w:rsidRPr="00F542DC" w:rsidRDefault="002F18A6" w:rsidP="00B30C69">
            <w:pPr>
              <w:jc w:val="center"/>
            </w:pPr>
            <w:del w:id="70" w:author="7Я" w:date="2026-01-03T11:05:00Z">
              <w:r w:rsidDel="00555EBE">
                <w:delText>14990</w:delText>
              </w:r>
            </w:del>
          </w:p>
        </w:tc>
      </w:tr>
      <w:tr w:rsidR="000B06A3" w:rsidRPr="00F542DC" w14:paraId="50D1A112" w14:textId="77777777" w:rsidTr="001A3877">
        <w:trPr>
          <w:trHeight w:val="284"/>
        </w:trPr>
        <w:tc>
          <w:tcPr>
            <w:tcW w:w="416" w:type="pct"/>
          </w:tcPr>
          <w:p w14:paraId="61A6B552" w14:textId="77777777" w:rsidR="000B06A3" w:rsidRPr="00F542DC" w:rsidRDefault="000B06A3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53870479" w14:textId="13175117" w:rsidR="000B06A3" w:rsidRPr="00F542DC" w:rsidRDefault="002F18A6" w:rsidP="006C6FB0">
            <w:del w:id="71" w:author="7Я" w:date="2026-01-03T11:05:00Z">
              <w:r w:rsidRPr="002F18A6" w:rsidDel="00555EBE">
                <w:rPr>
                  <w:lang w:val="en-US"/>
                </w:rPr>
                <w:delText>IP</w:delText>
              </w:r>
              <w:r w:rsidRPr="00F542DC" w:rsidDel="00555EBE">
                <w:delText>-видеорегистратор</w:delText>
              </w:r>
              <w:r w:rsidDel="00555EBE">
                <w:delText xml:space="preserve"> </w:delText>
              </w:r>
              <w:r w:rsidRPr="002F18A6" w:rsidDel="00555EBE">
                <w:delText>IvideonNVR-mini 1 Tb для 4 камер</w:delText>
              </w:r>
            </w:del>
          </w:p>
        </w:tc>
        <w:tc>
          <w:tcPr>
            <w:tcW w:w="939" w:type="pct"/>
          </w:tcPr>
          <w:p w14:paraId="7DC36F31" w14:textId="79464FA2" w:rsidR="000B06A3" w:rsidRPr="00F542DC" w:rsidRDefault="002F18A6" w:rsidP="006C6FB0">
            <w:pPr>
              <w:jc w:val="center"/>
            </w:pPr>
            <w:del w:id="72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4D8DB7D1" w14:textId="18C5D9EE" w:rsidR="000B06A3" w:rsidRPr="00F542DC" w:rsidRDefault="002F18A6" w:rsidP="00B30C69">
            <w:pPr>
              <w:jc w:val="center"/>
            </w:pPr>
            <w:del w:id="73" w:author="7Я" w:date="2026-01-03T11:05:00Z">
              <w:r w:rsidRPr="002F18A6" w:rsidDel="00555EBE">
                <w:delText>19900</w:delText>
              </w:r>
            </w:del>
          </w:p>
        </w:tc>
      </w:tr>
      <w:tr w:rsidR="002F18A6" w:rsidRPr="00F542DC" w14:paraId="44C76B91" w14:textId="77777777" w:rsidTr="001A3877">
        <w:trPr>
          <w:trHeight w:val="284"/>
        </w:trPr>
        <w:tc>
          <w:tcPr>
            <w:tcW w:w="416" w:type="pct"/>
          </w:tcPr>
          <w:p w14:paraId="151D08B5" w14:textId="77777777" w:rsidR="002F18A6" w:rsidRPr="00F542DC" w:rsidRDefault="002F18A6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lang w:val="en-US"/>
              </w:rPr>
            </w:pPr>
          </w:p>
        </w:tc>
        <w:tc>
          <w:tcPr>
            <w:tcW w:w="2746" w:type="pct"/>
            <w:vAlign w:val="center"/>
          </w:tcPr>
          <w:p w14:paraId="15E3C114" w14:textId="15210683" w:rsidR="002F18A6" w:rsidRPr="00F542DC" w:rsidRDefault="002F18A6" w:rsidP="006C6FB0">
            <w:del w:id="74" w:author="7Я" w:date="2026-01-03T11:05:00Z">
              <w:r w:rsidRPr="002F18A6" w:rsidDel="00555EBE">
                <w:rPr>
                  <w:lang w:val="en-US"/>
                </w:rPr>
                <w:delText>IP</w:delText>
              </w:r>
              <w:r w:rsidRPr="004200A1" w:rsidDel="00555EBE">
                <w:delText>-видеорегистратор</w:delText>
              </w:r>
              <w:r w:rsidDel="00555EBE">
                <w:delText xml:space="preserve"> </w:delText>
              </w:r>
              <w:r w:rsidRPr="002F18A6" w:rsidDel="00555EBE">
                <w:rPr>
                  <w:lang w:val="en-US"/>
                </w:rPr>
                <w:delText>IvideonNVR</w:delText>
              </w:r>
              <w:r w:rsidRPr="00F542DC" w:rsidDel="00555EBE">
                <w:delText>-</w:delText>
              </w:r>
              <w:r w:rsidRPr="002F18A6" w:rsidDel="00555EBE">
                <w:rPr>
                  <w:lang w:val="en-US"/>
                </w:rPr>
                <w:delText>Standard</w:delText>
              </w:r>
              <w:r w:rsidRPr="00F542DC" w:rsidDel="00555EBE">
                <w:delText xml:space="preserve"> до 10 камер</w:delText>
              </w:r>
            </w:del>
          </w:p>
        </w:tc>
        <w:tc>
          <w:tcPr>
            <w:tcW w:w="939" w:type="pct"/>
          </w:tcPr>
          <w:p w14:paraId="5D72CE04" w14:textId="0DF62783" w:rsidR="002F18A6" w:rsidRDefault="002F18A6" w:rsidP="006C6FB0">
            <w:pPr>
              <w:jc w:val="center"/>
            </w:pPr>
            <w:del w:id="75" w:author="7Я" w:date="2026-01-03T11:05:00Z">
              <w:r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185660AC" w14:textId="1969E155" w:rsidR="002F18A6" w:rsidRPr="002F18A6" w:rsidRDefault="002F18A6" w:rsidP="00B30C69">
            <w:pPr>
              <w:jc w:val="center"/>
            </w:pPr>
            <w:del w:id="76" w:author="7Я" w:date="2026-01-03T11:05:00Z">
              <w:r w:rsidRPr="002F18A6" w:rsidDel="00555EBE">
                <w:delText>33500</w:delText>
              </w:r>
            </w:del>
          </w:p>
        </w:tc>
      </w:tr>
      <w:tr w:rsidR="006C6DB2" w:rsidRPr="002379C4" w14:paraId="010E50C4" w14:textId="77777777" w:rsidTr="001A3877">
        <w:trPr>
          <w:trHeight w:val="284"/>
        </w:trPr>
        <w:tc>
          <w:tcPr>
            <w:tcW w:w="416" w:type="pct"/>
          </w:tcPr>
          <w:p w14:paraId="317685A6" w14:textId="77777777" w:rsidR="006C6DB2" w:rsidRPr="00F542DC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2AF20154" w14:textId="2F037A13" w:rsidR="006C6DB2" w:rsidRPr="006C6FB0" w:rsidRDefault="006C6DB2" w:rsidP="006C6FB0">
            <w:pPr>
              <w:rPr>
                <w:lang w:val="en-US"/>
              </w:rPr>
            </w:pPr>
            <w:del w:id="77" w:author="7Я" w:date="2026-01-03T11:05:00Z">
              <w:r w:rsidRPr="006C6FB0" w:rsidDel="00555EBE">
                <w:rPr>
                  <w:lang w:val="en-US"/>
                </w:rPr>
                <w:delText xml:space="preserve">Yealink SIP-T22 </w:delText>
              </w:r>
            </w:del>
          </w:p>
        </w:tc>
        <w:tc>
          <w:tcPr>
            <w:tcW w:w="939" w:type="pct"/>
          </w:tcPr>
          <w:p w14:paraId="2129CD0F" w14:textId="100B14DB" w:rsidR="006C6DB2" w:rsidRDefault="006C6DB2" w:rsidP="006C6FB0">
            <w:pPr>
              <w:jc w:val="center"/>
            </w:pPr>
            <w:del w:id="78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5BAC6E3F" w14:textId="375697D2" w:rsidR="006C6DB2" w:rsidRDefault="006C6DB2" w:rsidP="00B30C69">
            <w:pPr>
              <w:jc w:val="center"/>
            </w:pPr>
            <w:del w:id="79" w:author="7Я" w:date="2026-01-03T11:05:00Z">
              <w:r w:rsidDel="00555EBE">
                <w:delText>9794</w:delText>
              </w:r>
            </w:del>
          </w:p>
        </w:tc>
      </w:tr>
      <w:tr w:rsidR="006C6DB2" w:rsidRPr="002379C4" w14:paraId="2C357576" w14:textId="77777777" w:rsidTr="001A3877">
        <w:trPr>
          <w:trHeight w:val="284"/>
        </w:trPr>
        <w:tc>
          <w:tcPr>
            <w:tcW w:w="416" w:type="pct"/>
          </w:tcPr>
          <w:p w14:paraId="1D3D1592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4B713584" w14:textId="336F045E" w:rsidR="006C6DB2" w:rsidRPr="006C6FB0" w:rsidRDefault="006C6DB2" w:rsidP="006C6FB0">
            <w:pPr>
              <w:rPr>
                <w:lang w:val="en-US"/>
              </w:rPr>
            </w:pPr>
            <w:del w:id="80" w:author="7Я" w:date="2026-01-03T11:05:00Z">
              <w:r w:rsidRPr="006C6FB0" w:rsidDel="00555EBE">
                <w:rPr>
                  <w:lang w:val="en-US"/>
                </w:rPr>
                <w:delText>Yealink SIP-T22P</w:delText>
              </w:r>
            </w:del>
          </w:p>
        </w:tc>
        <w:tc>
          <w:tcPr>
            <w:tcW w:w="939" w:type="pct"/>
          </w:tcPr>
          <w:p w14:paraId="511EE620" w14:textId="6E6D5435" w:rsidR="006C6DB2" w:rsidRDefault="006C6DB2" w:rsidP="006C6FB0">
            <w:pPr>
              <w:jc w:val="center"/>
            </w:pPr>
            <w:del w:id="81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296F41A1" w14:textId="142BC691" w:rsidR="006C6DB2" w:rsidRDefault="006C6DB2" w:rsidP="00B30C69">
            <w:pPr>
              <w:jc w:val="center"/>
            </w:pPr>
            <w:del w:id="82" w:author="7Я" w:date="2026-01-03T11:05:00Z">
              <w:r w:rsidDel="00555EBE">
                <w:delText>9794</w:delText>
              </w:r>
            </w:del>
          </w:p>
        </w:tc>
      </w:tr>
      <w:tr w:rsidR="006C6DB2" w:rsidRPr="002379C4" w14:paraId="00A49C10" w14:textId="77777777" w:rsidTr="001A3877">
        <w:trPr>
          <w:trHeight w:val="284"/>
        </w:trPr>
        <w:tc>
          <w:tcPr>
            <w:tcW w:w="416" w:type="pct"/>
          </w:tcPr>
          <w:p w14:paraId="19E7FDA5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73FA6B3F" w14:textId="45075F58" w:rsidR="006C6DB2" w:rsidRPr="006C6FB0" w:rsidRDefault="006C6DB2" w:rsidP="006C6FB0">
            <w:pPr>
              <w:rPr>
                <w:lang w:val="en-US"/>
              </w:rPr>
            </w:pPr>
            <w:del w:id="83" w:author="7Я" w:date="2026-01-03T11:05:00Z">
              <w:r w:rsidRPr="006C6FB0" w:rsidDel="00555EBE">
                <w:rPr>
                  <w:lang w:val="en-US"/>
                </w:rPr>
                <w:delText xml:space="preserve">Yealink SIP-T19 </w:delText>
              </w:r>
            </w:del>
          </w:p>
        </w:tc>
        <w:tc>
          <w:tcPr>
            <w:tcW w:w="939" w:type="pct"/>
          </w:tcPr>
          <w:p w14:paraId="68F13497" w14:textId="21ABDA16" w:rsidR="006C6DB2" w:rsidRDefault="006C6DB2" w:rsidP="006C6FB0">
            <w:pPr>
              <w:jc w:val="center"/>
            </w:pPr>
            <w:del w:id="84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087B637E" w14:textId="7344638C" w:rsidR="006C6DB2" w:rsidRDefault="006C6DB2" w:rsidP="00B30C69">
            <w:pPr>
              <w:jc w:val="center"/>
            </w:pPr>
            <w:del w:id="85" w:author="7Я" w:date="2026-01-03T11:05:00Z">
              <w:r w:rsidDel="00555EBE">
                <w:delText>5428</w:delText>
              </w:r>
            </w:del>
          </w:p>
        </w:tc>
      </w:tr>
      <w:tr w:rsidR="006C6DB2" w:rsidRPr="002379C4" w14:paraId="748F3AC8" w14:textId="77777777" w:rsidTr="001A3877">
        <w:trPr>
          <w:trHeight w:val="284"/>
        </w:trPr>
        <w:tc>
          <w:tcPr>
            <w:tcW w:w="416" w:type="pct"/>
          </w:tcPr>
          <w:p w14:paraId="4603C9A2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1A5B320F" w14:textId="46E17A9A" w:rsidR="006C6DB2" w:rsidRPr="006C6FB0" w:rsidRDefault="006C6DB2" w:rsidP="006C6FB0">
            <w:pPr>
              <w:rPr>
                <w:lang w:val="en-US"/>
              </w:rPr>
            </w:pPr>
            <w:del w:id="86" w:author="7Я" w:date="2026-01-03T11:05:00Z">
              <w:r w:rsidRPr="006C6FB0" w:rsidDel="00555EBE">
                <w:rPr>
                  <w:lang w:val="en-US"/>
                </w:rPr>
                <w:delText>Yealink SIP-T19P</w:delText>
              </w:r>
            </w:del>
          </w:p>
        </w:tc>
        <w:tc>
          <w:tcPr>
            <w:tcW w:w="939" w:type="pct"/>
          </w:tcPr>
          <w:p w14:paraId="379C1F19" w14:textId="4979EE4B" w:rsidR="006C6DB2" w:rsidRDefault="006C6DB2" w:rsidP="006C6FB0">
            <w:pPr>
              <w:jc w:val="center"/>
            </w:pPr>
            <w:del w:id="87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7B61DE04" w14:textId="58DA4AF1" w:rsidR="006C6DB2" w:rsidRDefault="006C6DB2" w:rsidP="00B30C69">
            <w:pPr>
              <w:jc w:val="center"/>
            </w:pPr>
            <w:del w:id="88" w:author="7Я" w:date="2026-01-03T11:05:00Z">
              <w:r w:rsidDel="00555EBE">
                <w:delText>5900</w:delText>
              </w:r>
            </w:del>
          </w:p>
        </w:tc>
      </w:tr>
      <w:tr w:rsidR="006C6DB2" w:rsidRPr="002379C4" w14:paraId="13804590" w14:textId="77777777" w:rsidTr="001A3877">
        <w:trPr>
          <w:trHeight w:val="284"/>
        </w:trPr>
        <w:tc>
          <w:tcPr>
            <w:tcW w:w="416" w:type="pct"/>
          </w:tcPr>
          <w:p w14:paraId="35CF0A43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62C96CB4" w14:textId="5329324C" w:rsidR="006C6DB2" w:rsidRPr="006C6FB0" w:rsidRDefault="006C6DB2" w:rsidP="006C6FB0">
            <w:pPr>
              <w:rPr>
                <w:lang w:val="en-US"/>
              </w:rPr>
            </w:pPr>
            <w:del w:id="89" w:author="7Я" w:date="2026-01-03T11:05:00Z">
              <w:r w:rsidRPr="006C6FB0" w:rsidDel="00555EBE">
                <w:rPr>
                  <w:lang w:val="en-US"/>
                </w:rPr>
                <w:delText xml:space="preserve">Yealink SIP-T26P </w:delText>
              </w:r>
            </w:del>
          </w:p>
        </w:tc>
        <w:tc>
          <w:tcPr>
            <w:tcW w:w="939" w:type="pct"/>
          </w:tcPr>
          <w:p w14:paraId="645C105A" w14:textId="505877E2" w:rsidR="006C6DB2" w:rsidRDefault="006C6DB2" w:rsidP="006C6FB0">
            <w:pPr>
              <w:jc w:val="center"/>
            </w:pPr>
            <w:del w:id="90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3AEC3A2B" w14:textId="65B79EEB" w:rsidR="006C6DB2" w:rsidRDefault="006C6DB2" w:rsidP="00B30C69">
            <w:pPr>
              <w:jc w:val="center"/>
            </w:pPr>
            <w:del w:id="91" w:author="7Я" w:date="2026-01-03T11:05:00Z">
              <w:r w:rsidDel="00555EBE">
                <w:delText>14632</w:delText>
              </w:r>
            </w:del>
          </w:p>
        </w:tc>
      </w:tr>
      <w:tr w:rsidR="006C6DB2" w:rsidRPr="002379C4" w14:paraId="749BC417" w14:textId="77777777" w:rsidTr="001A3877">
        <w:trPr>
          <w:trHeight w:val="284"/>
        </w:trPr>
        <w:tc>
          <w:tcPr>
            <w:tcW w:w="416" w:type="pct"/>
          </w:tcPr>
          <w:p w14:paraId="3AF952CB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09EA1968" w14:textId="6E7B6AF8" w:rsidR="006C6DB2" w:rsidRPr="006C6FB0" w:rsidRDefault="006C6DB2" w:rsidP="006C6FB0">
            <w:pPr>
              <w:rPr>
                <w:lang w:val="en-US"/>
              </w:rPr>
            </w:pPr>
            <w:del w:id="92" w:author="7Я" w:date="2026-01-03T11:05:00Z">
              <w:r w:rsidRPr="006C6FB0" w:rsidDel="00555EBE">
                <w:rPr>
                  <w:lang w:val="en-US"/>
                </w:rPr>
                <w:delText xml:space="preserve">Yealink SIP-T41P </w:delText>
              </w:r>
            </w:del>
          </w:p>
        </w:tc>
        <w:tc>
          <w:tcPr>
            <w:tcW w:w="939" w:type="pct"/>
          </w:tcPr>
          <w:p w14:paraId="74DD4E38" w14:textId="1B10BD4A" w:rsidR="006C6DB2" w:rsidRDefault="006C6DB2" w:rsidP="006C6FB0">
            <w:pPr>
              <w:jc w:val="center"/>
            </w:pPr>
            <w:del w:id="93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690EB752" w14:textId="6CFC031F" w:rsidR="006C6DB2" w:rsidRDefault="006C6DB2" w:rsidP="00B30C69">
            <w:pPr>
              <w:jc w:val="center"/>
            </w:pPr>
            <w:del w:id="94" w:author="7Я" w:date="2026-01-03T11:05:00Z">
              <w:r w:rsidDel="00555EBE">
                <w:delText>11446</w:delText>
              </w:r>
            </w:del>
          </w:p>
        </w:tc>
      </w:tr>
      <w:tr w:rsidR="006C6DB2" w:rsidRPr="002379C4" w14:paraId="3AAD59C2" w14:textId="77777777" w:rsidTr="001A3877">
        <w:trPr>
          <w:trHeight w:val="284"/>
        </w:trPr>
        <w:tc>
          <w:tcPr>
            <w:tcW w:w="416" w:type="pct"/>
          </w:tcPr>
          <w:p w14:paraId="16BE9780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28C6C7C4" w14:textId="0FC39260" w:rsidR="006C6DB2" w:rsidRPr="006C6FB0" w:rsidRDefault="006C6DB2" w:rsidP="006C6FB0">
            <w:pPr>
              <w:rPr>
                <w:lang w:val="en-US"/>
              </w:rPr>
            </w:pPr>
            <w:del w:id="95" w:author="7Я" w:date="2026-01-03T11:05:00Z">
              <w:r w:rsidRPr="006C6FB0" w:rsidDel="00555EBE">
                <w:rPr>
                  <w:lang w:val="en-US"/>
                </w:rPr>
                <w:delText>Yealink W52P DECT SIP</w:delText>
              </w:r>
            </w:del>
          </w:p>
        </w:tc>
        <w:tc>
          <w:tcPr>
            <w:tcW w:w="939" w:type="pct"/>
          </w:tcPr>
          <w:p w14:paraId="6CEA81DE" w14:textId="1DF1ADD9" w:rsidR="006C6DB2" w:rsidRDefault="006C6DB2" w:rsidP="006C6FB0">
            <w:pPr>
              <w:jc w:val="center"/>
            </w:pPr>
            <w:del w:id="96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7B850F6A" w14:textId="6C3A91A1" w:rsidR="006C6DB2" w:rsidRDefault="006C6DB2" w:rsidP="00B30C69">
            <w:pPr>
              <w:jc w:val="center"/>
            </w:pPr>
            <w:del w:id="97" w:author="7Я" w:date="2026-01-03T11:05:00Z">
              <w:r w:rsidDel="00555EBE">
                <w:delText>11800</w:delText>
              </w:r>
            </w:del>
          </w:p>
        </w:tc>
      </w:tr>
      <w:tr w:rsidR="006C6DB2" w:rsidRPr="002379C4" w14:paraId="3EACEAD0" w14:textId="77777777" w:rsidTr="001A3877">
        <w:trPr>
          <w:trHeight w:val="284"/>
        </w:trPr>
        <w:tc>
          <w:tcPr>
            <w:tcW w:w="416" w:type="pct"/>
          </w:tcPr>
          <w:p w14:paraId="275931E2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center"/>
          </w:tcPr>
          <w:p w14:paraId="23DB6CBE" w14:textId="0F60FCD2" w:rsidR="006C6DB2" w:rsidRPr="006C6FB0" w:rsidRDefault="00505773" w:rsidP="006C6FB0">
            <w:pPr>
              <w:rPr>
                <w:lang w:val="en-US"/>
              </w:rPr>
            </w:pPr>
            <w:del w:id="98" w:author="7Я" w:date="2026-01-03T11:05:00Z">
              <w:r w:rsidDel="00555EBE">
                <w:rPr>
                  <w:lang w:val="en-US"/>
                </w:rPr>
                <w:delText>IP-т</w:delText>
              </w:r>
              <w:r w:rsidDel="00555EBE">
                <w:delText xml:space="preserve">елефон </w:delText>
              </w:r>
              <w:r w:rsidR="006C6DB2" w:rsidRPr="006C6FB0" w:rsidDel="00555EBE">
                <w:rPr>
                  <w:lang w:val="en-US"/>
                </w:rPr>
                <w:delText xml:space="preserve">Fanvil C58P </w:delText>
              </w:r>
            </w:del>
          </w:p>
        </w:tc>
        <w:tc>
          <w:tcPr>
            <w:tcW w:w="939" w:type="pct"/>
          </w:tcPr>
          <w:p w14:paraId="33E76CFF" w14:textId="36B9AE0F" w:rsidR="006C6DB2" w:rsidRDefault="006C6DB2" w:rsidP="006C6FB0">
            <w:pPr>
              <w:jc w:val="center"/>
            </w:pPr>
            <w:del w:id="99" w:author="7Я" w:date="2026-01-03T11:05:00Z">
              <w:r w:rsidRPr="001548DF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504D4069" w14:textId="5BA72816" w:rsidR="006C6DB2" w:rsidRDefault="006C6DB2" w:rsidP="00B30C69">
            <w:pPr>
              <w:jc w:val="center"/>
            </w:pPr>
            <w:del w:id="100" w:author="7Я" w:date="2026-01-03T11:05:00Z">
              <w:r w:rsidDel="00555EBE">
                <w:delText>7080</w:delText>
              </w:r>
            </w:del>
          </w:p>
        </w:tc>
      </w:tr>
      <w:tr w:rsidR="006C6DB2" w:rsidRPr="002379C4" w14:paraId="5CDD8708" w14:textId="77777777" w:rsidTr="001A3877">
        <w:trPr>
          <w:trHeight w:val="284"/>
        </w:trPr>
        <w:tc>
          <w:tcPr>
            <w:tcW w:w="416" w:type="pct"/>
          </w:tcPr>
          <w:p w14:paraId="0AB91245" w14:textId="77777777" w:rsidR="006C6DB2" w:rsidRPr="009657D0" w:rsidRDefault="006C6DB2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78FE9956" w14:textId="16CFC747" w:rsidR="006C6DB2" w:rsidRPr="009657D0" w:rsidRDefault="006C6DB2" w:rsidP="0021216C">
            <w:pPr>
              <w:pStyle w:val="afa"/>
            </w:pPr>
            <w:del w:id="101" w:author="7Я" w:date="2026-01-03T11:05:00Z">
              <w:r w:rsidRPr="009657D0" w:rsidDel="00555EBE">
                <w:delText>Пульт для STB Amino</w:delText>
              </w:r>
            </w:del>
          </w:p>
        </w:tc>
        <w:tc>
          <w:tcPr>
            <w:tcW w:w="939" w:type="pct"/>
          </w:tcPr>
          <w:p w14:paraId="5A4D61E4" w14:textId="08B287CA" w:rsidR="006C6DB2" w:rsidRPr="009657D0" w:rsidRDefault="006C6DB2" w:rsidP="0021216C">
            <w:pPr>
              <w:jc w:val="center"/>
            </w:pPr>
            <w:del w:id="102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65B14629" w14:textId="0C5735AB" w:rsidR="006C6DB2" w:rsidRDefault="009059D8" w:rsidP="00B30C69">
            <w:pPr>
              <w:jc w:val="center"/>
            </w:pPr>
            <w:del w:id="103" w:author="7Я" w:date="2026-01-03T11:05:00Z">
              <w:r w:rsidDel="00555EBE">
                <w:delText>700</w:delText>
              </w:r>
            </w:del>
          </w:p>
        </w:tc>
      </w:tr>
      <w:tr w:rsidR="009059D8" w:rsidRPr="002379C4" w14:paraId="5A316B36" w14:textId="77777777" w:rsidTr="001A3877">
        <w:trPr>
          <w:trHeight w:val="284"/>
        </w:trPr>
        <w:tc>
          <w:tcPr>
            <w:tcW w:w="416" w:type="pct"/>
          </w:tcPr>
          <w:p w14:paraId="39922C93" w14:textId="77777777" w:rsidR="009059D8" w:rsidRPr="009657D0" w:rsidRDefault="009059D8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37C4E81B" w14:textId="69675718" w:rsidR="009059D8" w:rsidRPr="00CE38C2" w:rsidRDefault="009059D8" w:rsidP="0021216C">
            <w:pPr>
              <w:pStyle w:val="afa"/>
            </w:pPr>
            <w:del w:id="104" w:author="7Я" w:date="2026-01-03T11:05:00Z">
              <w:r w:rsidDel="00555EBE">
                <w:delText xml:space="preserve">Пульт для </w:delText>
              </w:r>
              <w:r w:rsidDel="00555EBE">
                <w:rPr>
                  <w:lang w:val="en-US"/>
                </w:rPr>
                <w:delText>STB</w:delText>
              </w:r>
              <w:r w:rsidDel="00555EBE">
                <w:delText xml:space="preserve"> </w:delText>
              </w:r>
              <w:r w:rsidRPr="007F4926" w:rsidDel="00555EBE">
                <w:rPr>
                  <w:lang w:val="en-US"/>
                </w:rPr>
                <w:delText>Dune</w:delText>
              </w:r>
            </w:del>
          </w:p>
        </w:tc>
        <w:tc>
          <w:tcPr>
            <w:tcW w:w="939" w:type="pct"/>
          </w:tcPr>
          <w:p w14:paraId="18093272" w14:textId="33DE72B3" w:rsidR="009059D8" w:rsidRPr="00CE38C2" w:rsidRDefault="009059D8" w:rsidP="0021216C">
            <w:pPr>
              <w:jc w:val="center"/>
            </w:pPr>
            <w:del w:id="10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33E102B3" w14:textId="440FF95E" w:rsidR="009059D8" w:rsidRPr="003673C8" w:rsidRDefault="009059D8" w:rsidP="00B30C69">
            <w:pPr>
              <w:jc w:val="center"/>
            </w:pPr>
            <w:del w:id="106" w:author="7Я" w:date="2026-01-03T11:05:00Z">
              <w:r w:rsidDel="00555EBE">
                <w:delText>1000</w:delText>
              </w:r>
            </w:del>
          </w:p>
        </w:tc>
      </w:tr>
      <w:tr w:rsidR="00EE4994" w:rsidRPr="002379C4" w14:paraId="54B2611A" w14:textId="77777777" w:rsidTr="001A3877">
        <w:trPr>
          <w:trHeight w:val="284"/>
        </w:trPr>
        <w:tc>
          <w:tcPr>
            <w:tcW w:w="416" w:type="pct"/>
          </w:tcPr>
          <w:p w14:paraId="34EADCD2" w14:textId="77777777" w:rsidR="00EE4994" w:rsidRPr="009657D0" w:rsidRDefault="00EE4994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312634D7" w14:textId="3C851F17" w:rsidR="00EE4994" w:rsidRPr="009657D0" w:rsidRDefault="00EE4994" w:rsidP="0021216C">
            <w:pPr>
              <w:pStyle w:val="afa"/>
            </w:pPr>
            <w:del w:id="107" w:author="7Я" w:date="2026-01-03T11:05:00Z">
              <w:r w:rsidRPr="00CE38C2" w:rsidDel="00555EBE">
                <w:delText>Кабель  DIN-SCART</w:delText>
              </w:r>
            </w:del>
          </w:p>
        </w:tc>
        <w:tc>
          <w:tcPr>
            <w:tcW w:w="939" w:type="pct"/>
          </w:tcPr>
          <w:p w14:paraId="21C5D9B3" w14:textId="5E195282" w:rsidR="00EE4994" w:rsidRPr="009657D0" w:rsidRDefault="00EE4994" w:rsidP="0021216C">
            <w:pPr>
              <w:jc w:val="center"/>
            </w:pPr>
            <w:del w:id="108" w:author="7Я" w:date="2026-01-03T11:05:00Z">
              <w:r w:rsidRPr="00CE38C2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3E3D6758" w14:textId="77E317EA" w:rsidR="00EE4994" w:rsidRPr="00EE4994" w:rsidRDefault="00EE4994" w:rsidP="00B30C69">
            <w:pPr>
              <w:jc w:val="center"/>
              <w:rPr>
                <w:lang w:val="en-US"/>
              </w:rPr>
            </w:pPr>
            <w:del w:id="109" w:author="7Я" w:date="2026-01-03T11:05:00Z">
              <w:r w:rsidDel="00555EBE">
                <w:rPr>
                  <w:lang w:val="en-US"/>
                </w:rPr>
                <w:delText>700</w:delText>
              </w:r>
            </w:del>
          </w:p>
        </w:tc>
      </w:tr>
      <w:tr w:rsidR="00EE4994" w:rsidRPr="002379C4" w14:paraId="6700401E" w14:textId="77777777" w:rsidTr="001A3877">
        <w:trPr>
          <w:trHeight w:val="284"/>
        </w:trPr>
        <w:tc>
          <w:tcPr>
            <w:tcW w:w="416" w:type="pct"/>
          </w:tcPr>
          <w:p w14:paraId="5A43FCE2" w14:textId="77777777" w:rsidR="00EE4994" w:rsidRPr="009657D0" w:rsidRDefault="00EE4994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7D494D27" w14:textId="4A5C8F91" w:rsidR="00EE4994" w:rsidRPr="009657D0" w:rsidRDefault="00EE4994" w:rsidP="0021216C">
            <w:pPr>
              <w:pStyle w:val="afa"/>
            </w:pPr>
            <w:del w:id="110" w:author="7Я" w:date="2026-01-03T11:05:00Z">
              <w:r w:rsidRPr="00CE38C2" w:rsidDel="00555EBE">
                <w:delText>Кабель  DIN-SVIDEO/Тюльпан</w:delText>
              </w:r>
            </w:del>
          </w:p>
        </w:tc>
        <w:tc>
          <w:tcPr>
            <w:tcW w:w="939" w:type="pct"/>
          </w:tcPr>
          <w:p w14:paraId="0021D652" w14:textId="06A080C7" w:rsidR="00EE4994" w:rsidRPr="009657D0" w:rsidRDefault="00EE4994" w:rsidP="0021216C">
            <w:pPr>
              <w:jc w:val="center"/>
            </w:pPr>
            <w:del w:id="111" w:author="7Я" w:date="2026-01-03T11:05:00Z">
              <w:r w:rsidRPr="00CE38C2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2D27B2B9" w14:textId="0C7F31A7" w:rsidR="00EE4994" w:rsidRPr="00EE4994" w:rsidRDefault="00EE4994" w:rsidP="00B30C69">
            <w:pPr>
              <w:jc w:val="center"/>
              <w:rPr>
                <w:lang w:val="en-US"/>
              </w:rPr>
            </w:pPr>
            <w:del w:id="112" w:author="7Я" w:date="2026-01-03T11:05:00Z">
              <w:r w:rsidDel="00555EBE">
                <w:rPr>
                  <w:lang w:val="en-US"/>
                </w:rPr>
                <w:delText>700</w:delText>
              </w:r>
            </w:del>
          </w:p>
        </w:tc>
      </w:tr>
      <w:tr w:rsidR="00EE4994" w:rsidRPr="002379C4" w14:paraId="00938721" w14:textId="77777777" w:rsidTr="001A3877">
        <w:trPr>
          <w:trHeight w:val="284"/>
        </w:trPr>
        <w:tc>
          <w:tcPr>
            <w:tcW w:w="416" w:type="pct"/>
          </w:tcPr>
          <w:p w14:paraId="0FA8B01E" w14:textId="77777777" w:rsidR="00EE4994" w:rsidRPr="009657D0" w:rsidRDefault="00EE4994" w:rsidP="00867EE4">
            <w:pPr>
              <w:numPr>
                <w:ilvl w:val="0"/>
                <w:numId w:val="15"/>
              </w:numPr>
              <w:autoSpaceDE/>
              <w:autoSpaceDN/>
              <w:jc w:val="center"/>
            </w:pPr>
          </w:p>
        </w:tc>
        <w:tc>
          <w:tcPr>
            <w:tcW w:w="2746" w:type="pct"/>
            <w:vAlign w:val="bottom"/>
          </w:tcPr>
          <w:p w14:paraId="557933FB" w14:textId="5BFC86D7" w:rsidR="00EE4994" w:rsidRPr="009657D0" w:rsidRDefault="00EE4994" w:rsidP="0021216C">
            <w:pPr>
              <w:pStyle w:val="afa"/>
            </w:pPr>
            <w:del w:id="113" w:author="7Я" w:date="2026-01-03T11:05:00Z">
              <w:r w:rsidRPr="00CE38C2" w:rsidDel="00555EBE">
                <w:delText>Кабель  DIN-Тюльпан</w:delText>
              </w:r>
            </w:del>
          </w:p>
        </w:tc>
        <w:tc>
          <w:tcPr>
            <w:tcW w:w="939" w:type="pct"/>
          </w:tcPr>
          <w:p w14:paraId="25CC1028" w14:textId="7DDED137" w:rsidR="00EE4994" w:rsidRPr="009657D0" w:rsidRDefault="00EE4994" w:rsidP="0021216C">
            <w:pPr>
              <w:jc w:val="center"/>
            </w:pPr>
            <w:del w:id="114" w:author="7Я" w:date="2026-01-03T11:05:00Z">
              <w:r w:rsidRPr="00CE38C2" w:rsidDel="00555EBE">
                <w:delText>единовременно</w:delText>
              </w:r>
            </w:del>
          </w:p>
        </w:tc>
        <w:tc>
          <w:tcPr>
            <w:tcW w:w="899" w:type="pct"/>
            <w:vAlign w:val="center"/>
          </w:tcPr>
          <w:p w14:paraId="20949E8F" w14:textId="5679131B" w:rsidR="00EE4994" w:rsidRPr="00EE4994" w:rsidRDefault="00EE4994" w:rsidP="00B30C69">
            <w:pPr>
              <w:jc w:val="center"/>
              <w:rPr>
                <w:lang w:val="en-US"/>
              </w:rPr>
            </w:pPr>
            <w:del w:id="115" w:author="7Я" w:date="2026-01-03T11:05:00Z">
              <w:r w:rsidDel="00555EBE">
                <w:rPr>
                  <w:lang w:val="en-US"/>
                </w:rPr>
                <w:delText>700</w:delText>
              </w:r>
            </w:del>
          </w:p>
        </w:tc>
      </w:tr>
      <w:tr w:rsidR="006C6FB0" w:rsidRPr="002379C4" w:rsidDel="00555EBE" w14:paraId="3CF69E90" w14:textId="1336619E" w:rsidTr="00A15D81">
        <w:trPr>
          <w:trHeight w:val="284"/>
          <w:del w:id="116" w:author="7Я" w:date="2026-01-03T11:05:00Z"/>
        </w:trPr>
        <w:tc>
          <w:tcPr>
            <w:tcW w:w="416" w:type="pct"/>
          </w:tcPr>
          <w:p w14:paraId="36B3B2CA" w14:textId="12AEC30A" w:rsidR="006C6FB0" w:rsidRPr="009657D0" w:rsidDel="00555EBE" w:rsidRDefault="006C6FB0" w:rsidP="00867EE4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17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26DEB2E5" w14:textId="557D114D" w:rsidR="006C6FB0" w:rsidRPr="009657D0" w:rsidDel="00555EBE" w:rsidRDefault="006C6FB0" w:rsidP="0021216C">
            <w:pPr>
              <w:rPr>
                <w:del w:id="118" w:author="7Я" w:date="2026-01-03T11:05:00Z"/>
              </w:rPr>
            </w:pPr>
            <w:del w:id="119" w:author="7Я" w:date="2026-01-03T11:05:00Z">
              <w:r w:rsidRPr="009657D0" w:rsidDel="00555EBE">
                <w:delText>Кабель UTP cat.5 в помещении абонента (15 п.м. бесплатно)</w:delText>
              </w:r>
            </w:del>
          </w:p>
        </w:tc>
        <w:tc>
          <w:tcPr>
            <w:tcW w:w="939" w:type="pct"/>
          </w:tcPr>
          <w:p w14:paraId="4881D362" w14:textId="3A0D996E" w:rsidR="006C6FB0" w:rsidRPr="009657D0" w:rsidDel="00555EBE" w:rsidRDefault="006C6FB0" w:rsidP="0021216C">
            <w:pPr>
              <w:jc w:val="center"/>
              <w:rPr>
                <w:del w:id="120" w:author="7Я" w:date="2026-01-03T11:05:00Z"/>
              </w:rPr>
            </w:pPr>
            <w:del w:id="121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797286D" w14:textId="36C3DE5D" w:rsidR="006C6FB0" w:rsidRPr="00B65BC9" w:rsidDel="00555EBE" w:rsidRDefault="006C6FB0" w:rsidP="0021216C">
            <w:pPr>
              <w:jc w:val="center"/>
              <w:rPr>
                <w:del w:id="122" w:author="7Я" w:date="2026-01-03T11:05:00Z"/>
                <w:color w:val="000000"/>
              </w:rPr>
            </w:pPr>
            <w:del w:id="123" w:author="7Я" w:date="2026-01-03T11:05:00Z">
              <w:r w:rsidRPr="00B65BC9" w:rsidDel="00555EBE">
                <w:rPr>
                  <w:color w:val="000000"/>
                </w:rPr>
                <w:delText>15</w:delText>
              </w:r>
            </w:del>
          </w:p>
        </w:tc>
      </w:tr>
      <w:tr w:rsidR="006C6FB0" w:rsidRPr="002379C4" w:rsidDel="00555EBE" w14:paraId="35FB42D4" w14:textId="3CCACC7F" w:rsidTr="00A15D81">
        <w:trPr>
          <w:trHeight w:val="284"/>
          <w:del w:id="124" w:author="7Я" w:date="2026-01-03T11:05:00Z"/>
        </w:trPr>
        <w:tc>
          <w:tcPr>
            <w:tcW w:w="416" w:type="pct"/>
          </w:tcPr>
          <w:p w14:paraId="5C2DC04B" w14:textId="284B96FC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25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6236F01C" w14:textId="76EBF7F1" w:rsidR="006C6FB0" w:rsidRPr="009657D0" w:rsidDel="00555EBE" w:rsidRDefault="006C6FB0" w:rsidP="0021216C">
            <w:pPr>
              <w:rPr>
                <w:del w:id="126" w:author="7Я" w:date="2026-01-03T11:05:00Z"/>
              </w:rPr>
            </w:pPr>
            <w:del w:id="127" w:author="7Я" w:date="2026-01-03T11:05:00Z">
              <w:r w:rsidRPr="009657D0" w:rsidDel="00555EBE">
                <w:delText xml:space="preserve">Сетевая однопортовая розетка RJ45  </w:delText>
              </w:r>
            </w:del>
          </w:p>
        </w:tc>
        <w:tc>
          <w:tcPr>
            <w:tcW w:w="939" w:type="pct"/>
          </w:tcPr>
          <w:p w14:paraId="70A64D77" w14:textId="5593D3CF" w:rsidR="006C6FB0" w:rsidRPr="009657D0" w:rsidDel="00555EBE" w:rsidRDefault="006C6FB0" w:rsidP="0021216C">
            <w:pPr>
              <w:jc w:val="center"/>
              <w:rPr>
                <w:del w:id="128" w:author="7Я" w:date="2026-01-03T11:05:00Z"/>
              </w:rPr>
            </w:pPr>
            <w:del w:id="129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36F6D2A1" w14:textId="23317E66" w:rsidR="006C6FB0" w:rsidRPr="00B65BC9" w:rsidDel="00555EBE" w:rsidRDefault="006C6FB0" w:rsidP="0021216C">
            <w:pPr>
              <w:jc w:val="center"/>
              <w:rPr>
                <w:del w:id="130" w:author="7Я" w:date="2026-01-03T11:05:00Z"/>
                <w:color w:val="000000"/>
              </w:rPr>
            </w:pPr>
            <w:del w:id="131" w:author="7Я" w:date="2026-01-03T11:05:00Z">
              <w:r w:rsidRPr="00B65BC9" w:rsidDel="00555EBE">
                <w:rPr>
                  <w:color w:val="000000"/>
                </w:rPr>
                <w:delText>100</w:delText>
              </w:r>
            </w:del>
          </w:p>
        </w:tc>
      </w:tr>
      <w:tr w:rsidR="006C6FB0" w:rsidRPr="002379C4" w:rsidDel="00555EBE" w14:paraId="7DB524EF" w14:textId="697EAF77" w:rsidTr="00A15D81">
        <w:trPr>
          <w:trHeight w:val="284"/>
          <w:del w:id="132" w:author="7Я" w:date="2026-01-03T11:05:00Z"/>
        </w:trPr>
        <w:tc>
          <w:tcPr>
            <w:tcW w:w="416" w:type="pct"/>
          </w:tcPr>
          <w:p w14:paraId="033F9EC7" w14:textId="4B13FBE1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33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3ABAF104" w14:textId="58B2B51D" w:rsidR="006C6FB0" w:rsidRPr="009657D0" w:rsidDel="00555EBE" w:rsidRDefault="006C6FB0" w:rsidP="0021216C">
            <w:pPr>
              <w:rPr>
                <w:del w:id="134" w:author="7Я" w:date="2026-01-03T11:05:00Z"/>
              </w:rPr>
            </w:pPr>
            <w:del w:id="135" w:author="7Я" w:date="2026-01-03T11:05:00Z">
              <w:r w:rsidRPr="009657D0" w:rsidDel="00555EBE">
                <w:delText>Патч-корд до 10 м. с разъемами RJ45</w:delText>
              </w:r>
            </w:del>
          </w:p>
        </w:tc>
        <w:tc>
          <w:tcPr>
            <w:tcW w:w="939" w:type="pct"/>
          </w:tcPr>
          <w:p w14:paraId="30BCED30" w14:textId="5ADAF339" w:rsidR="006C6FB0" w:rsidRPr="009657D0" w:rsidDel="00555EBE" w:rsidRDefault="006C6FB0" w:rsidP="0021216C">
            <w:pPr>
              <w:jc w:val="center"/>
              <w:rPr>
                <w:del w:id="136" w:author="7Я" w:date="2026-01-03T11:05:00Z"/>
              </w:rPr>
            </w:pPr>
            <w:del w:id="137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5AE426E6" w14:textId="1CB1BBCF" w:rsidR="006C6FB0" w:rsidRPr="00B65BC9" w:rsidDel="00555EBE" w:rsidRDefault="006C6FB0" w:rsidP="0021216C">
            <w:pPr>
              <w:jc w:val="center"/>
              <w:rPr>
                <w:del w:id="138" w:author="7Я" w:date="2026-01-03T11:05:00Z"/>
                <w:color w:val="000000"/>
              </w:rPr>
            </w:pPr>
            <w:del w:id="139" w:author="7Я" w:date="2026-01-03T11:05:00Z">
              <w:r w:rsidRPr="00B65BC9" w:rsidDel="00555EBE">
                <w:rPr>
                  <w:color w:val="000000"/>
                </w:rPr>
                <w:delText>20</w:delText>
              </w:r>
            </w:del>
          </w:p>
        </w:tc>
      </w:tr>
      <w:tr w:rsidR="006C6FB0" w:rsidRPr="002379C4" w:rsidDel="00555EBE" w14:paraId="2A4D8896" w14:textId="58E16A82" w:rsidTr="00A15D81">
        <w:trPr>
          <w:trHeight w:val="284"/>
          <w:del w:id="140" w:author="7Я" w:date="2026-01-03T11:05:00Z"/>
        </w:trPr>
        <w:tc>
          <w:tcPr>
            <w:tcW w:w="416" w:type="pct"/>
          </w:tcPr>
          <w:p w14:paraId="2956EDCB" w14:textId="3C1E5C12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41" w:author="7Я" w:date="2026-01-03T11:05:00Z"/>
              </w:rPr>
            </w:pPr>
          </w:p>
        </w:tc>
        <w:tc>
          <w:tcPr>
            <w:tcW w:w="2746" w:type="pct"/>
            <w:vAlign w:val="bottom"/>
          </w:tcPr>
          <w:p w14:paraId="06ED6016" w14:textId="73BEF155" w:rsidR="006C6FB0" w:rsidRPr="009657D0" w:rsidDel="00555EBE" w:rsidRDefault="006C6FB0" w:rsidP="0021216C">
            <w:pPr>
              <w:rPr>
                <w:del w:id="142" w:author="7Я" w:date="2026-01-03T11:05:00Z"/>
              </w:rPr>
            </w:pPr>
            <w:del w:id="143" w:author="7Я" w:date="2026-01-03T11:05:00Z">
              <w:r w:rsidRPr="009657D0" w:rsidDel="00555EBE">
                <w:delText>Короб для прокладки кабеля</w:delText>
              </w:r>
            </w:del>
          </w:p>
        </w:tc>
        <w:tc>
          <w:tcPr>
            <w:tcW w:w="939" w:type="pct"/>
          </w:tcPr>
          <w:p w14:paraId="5B8BEF93" w14:textId="7F3D3F10" w:rsidR="006C6FB0" w:rsidRPr="009657D0" w:rsidDel="00555EBE" w:rsidRDefault="006C6FB0" w:rsidP="0021216C">
            <w:pPr>
              <w:jc w:val="center"/>
              <w:rPr>
                <w:del w:id="144" w:author="7Я" w:date="2026-01-03T11:05:00Z"/>
              </w:rPr>
            </w:pPr>
            <w:del w:id="145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  <w:vAlign w:val="bottom"/>
          </w:tcPr>
          <w:p w14:paraId="2272D476" w14:textId="6BA94C4F" w:rsidR="006C6FB0" w:rsidRPr="00B65BC9" w:rsidDel="00555EBE" w:rsidRDefault="006C6FB0" w:rsidP="0021216C">
            <w:pPr>
              <w:jc w:val="center"/>
              <w:rPr>
                <w:del w:id="146" w:author="7Я" w:date="2026-01-03T11:05:00Z"/>
                <w:color w:val="000000"/>
              </w:rPr>
            </w:pPr>
            <w:del w:id="147" w:author="7Я" w:date="2026-01-03T11:05:00Z">
              <w:r w:rsidRPr="00B65BC9" w:rsidDel="00555EBE">
                <w:rPr>
                  <w:color w:val="000000"/>
                </w:rPr>
                <w:delText>47</w:delText>
              </w:r>
            </w:del>
          </w:p>
        </w:tc>
      </w:tr>
      <w:tr w:rsidR="006C6FB0" w:rsidRPr="002379C4" w:rsidDel="00555EBE" w14:paraId="611698A5" w14:textId="505A8AB5" w:rsidTr="00333470">
        <w:trPr>
          <w:trHeight w:val="284"/>
          <w:del w:id="148" w:author="7Я" w:date="2026-01-03T11:05:00Z"/>
        </w:trPr>
        <w:tc>
          <w:tcPr>
            <w:tcW w:w="416" w:type="pct"/>
          </w:tcPr>
          <w:p w14:paraId="7B7DB489" w14:textId="5ABFE826" w:rsidR="006C6FB0" w:rsidRPr="009657D0" w:rsidDel="00555EBE" w:rsidRDefault="006C6FB0" w:rsidP="009657D0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49" w:author="7Я" w:date="2026-01-03T11:05:00Z"/>
              </w:rPr>
            </w:pPr>
          </w:p>
        </w:tc>
        <w:tc>
          <w:tcPr>
            <w:tcW w:w="2746" w:type="pct"/>
            <w:vAlign w:val="center"/>
          </w:tcPr>
          <w:p w14:paraId="2083E801" w14:textId="0F39DB5D" w:rsidR="006C6FB0" w:rsidDel="00555EBE" w:rsidRDefault="006C6FB0" w:rsidP="006C6FB0">
            <w:pPr>
              <w:rPr>
                <w:del w:id="150" w:author="7Я" w:date="2026-01-03T11:05:00Z"/>
              </w:rPr>
            </w:pPr>
            <w:del w:id="151" w:author="7Я" w:date="2026-01-03T11:05:00Z">
              <w:r w:rsidDel="00555EBE">
                <w:delText>Блок питания</w:delText>
              </w:r>
            </w:del>
          </w:p>
        </w:tc>
        <w:tc>
          <w:tcPr>
            <w:tcW w:w="939" w:type="pct"/>
            <w:vAlign w:val="center"/>
          </w:tcPr>
          <w:p w14:paraId="7F682821" w14:textId="39A1454B" w:rsidR="006C6FB0" w:rsidDel="00555EBE" w:rsidRDefault="006C6FB0" w:rsidP="0021216C">
            <w:pPr>
              <w:jc w:val="center"/>
              <w:rPr>
                <w:del w:id="152" w:author="7Я" w:date="2026-01-03T11:05:00Z"/>
              </w:rPr>
            </w:pPr>
            <w:del w:id="153" w:author="7Я" w:date="2026-01-03T11:05:00Z">
              <w:r w:rsidRPr="009657D0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59D87BEA" w14:textId="7AEC2529" w:rsidR="006C6FB0" w:rsidDel="00555EBE" w:rsidRDefault="00C70DF6" w:rsidP="006C6FB0">
            <w:pPr>
              <w:jc w:val="center"/>
              <w:rPr>
                <w:del w:id="154" w:author="7Я" w:date="2026-01-03T11:05:00Z"/>
              </w:rPr>
            </w:pPr>
            <w:del w:id="155" w:author="7Я" w:date="2026-01-03T11:05:00Z">
              <w:r w:rsidDel="00555EBE">
                <w:delText>909</w:delText>
              </w:r>
            </w:del>
          </w:p>
        </w:tc>
      </w:tr>
      <w:tr w:rsidR="005035A5" w:rsidRPr="002379C4" w:rsidDel="00555EBE" w14:paraId="7C5D9065" w14:textId="2F5A63BE" w:rsidTr="00662D12">
        <w:trPr>
          <w:trHeight w:val="284"/>
          <w:del w:id="156" w:author="7Я" w:date="2026-01-03T11:05:00Z"/>
        </w:trPr>
        <w:tc>
          <w:tcPr>
            <w:tcW w:w="416" w:type="pct"/>
          </w:tcPr>
          <w:p w14:paraId="3AEAED93" w14:textId="3C88227D" w:rsidR="005035A5" w:rsidRPr="005035A5" w:rsidDel="00555EBE" w:rsidRDefault="005035A5" w:rsidP="005035A5">
            <w:pPr>
              <w:numPr>
                <w:ilvl w:val="0"/>
                <w:numId w:val="15"/>
              </w:numPr>
              <w:autoSpaceDE/>
              <w:autoSpaceDN/>
              <w:jc w:val="center"/>
              <w:rPr>
                <w:del w:id="157" w:author="7Я" w:date="2026-01-03T11:05:00Z"/>
              </w:rPr>
            </w:pPr>
          </w:p>
        </w:tc>
        <w:tc>
          <w:tcPr>
            <w:tcW w:w="2746" w:type="pct"/>
          </w:tcPr>
          <w:p w14:paraId="61A8EF00" w14:textId="4D9FDBFE" w:rsidR="005035A5" w:rsidRPr="005035A5" w:rsidDel="00555EBE" w:rsidRDefault="005035A5" w:rsidP="00662D12">
            <w:pPr>
              <w:rPr>
                <w:del w:id="158" w:author="7Я" w:date="2026-01-03T11:05:00Z"/>
              </w:rPr>
            </w:pPr>
            <w:del w:id="159" w:author="7Я" w:date="2026-01-03T11:05:00Z">
              <w:r w:rsidRPr="00662D12" w:rsidDel="00555EBE">
                <w:delText xml:space="preserve">Блок питания для абонентских декодеров  </w:delText>
              </w:r>
            </w:del>
          </w:p>
        </w:tc>
        <w:tc>
          <w:tcPr>
            <w:tcW w:w="939" w:type="pct"/>
          </w:tcPr>
          <w:p w14:paraId="28E5C199" w14:textId="08C77D2A" w:rsidR="005035A5" w:rsidRPr="005035A5" w:rsidDel="00555EBE" w:rsidRDefault="005035A5" w:rsidP="005035A5">
            <w:pPr>
              <w:jc w:val="center"/>
              <w:rPr>
                <w:del w:id="160" w:author="7Я" w:date="2026-01-03T11:05:00Z"/>
              </w:rPr>
            </w:pPr>
            <w:del w:id="161" w:author="7Я" w:date="2026-01-03T11:05:00Z">
              <w:r w:rsidRPr="00662D12" w:rsidDel="00555EBE">
                <w:delText>единовременно</w:delText>
              </w:r>
            </w:del>
          </w:p>
        </w:tc>
        <w:tc>
          <w:tcPr>
            <w:tcW w:w="899" w:type="pct"/>
          </w:tcPr>
          <w:p w14:paraId="1140C1F5" w14:textId="68195839" w:rsidR="005035A5" w:rsidRPr="00662D12" w:rsidDel="00555EBE" w:rsidRDefault="00662D12" w:rsidP="005035A5">
            <w:pPr>
              <w:jc w:val="center"/>
              <w:rPr>
                <w:del w:id="162" w:author="7Я" w:date="2026-01-03T11:05:00Z"/>
                <w:color w:val="000000"/>
                <w:lang w:val="en-US"/>
              </w:rPr>
            </w:pPr>
            <w:del w:id="163" w:author="7Я" w:date="2026-01-03T11:05:00Z">
              <w:r w:rsidDel="00555EBE">
                <w:rPr>
                  <w:color w:val="000000"/>
                  <w:lang w:val="en-US"/>
                </w:rPr>
                <w:delText>800</w:delText>
              </w:r>
            </w:del>
          </w:p>
        </w:tc>
      </w:tr>
    </w:tbl>
    <w:p w14:paraId="2C795BF8" w14:textId="77777777" w:rsidR="00505773" w:rsidRDefault="00505773" w:rsidP="00C77EB2">
      <w:pPr>
        <w:tabs>
          <w:tab w:val="left" w:pos="3494"/>
          <w:tab w:val="left" w:pos="6750"/>
        </w:tabs>
        <w:rPr>
          <w:sz w:val="24"/>
          <w:lang w:val="en-US"/>
        </w:rPr>
      </w:pPr>
    </w:p>
    <w:p w14:paraId="46C9F483" w14:textId="77777777" w:rsidR="00662D12" w:rsidRDefault="00505773" w:rsidP="00152DD3">
      <w:r>
        <w:t>Доставка оборудования:</w:t>
      </w:r>
    </w:p>
    <w:p w14:paraId="4CB62100" w14:textId="77777777" w:rsidR="00505773" w:rsidRPr="00824405" w:rsidRDefault="00505773" w:rsidP="00152DD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8"/>
        <w:gridCol w:w="5599"/>
        <w:gridCol w:w="1915"/>
        <w:gridCol w:w="1833"/>
      </w:tblGrid>
      <w:tr w:rsidR="00505773" w:rsidRPr="00B65BC9" w14:paraId="5FA5CB3F" w14:textId="77777777" w:rsidTr="001C0DF3">
        <w:trPr>
          <w:trHeight w:val="284"/>
        </w:trPr>
        <w:tc>
          <w:tcPr>
            <w:tcW w:w="416" w:type="pct"/>
          </w:tcPr>
          <w:p w14:paraId="021CEDEC" w14:textId="77777777" w:rsidR="00505773" w:rsidRPr="009657D0" w:rsidRDefault="00505773" w:rsidP="00505773">
            <w:pPr>
              <w:numPr>
                <w:ilvl w:val="0"/>
                <w:numId w:val="19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2AE01FF2" w14:textId="77777777" w:rsidR="00505773" w:rsidRPr="009657D0" w:rsidRDefault="00505773" w:rsidP="001C0DF3">
            <w:r w:rsidRPr="009657D0">
              <w:t>Доставка оборудования по Москве</w:t>
            </w:r>
          </w:p>
        </w:tc>
        <w:tc>
          <w:tcPr>
            <w:tcW w:w="939" w:type="pct"/>
          </w:tcPr>
          <w:p w14:paraId="73365D02" w14:textId="77777777" w:rsidR="00505773" w:rsidRPr="009657D0" w:rsidRDefault="00505773" w:rsidP="001C0DF3">
            <w:pPr>
              <w:jc w:val="center"/>
            </w:pPr>
            <w:r w:rsidRPr="009657D0">
              <w:t>единовременно</w:t>
            </w:r>
          </w:p>
        </w:tc>
        <w:tc>
          <w:tcPr>
            <w:tcW w:w="899" w:type="pct"/>
            <w:vAlign w:val="bottom"/>
          </w:tcPr>
          <w:p w14:paraId="079AFB42" w14:textId="19F99D36" w:rsidR="00505773" w:rsidRPr="00B65BC9" w:rsidRDefault="00505773" w:rsidP="001C0DF3">
            <w:pPr>
              <w:jc w:val="center"/>
              <w:rPr>
                <w:color w:val="000000"/>
              </w:rPr>
            </w:pPr>
            <w:del w:id="164" w:author="7Я" w:date="2026-01-03T11:05:00Z">
              <w:r w:rsidRPr="00B65BC9" w:rsidDel="00555EBE">
                <w:rPr>
                  <w:color w:val="000000"/>
                </w:rPr>
                <w:delText>354</w:delText>
              </w:r>
            </w:del>
          </w:p>
        </w:tc>
      </w:tr>
      <w:tr w:rsidR="00505773" w:rsidRPr="00C97926" w14:paraId="0641024D" w14:textId="77777777" w:rsidTr="001C0DF3">
        <w:trPr>
          <w:trHeight w:val="284"/>
        </w:trPr>
        <w:tc>
          <w:tcPr>
            <w:tcW w:w="416" w:type="pct"/>
          </w:tcPr>
          <w:p w14:paraId="76731988" w14:textId="77777777" w:rsidR="00505773" w:rsidRPr="009657D0" w:rsidRDefault="00505773" w:rsidP="00505773">
            <w:pPr>
              <w:numPr>
                <w:ilvl w:val="0"/>
                <w:numId w:val="19"/>
              </w:numPr>
              <w:autoSpaceDE/>
              <w:autoSpaceDN/>
              <w:jc w:val="center"/>
            </w:pPr>
          </w:p>
        </w:tc>
        <w:tc>
          <w:tcPr>
            <w:tcW w:w="2746" w:type="pct"/>
          </w:tcPr>
          <w:p w14:paraId="38A77AF5" w14:textId="77777777" w:rsidR="00505773" w:rsidRPr="00C97926" w:rsidRDefault="00505773" w:rsidP="001C0DF3">
            <w:r w:rsidRPr="00C97926">
              <w:t>Доставка оборудования по Московской области</w:t>
            </w:r>
          </w:p>
        </w:tc>
        <w:tc>
          <w:tcPr>
            <w:tcW w:w="939" w:type="pct"/>
          </w:tcPr>
          <w:p w14:paraId="0C24C8EC" w14:textId="77777777" w:rsidR="00505773" w:rsidRPr="00C97926" w:rsidRDefault="00505773" w:rsidP="001C0DF3">
            <w:pPr>
              <w:jc w:val="center"/>
            </w:pPr>
            <w:r w:rsidRPr="00C97926">
              <w:t>единовременно</w:t>
            </w:r>
          </w:p>
        </w:tc>
        <w:tc>
          <w:tcPr>
            <w:tcW w:w="899" w:type="pct"/>
            <w:vAlign w:val="center"/>
          </w:tcPr>
          <w:p w14:paraId="7A3CB6E2" w14:textId="1810DDB0" w:rsidR="00505773" w:rsidRPr="00C97926" w:rsidRDefault="00505773" w:rsidP="001C0DF3">
            <w:pPr>
              <w:jc w:val="center"/>
            </w:pPr>
            <w:del w:id="165" w:author="7Я" w:date="2026-01-03T11:05:00Z">
              <w:r w:rsidRPr="00C97926" w:rsidDel="00555EBE">
                <w:delText>500</w:delText>
              </w:r>
            </w:del>
          </w:p>
        </w:tc>
      </w:tr>
    </w:tbl>
    <w:p w14:paraId="070203BE" w14:textId="77777777" w:rsidR="0017736B" w:rsidRPr="00AE176F" w:rsidRDefault="0017736B">
      <w:pPr>
        <w:autoSpaceDE/>
        <w:autoSpaceDN/>
        <w:rPr>
          <w:b/>
          <w:sz w:val="24"/>
        </w:rPr>
      </w:pPr>
      <w:r>
        <w:rPr>
          <w:b/>
          <w:sz w:val="24"/>
        </w:rPr>
        <w:br w:type="page"/>
      </w:r>
    </w:p>
    <w:p w14:paraId="7356333D" w14:textId="77777777" w:rsidR="00AE176F" w:rsidRPr="00AE176F" w:rsidRDefault="00AE176F">
      <w:pPr>
        <w:autoSpaceDE/>
        <w:autoSpaceDN/>
        <w:rPr>
          <w:b/>
          <w:sz w:val="24"/>
        </w:rPr>
      </w:pPr>
    </w:p>
    <w:p w14:paraId="4CF8933C" w14:textId="77777777" w:rsidR="00824C7D" w:rsidRPr="003251DA" w:rsidRDefault="00824C7D" w:rsidP="00FA50E6">
      <w:pPr>
        <w:tabs>
          <w:tab w:val="left" w:pos="5670"/>
        </w:tabs>
        <w:ind w:firstLine="5670"/>
        <w:jc w:val="both"/>
        <w:rPr>
          <w:b/>
          <w:sz w:val="24"/>
        </w:rPr>
      </w:pPr>
      <w:r w:rsidRPr="003251DA">
        <w:rPr>
          <w:b/>
          <w:sz w:val="24"/>
        </w:rPr>
        <w:t>Приложение</w:t>
      </w:r>
      <w:r w:rsidRPr="003251DA">
        <w:rPr>
          <w:sz w:val="24"/>
        </w:rPr>
        <w:t xml:space="preserve"> </w:t>
      </w:r>
      <w:r w:rsidRPr="003251DA">
        <w:rPr>
          <w:b/>
          <w:sz w:val="24"/>
        </w:rPr>
        <w:t xml:space="preserve">№ </w:t>
      </w:r>
      <w:r>
        <w:rPr>
          <w:b/>
          <w:sz w:val="24"/>
        </w:rPr>
        <w:t>2</w:t>
      </w:r>
    </w:p>
    <w:p w14:paraId="77354A2C" w14:textId="77777777" w:rsidR="0002597A" w:rsidRDefault="00824C7D" w:rsidP="0002597A">
      <w:pPr>
        <w:pStyle w:val="31"/>
        <w:tabs>
          <w:tab w:val="left" w:pos="5670"/>
        </w:tabs>
        <w:jc w:val="right"/>
      </w:pPr>
      <w:r>
        <w:tab/>
      </w:r>
      <w:r w:rsidRPr="003251DA">
        <w:t xml:space="preserve">к </w:t>
      </w:r>
      <w:r>
        <w:t xml:space="preserve">Оферте </w:t>
      </w:r>
      <w:r w:rsidR="000C256D">
        <w:t xml:space="preserve">о заключении договора </w:t>
      </w:r>
    </w:p>
    <w:p w14:paraId="526B70F8" w14:textId="77777777" w:rsidR="00824C7D" w:rsidRPr="003251DA" w:rsidRDefault="00824C7D" w:rsidP="0002597A">
      <w:pPr>
        <w:pStyle w:val="31"/>
        <w:tabs>
          <w:tab w:val="left" w:pos="5670"/>
        </w:tabs>
        <w:jc w:val="right"/>
      </w:pPr>
      <w:r>
        <w:t>на</w:t>
      </w:r>
      <w:r w:rsidRPr="003251DA">
        <w:t xml:space="preserve"> </w:t>
      </w:r>
      <w:r>
        <w:t xml:space="preserve">поставку оборудования </w:t>
      </w:r>
      <w:r w:rsidRPr="003251DA">
        <w:t xml:space="preserve"> </w:t>
      </w:r>
    </w:p>
    <w:p w14:paraId="7ED9C503" w14:textId="77777777" w:rsidR="00824C7D" w:rsidRPr="003251DA" w:rsidRDefault="00824C7D" w:rsidP="00FA50E6">
      <w:pPr>
        <w:pStyle w:val="31"/>
        <w:tabs>
          <w:tab w:val="left" w:pos="5670"/>
        </w:tabs>
        <w:jc w:val="both"/>
      </w:pPr>
      <w:r>
        <w:tab/>
      </w:r>
      <w:proofErr w:type="gramStart"/>
      <w:r w:rsidRPr="003251DA">
        <w:t>от  «</w:t>
      </w:r>
      <w:proofErr w:type="gramEnd"/>
      <w:r w:rsidRPr="003251DA">
        <w:t>__» __</w:t>
      </w:r>
      <w:r>
        <w:t>__________</w:t>
      </w:r>
      <w:r w:rsidRPr="003251DA">
        <w:t>_ 20</w:t>
      </w:r>
      <w:r>
        <w:t>___</w:t>
      </w:r>
      <w:r w:rsidRPr="003251DA">
        <w:t xml:space="preserve"> г.</w:t>
      </w:r>
    </w:p>
    <w:p w14:paraId="03680C04" w14:textId="77777777" w:rsidR="00824C7D" w:rsidRPr="003251DA" w:rsidRDefault="00824C7D" w:rsidP="00FA50E6">
      <w:pPr>
        <w:rPr>
          <w:b/>
          <w:sz w:val="24"/>
        </w:rPr>
      </w:pPr>
    </w:p>
    <w:p w14:paraId="49A195BF" w14:textId="77777777" w:rsidR="00824C7D" w:rsidRDefault="00824C7D" w:rsidP="00FA50E6">
      <w:pPr>
        <w:ind w:firstLine="720"/>
        <w:jc w:val="center"/>
        <w:rPr>
          <w:b/>
          <w:sz w:val="24"/>
        </w:rPr>
      </w:pPr>
      <w:r>
        <w:rPr>
          <w:b/>
          <w:sz w:val="24"/>
        </w:rPr>
        <w:t>Форма «Заявка на поставку оборудования»</w:t>
      </w:r>
    </w:p>
    <w:p w14:paraId="56FAA53D" w14:textId="77777777" w:rsidR="00E168BF" w:rsidRDefault="00E168BF" w:rsidP="00E168BF">
      <w:pPr>
        <w:ind w:firstLine="720"/>
        <w:rPr>
          <w:b/>
          <w:sz w:val="24"/>
        </w:rPr>
      </w:pPr>
    </w:p>
    <w:p w14:paraId="68A201BB" w14:textId="77777777" w:rsidR="0002597A" w:rsidRDefault="0002597A" w:rsidP="00E168BF">
      <w:pPr>
        <w:ind w:firstLine="720"/>
        <w:rPr>
          <w:sz w:val="24"/>
        </w:rPr>
      </w:pPr>
    </w:p>
    <w:p w14:paraId="2A294458" w14:textId="77777777" w:rsidR="00E168BF" w:rsidRPr="00E168BF" w:rsidRDefault="00824C7D" w:rsidP="00E168BF">
      <w:pPr>
        <w:ind w:firstLine="720"/>
        <w:rPr>
          <w:sz w:val="24"/>
        </w:rPr>
      </w:pPr>
      <w:r>
        <w:rPr>
          <w:sz w:val="24"/>
        </w:rPr>
        <w:t>Прошу поставить следующее оборудование из Спецификации:</w:t>
      </w:r>
    </w:p>
    <w:p w14:paraId="0C2F9C8B" w14:textId="77777777" w:rsidR="00824C7D" w:rsidRPr="003251DA" w:rsidRDefault="00824C7D" w:rsidP="00FA50E6">
      <w:pPr>
        <w:tabs>
          <w:tab w:val="left" w:pos="3494"/>
          <w:tab w:val="left" w:pos="6750"/>
        </w:tabs>
        <w:rPr>
          <w:sz w:val="24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"/>
        <w:gridCol w:w="949"/>
        <w:gridCol w:w="1738"/>
        <w:gridCol w:w="3816"/>
        <w:gridCol w:w="561"/>
        <w:gridCol w:w="567"/>
        <w:gridCol w:w="856"/>
        <w:gridCol w:w="1276"/>
      </w:tblGrid>
      <w:tr w:rsidR="00824C7D" w:rsidRPr="00C77EB2" w14:paraId="630F47BE" w14:textId="77777777" w:rsidTr="005819B9">
        <w:trPr>
          <w:trHeight w:val="480"/>
        </w:trPr>
        <w:tc>
          <w:tcPr>
            <w:tcW w:w="443" w:type="dxa"/>
            <w:vAlign w:val="center"/>
          </w:tcPr>
          <w:p w14:paraId="1995394B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№</w:t>
            </w:r>
          </w:p>
        </w:tc>
        <w:tc>
          <w:tcPr>
            <w:tcW w:w="949" w:type="dxa"/>
            <w:vAlign w:val="center"/>
          </w:tcPr>
          <w:p w14:paraId="0CC3BFF3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Артикул</w:t>
            </w:r>
          </w:p>
        </w:tc>
        <w:tc>
          <w:tcPr>
            <w:tcW w:w="1738" w:type="dxa"/>
            <w:vAlign w:val="center"/>
          </w:tcPr>
          <w:p w14:paraId="4CA78E9D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Наименование</w:t>
            </w:r>
          </w:p>
        </w:tc>
        <w:tc>
          <w:tcPr>
            <w:tcW w:w="3816" w:type="dxa"/>
            <w:vAlign w:val="center"/>
          </w:tcPr>
          <w:p w14:paraId="531705DC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Описание</w:t>
            </w:r>
          </w:p>
        </w:tc>
        <w:tc>
          <w:tcPr>
            <w:tcW w:w="561" w:type="dxa"/>
            <w:vAlign w:val="center"/>
          </w:tcPr>
          <w:p w14:paraId="3548A72F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Ед. изм.</w:t>
            </w:r>
          </w:p>
        </w:tc>
        <w:tc>
          <w:tcPr>
            <w:tcW w:w="567" w:type="dxa"/>
            <w:vAlign w:val="center"/>
          </w:tcPr>
          <w:p w14:paraId="3F427CE2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Кол-во</w:t>
            </w:r>
          </w:p>
        </w:tc>
        <w:tc>
          <w:tcPr>
            <w:tcW w:w="856" w:type="dxa"/>
            <w:vAlign w:val="center"/>
          </w:tcPr>
          <w:p w14:paraId="74BDB687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Цена за ед., в рублях</w:t>
            </w:r>
          </w:p>
        </w:tc>
        <w:tc>
          <w:tcPr>
            <w:tcW w:w="1276" w:type="dxa"/>
            <w:vAlign w:val="center"/>
          </w:tcPr>
          <w:p w14:paraId="2D103D60" w14:textId="77777777" w:rsidR="00824C7D" w:rsidRPr="00C77EB2" w:rsidRDefault="00824C7D" w:rsidP="005819B9">
            <w:pPr>
              <w:tabs>
                <w:tab w:val="num" w:pos="0"/>
              </w:tabs>
              <w:jc w:val="center"/>
              <w:rPr>
                <w:b/>
              </w:rPr>
            </w:pPr>
            <w:r w:rsidRPr="00C77EB2">
              <w:rPr>
                <w:b/>
              </w:rPr>
              <w:t>Стоимость, в рублях</w:t>
            </w:r>
          </w:p>
        </w:tc>
      </w:tr>
      <w:tr w:rsidR="00824C7D" w:rsidRPr="003251DA" w14:paraId="10B528DF" w14:textId="77777777" w:rsidTr="005819B9">
        <w:trPr>
          <w:trHeight w:val="480"/>
        </w:trPr>
        <w:tc>
          <w:tcPr>
            <w:tcW w:w="443" w:type="dxa"/>
            <w:vAlign w:val="center"/>
          </w:tcPr>
          <w:p w14:paraId="5C4022E2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949" w:type="dxa"/>
            <w:vAlign w:val="center"/>
          </w:tcPr>
          <w:p w14:paraId="2387104B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738" w:type="dxa"/>
            <w:vAlign w:val="center"/>
          </w:tcPr>
          <w:p w14:paraId="0F88DF12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816" w:type="dxa"/>
            <w:vAlign w:val="center"/>
          </w:tcPr>
          <w:p w14:paraId="10E27681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1" w:type="dxa"/>
            <w:vAlign w:val="center"/>
          </w:tcPr>
          <w:p w14:paraId="5AE8F8D8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vAlign w:val="center"/>
          </w:tcPr>
          <w:p w14:paraId="369F6956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6" w:type="dxa"/>
            <w:vAlign w:val="center"/>
          </w:tcPr>
          <w:p w14:paraId="1C98CD2E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D041562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</w:tr>
      <w:tr w:rsidR="00824C7D" w:rsidRPr="003251DA" w14:paraId="475A6DBB" w14:textId="77777777" w:rsidTr="005819B9">
        <w:trPr>
          <w:trHeight w:val="480"/>
        </w:trPr>
        <w:tc>
          <w:tcPr>
            <w:tcW w:w="443" w:type="dxa"/>
            <w:vAlign w:val="center"/>
          </w:tcPr>
          <w:p w14:paraId="10EDA571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949" w:type="dxa"/>
            <w:vAlign w:val="center"/>
          </w:tcPr>
          <w:p w14:paraId="07F09CE5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738" w:type="dxa"/>
            <w:vAlign w:val="center"/>
          </w:tcPr>
          <w:p w14:paraId="34BFC38D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816" w:type="dxa"/>
            <w:vAlign w:val="center"/>
          </w:tcPr>
          <w:p w14:paraId="3BBDC134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1" w:type="dxa"/>
            <w:vAlign w:val="center"/>
          </w:tcPr>
          <w:p w14:paraId="79A9BE94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vAlign w:val="center"/>
          </w:tcPr>
          <w:p w14:paraId="00013A0B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6" w:type="dxa"/>
            <w:vAlign w:val="center"/>
          </w:tcPr>
          <w:p w14:paraId="4A1C584A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C73F3BD" w14:textId="77777777" w:rsidR="00824C7D" w:rsidRPr="003251DA" w:rsidRDefault="00824C7D" w:rsidP="005819B9">
            <w:pPr>
              <w:tabs>
                <w:tab w:val="num" w:pos="0"/>
              </w:tabs>
              <w:jc w:val="center"/>
              <w:rPr>
                <w:b/>
                <w:sz w:val="24"/>
              </w:rPr>
            </w:pPr>
          </w:p>
        </w:tc>
      </w:tr>
      <w:tr w:rsidR="00824C7D" w:rsidRPr="003251DA" w14:paraId="774452C8" w14:textId="77777777" w:rsidTr="005819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89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07121" w14:textId="77777777" w:rsidR="00824C7D" w:rsidRPr="003251DA" w:rsidRDefault="00824C7D" w:rsidP="005819B9">
            <w:pPr>
              <w:tabs>
                <w:tab w:val="num" w:pos="0"/>
              </w:tabs>
              <w:jc w:val="right"/>
              <w:rPr>
                <w:b/>
                <w:sz w:val="24"/>
              </w:rPr>
            </w:pPr>
            <w:r w:rsidRPr="003251DA">
              <w:rPr>
                <w:b/>
                <w:sz w:val="24"/>
              </w:rPr>
              <w:t>ИТОГО</w:t>
            </w:r>
            <w:r w:rsidR="00441758">
              <w:rPr>
                <w:b/>
                <w:sz w:val="24"/>
              </w:rPr>
              <w:t xml:space="preserve"> (с </w:t>
            </w:r>
            <w:r w:rsidR="00441758" w:rsidRPr="003251DA">
              <w:rPr>
                <w:b/>
                <w:sz w:val="24"/>
              </w:rPr>
              <w:t>НДС</w:t>
            </w:r>
            <w:r w:rsidR="00441758">
              <w:rPr>
                <w:b/>
                <w:sz w:val="24"/>
              </w:rPr>
              <w:t>)</w:t>
            </w:r>
            <w:r w:rsidRPr="003251DA">
              <w:rPr>
                <w:b/>
                <w:sz w:val="24"/>
              </w:rPr>
              <w:t>:</w:t>
            </w:r>
          </w:p>
          <w:p w14:paraId="2470E2CB" w14:textId="77777777" w:rsidR="00824C7D" w:rsidRPr="003251DA" w:rsidRDefault="00824C7D" w:rsidP="005819B9">
            <w:pPr>
              <w:tabs>
                <w:tab w:val="num" w:pos="0"/>
              </w:tabs>
              <w:jc w:val="right"/>
              <w:rPr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B95D7D" w14:textId="77777777" w:rsidR="00824C7D" w:rsidRPr="003251DA" w:rsidRDefault="00824C7D" w:rsidP="005819B9">
            <w:pPr>
              <w:tabs>
                <w:tab w:val="num" w:pos="0"/>
              </w:tabs>
              <w:jc w:val="right"/>
              <w:rPr>
                <w:b/>
                <w:sz w:val="24"/>
              </w:rPr>
            </w:pPr>
          </w:p>
        </w:tc>
      </w:tr>
    </w:tbl>
    <w:p w14:paraId="1328C2B6" w14:textId="77777777" w:rsidR="00493872" w:rsidRDefault="00493872" w:rsidP="00FA50E6">
      <w:pPr>
        <w:tabs>
          <w:tab w:val="left" w:pos="3494"/>
          <w:tab w:val="left" w:pos="6750"/>
        </w:tabs>
        <w:rPr>
          <w:sz w:val="24"/>
        </w:rPr>
      </w:pPr>
    </w:p>
    <w:p w14:paraId="1DC283EE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 w:rsidRPr="003251DA">
        <w:rPr>
          <w:sz w:val="24"/>
        </w:rPr>
        <w:t>Итого за Оборудование: _____</w:t>
      </w:r>
      <w:proofErr w:type="gramStart"/>
      <w:r w:rsidRPr="003251DA">
        <w:rPr>
          <w:sz w:val="24"/>
        </w:rPr>
        <w:t>_</w:t>
      </w:r>
      <w:r w:rsidRPr="003251DA">
        <w:rPr>
          <w:b/>
          <w:sz w:val="24"/>
        </w:rPr>
        <w:t>,_</w:t>
      </w:r>
      <w:proofErr w:type="gramEnd"/>
      <w:r w:rsidRPr="003251DA">
        <w:rPr>
          <w:b/>
          <w:sz w:val="24"/>
        </w:rPr>
        <w:t>__</w:t>
      </w:r>
      <w:r w:rsidRPr="003251DA">
        <w:rPr>
          <w:sz w:val="24"/>
        </w:rPr>
        <w:t xml:space="preserve"> (_______________________ и </w:t>
      </w:r>
      <w:r>
        <w:rPr>
          <w:sz w:val="24"/>
        </w:rPr>
        <w:t>__</w:t>
      </w:r>
      <w:r w:rsidRPr="003251DA">
        <w:rPr>
          <w:sz w:val="24"/>
        </w:rPr>
        <w:t>/100)</w:t>
      </w:r>
      <w:r w:rsidRPr="003251DA">
        <w:rPr>
          <w:sz w:val="24"/>
          <w:szCs w:val="24"/>
        </w:rPr>
        <w:t xml:space="preserve"> рублей</w:t>
      </w:r>
      <w:r w:rsidRPr="003251DA">
        <w:rPr>
          <w:sz w:val="24"/>
        </w:rPr>
        <w:t xml:space="preserve">, </w:t>
      </w:r>
      <w:r w:rsidR="00441758">
        <w:rPr>
          <w:sz w:val="24"/>
        </w:rPr>
        <w:t xml:space="preserve">включая </w:t>
      </w:r>
      <w:r w:rsidRPr="003251DA">
        <w:rPr>
          <w:sz w:val="24"/>
        </w:rPr>
        <w:t>НДС 18%.</w:t>
      </w:r>
    </w:p>
    <w:p w14:paraId="4A4C03B2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Срок поставки: ___________________________.</w:t>
      </w:r>
    </w:p>
    <w:p w14:paraId="6136B361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Адрес доставки: _____________________________________________________________________ (индекс, область, город, район, поселение, улица, номер дома, номер офиса, иное).</w:t>
      </w:r>
    </w:p>
    <w:p w14:paraId="0A8C89C7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Принимающее лицо: ____________________________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>должность, ФИО, реквизиты доверенности на получение оборудования).</w:t>
      </w:r>
    </w:p>
    <w:p w14:paraId="4C8E3C3B" w14:textId="77777777" w:rsidR="00824C7D" w:rsidRDefault="00824C7D" w:rsidP="00FA50E6">
      <w:pPr>
        <w:tabs>
          <w:tab w:val="left" w:pos="3494"/>
          <w:tab w:val="left" w:pos="6750"/>
        </w:tabs>
        <w:rPr>
          <w:sz w:val="24"/>
        </w:rPr>
      </w:pPr>
      <w:r>
        <w:rPr>
          <w:sz w:val="24"/>
        </w:rPr>
        <w:t>Дополнительная информация: _________________________________________________________</w:t>
      </w:r>
    </w:p>
    <w:p w14:paraId="07A99255" w14:textId="77777777" w:rsidR="000C256D" w:rsidRDefault="000C256D" w:rsidP="00FA50E6">
      <w:pPr>
        <w:tabs>
          <w:tab w:val="left" w:pos="3494"/>
          <w:tab w:val="left" w:pos="6750"/>
        </w:tabs>
        <w:rPr>
          <w:sz w:val="24"/>
        </w:rPr>
      </w:pPr>
    </w:p>
    <w:p w14:paraId="0F5F73C4" w14:textId="77777777" w:rsidR="000C256D" w:rsidRDefault="000C256D" w:rsidP="00FA50E6">
      <w:pPr>
        <w:tabs>
          <w:tab w:val="left" w:pos="3494"/>
          <w:tab w:val="left" w:pos="6750"/>
        </w:tabs>
        <w:rPr>
          <w:sz w:val="24"/>
        </w:rPr>
      </w:pPr>
    </w:p>
    <w:p w14:paraId="5BE8D21C" w14:textId="77777777" w:rsidR="000C256D" w:rsidRPr="003251DA" w:rsidRDefault="000C256D" w:rsidP="00FA50E6">
      <w:pPr>
        <w:tabs>
          <w:tab w:val="left" w:pos="3494"/>
          <w:tab w:val="left" w:pos="6750"/>
        </w:tabs>
        <w:rPr>
          <w:sz w:val="24"/>
        </w:rPr>
      </w:pPr>
    </w:p>
    <w:p w14:paraId="0DD166F3" w14:textId="77777777" w:rsidR="00824C7D" w:rsidRPr="003251DA" w:rsidRDefault="00824C7D" w:rsidP="00FA50E6">
      <w:pPr>
        <w:tabs>
          <w:tab w:val="left" w:pos="3494"/>
          <w:tab w:val="left" w:pos="6750"/>
        </w:tabs>
        <w:rPr>
          <w:sz w:val="24"/>
        </w:rPr>
      </w:pPr>
    </w:p>
    <w:p w14:paraId="35672589" w14:textId="77777777" w:rsidR="00824C7D" w:rsidRDefault="00824C7D" w:rsidP="00C77EB2">
      <w:pPr>
        <w:suppressAutoHyphens/>
        <w:spacing w:before="120"/>
        <w:ind w:left="4536"/>
      </w:pPr>
      <w:r>
        <w:t xml:space="preserve"> </w:t>
      </w:r>
    </w:p>
    <w:sectPr w:rsidR="00824C7D" w:rsidSect="00383F68">
      <w:headerReference w:type="default" r:id="rId8"/>
      <w:footerReference w:type="default" r:id="rId9"/>
      <w:pgSz w:w="11906" w:h="16838"/>
      <w:pgMar w:top="567" w:right="567" w:bottom="567" w:left="1134" w:header="720" w:footer="6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A38AB" w14:textId="77777777" w:rsidR="005A66DE" w:rsidRDefault="005A66DE">
      <w:r>
        <w:separator/>
      </w:r>
    </w:p>
  </w:endnote>
  <w:endnote w:type="continuationSeparator" w:id="0">
    <w:p w14:paraId="35621ED1" w14:textId="77777777" w:rsidR="005A66DE" w:rsidRDefault="005A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DL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9FA6" w14:textId="7404937F" w:rsidR="00393D7E" w:rsidRPr="00555EBE" w:rsidRDefault="00393D7E" w:rsidP="00555EBE">
    <w:pPr>
      <w:pStyle w:val="aa"/>
      <w:rPr>
        <w:rPrChange w:id="166" w:author="7Я" w:date="2026-01-03T11:04:00Z">
          <w:rPr>
            <w:i/>
            <w:iCs/>
            <w:caps/>
            <w:sz w:val="16"/>
            <w:szCs w:val="16"/>
            <w:lang w:val="en-US"/>
          </w:rPr>
        </w:rPrChange>
      </w:rPr>
      <w:pPrChange w:id="167" w:author="7Я" w:date="2026-01-03T11:04:00Z">
        <w:pPr>
          <w:pStyle w:val="aa"/>
          <w:shd w:val="pct10" w:color="000000" w:fill="auto"/>
          <w:spacing w:before="120"/>
          <w:jc w:val="both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7EA8C" w14:textId="77777777" w:rsidR="005A66DE" w:rsidRDefault="005A66DE">
      <w:r>
        <w:separator/>
      </w:r>
    </w:p>
  </w:footnote>
  <w:footnote w:type="continuationSeparator" w:id="0">
    <w:p w14:paraId="0B85EA76" w14:textId="77777777" w:rsidR="005A66DE" w:rsidRDefault="005A6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41504" w14:textId="386CA4E2" w:rsidR="00393D7E" w:rsidRDefault="00393D7E" w:rsidP="0053534A">
    <w:pPr>
      <w:pStyle w:val="a8"/>
      <w:tabs>
        <w:tab w:val="clear" w:pos="4153"/>
        <w:tab w:val="clear" w:pos="8306"/>
      </w:tabs>
      <w:spacing w:before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93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84685"/>
    <w:multiLevelType w:val="singleLevel"/>
    <w:tmpl w:val="6AB05922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EC1A62"/>
    <w:multiLevelType w:val="multilevel"/>
    <w:tmpl w:val="D67031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</w:abstractNum>
  <w:abstractNum w:abstractNumId="3" w15:restartNumberingAfterBreak="0">
    <w:nsid w:val="1290572A"/>
    <w:multiLevelType w:val="multilevel"/>
    <w:tmpl w:val="9B2A25F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5.%2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cs="Times New Roman" w:hint="default"/>
      </w:rPr>
    </w:lvl>
  </w:abstractNum>
  <w:abstractNum w:abstractNumId="4" w15:restartNumberingAfterBreak="0">
    <w:nsid w:val="19B72E78"/>
    <w:multiLevelType w:val="multilevel"/>
    <w:tmpl w:val="3668B5F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" w15:restartNumberingAfterBreak="0">
    <w:nsid w:val="1FAB1097"/>
    <w:multiLevelType w:val="multilevel"/>
    <w:tmpl w:val="217271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2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decimal"/>
      <w:isLgl/>
      <w:lvlText w:val="%2.1..%3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  <w:szCs w:val="24"/>
      </w:rPr>
    </w:lvl>
  </w:abstractNum>
  <w:abstractNum w:abstractNumId="6" w15:restartNumberingAfterBreak="0">
    <w:nsid w:val="20A503EC"/>
    <w:multiLevelType w:val="hybridMultilevel"/>
    <w:tmpl w:val="096018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30A3077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16"/>
        </w:tabs>
        <w:ind w:left="71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31235B9C"/>
    <w:multiLevelType w:val="hybridMultilevel"/>
    <w:tmpl w:val="096018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1A25703"/>
    <w:multiLevelType w:val="multilevel"/>
    <w:tmpl w:val="A6C434B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hanging="454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0" w15:restartNumberingAfterBreak="0">
    <w:nsid w:val="33382526"/>
    <w:multiLevelType w:val="multilevel"/>
    <w:tmpl w:val="B67076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i w:val="0"/>
      </w:rPr>
    </w:lvl>
  </w:abstractNum>
  <w:abstractNum w:abstractNumId="11" w15:restartNumberingAfterBreak="0">
    <w:nsid w:val="366163A9"/>
    <w:multiLevelType w:val="multilevel"/>
    <w:tmpl w:val="3760B050"/>
    <w:lvl w:ilvl="0">
      <w:start w:val="1"/>
      <w:numFmt w:val="decimal"/>
      <w:lvlText w:val="%1."/>
      <w:lvlJc w:val="left"/>
      <w:pPr>
        <w:ind w:left="570" w:hanging="570"/>
      </w:pPr>
      <w:rPr>
        <w:rFonts w:ascii="Courier New" w:hAnsi="Courier New" w:cs="Courier New" w:hint="default"/>
      </w:rPr>
    </w:lvl>
    <w:lvl w:ilvl="1">
      <w:start w:val="2"/>
      <w:numFmt w:val="decimal"/>
      <w:lvlText w:val="%1.%2."/>
      <w:lvlJc w:val="left"/>
      <w:pPr>
        <w:ind w:left="1361" w:hanging="57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2302" w:hanging="72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3093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4244" w:hanging="108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5035" w:hanging="108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6186" w:hanging="144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."/>
      <w:lvlJc w:val="left"/>
      <w:pPr>
        <w:ind w:left="6977" w:hanging="1440"/>
      </w:pPr>
      <w:rPr>
        <w:rFonts w:ascii="Courier New" w:hAnsi="Courier New" w:cs="Courier New" w:hint="default"/>
      </w:rPr>
    </w:lvl>
    <w:lvl w:ilvl="8">
      <w:start w:val="1"/>
      <w:numFmt w:val="decimal"/>
      <w:lvlText w:val="%1.%2.%3.%4.%5.%6.%7.%8.%9."/>
      <w:lvlJc w:val="left"/>
      <w:pPr>
        <w:ind w:left="8128" w:hanging="1800"/>
      </w:pPr>
      <w:rPr>
        <w:rFonts w:ascii="Courier New" w:hAnsi="Courier New" w:cs="Courier New" w:hint="default"/>
      </w:rPr>
    </w:lvl>
  </w:abstractNum>
  <w:abstractNum w:abstractNumId="12" w15:restartNumberingAfterBreak="0">
    <w:nsid w:val="39D44800"/>
    <w:multiLevelType w:val="multilevel"/>
    <w:tmpl w:val="E66C7ECE"/>
    <w:lvl w:ilvl="0">
      <w:start w:val="1"/>
      <w:numFmt w:val="bullet"/>
      <w:pStyle w:val="a0"/>
      <w:lvlText w:val=""/>
      <w:lvlJc w:val="left"/>
      <w:pPr>
        <w:tabs>
          <w:tab w:val="num" w:pos="717"/>
        </w:tabs>
        <w:ind w:left="680" w:hanging="32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C1BA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4DE6099"/>
    <w:multiLevelType w:val="hybridMultilevel"/>
    <w:tmpl w:val="3C1EB07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FC94B8C"/>
    <w:multiLevelType w:val="multilevel"/>
    <w:tmpl w:val="37DAF31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6.%2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cs="Times New Roman" w:hint="default"/>
      </w:rPr>
    </w:lvl>
  </w:abstractNum>
  <w:abstractNum w:abstractNumId="16" w15:restartNumberingAfterBreak="0">
    <w:nsid w:val="78B80D37"/>
    <w:multiLevelType w:val="multilevel"/>
    <w:tmpl w:val="6D68C7C6"/>
    <w:lvl w:ilvl="0">
      <w:start w:val="8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7" w15:restartNumberingAfterBreak="0">
    <w:nsid w:val="79A336D4"/>
    <w:multiLevelType w:val="hybridMultilevel"/>
    <w:tmpl w:val="3D2AC7C0"/>
    <w:lvl w:ilvl="0" w:tplc="041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7C3D007A"/>
    <w:multiLevelType w:val="multilevel"/>
    <w:tmpl w:val="5B4A78E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cs="Times New Roman" w:hint="default"/>
      </w:rPr>
    </w:lvl>
  </w:abstractNum>
  <w:num w:numId="1" w16cid:durableId="1766076585">
    <w:abstractNumId w:val="9"/>
  </w:num>
  <w:num w:numId="2" w16cid:durableId="1692952007">
    <w:abstractNumId w:val="12"/>
  </w:num>
  <w:num w:numId="3" w16cid:durableId="1432043489">
    <w:abstractNumId w:val="2"/>
  </w:num>
  <w:num w:numId="4" w16cid:durableId="790171045">
    <w:abstractNumId w:val="5"/>
  </w:num>
  <w:num w:numId="5" w16cid:durableId="111094541">
    <w:abstractNumId w:val="13"/>
  </w:num>
  <w:num w:numId="6" w16cid:durableId="1379234498">
    <w:abstractNumId w:val="0"/>
  </w:num>
  <w:num w:numId="7" w16cid:durableId="1787695391">
    <w:abstractNumId w:val="18"/>
  </w:num>
  <w:num w:numId="8" w16cid:durableId="317735527">
    <w:abstractNumId w:val="3"/>
  </w:num>
  <w:num w:numId="9" w16cid:durableId="2051496264">
    <w:abstractNumId w:val="15"/>
  </w:num>
  <w:num w:numId="10" w16cid:durableId="369960413">
    <w:abstractNumId w:val="14"/>
  </w:num>
  <w:num w:numId="11" w16cid:durableId="827861094">
    <w:abstractNumId w:val="17"/>
  </w:num>
  <w:num w:numId="12" w16cid:durableId="561985072">
    <w:abstractNumId w:val="4"/>
  </w:num>
  <w:num w:numId="13" w16cid:durableId="1190492711">
    <w:abstractNumId w:val="16"/>
  </w:num>
  <w:num w:numId="14" w16cid:durableId="1675305577">
    <w:abstractNumId w:val="1"/>
  </w:num>
  <w:num w:numId="15" w16cid:durableId="595401945">
    <w:abstractNumId w:val="6"/>
  </w:num>
  <w:num w:numId="16" w16cid:durableId="713313707">
    <w:abstractNumId w:val="10"/>
  </w:num>
  <w:num w:numId="17" w16cid:durableId="1706254709">
    <w:abstractNumId w:val="7"/>
  </w:num>
  <w:num w:numId="18" w16cid:durableId="1306281932">
    <w:abstractNumId w:val="11"/>
  </w:num>
  <w:num w:numId="19" w16cid:durableId="1966038502">
    <w:abstractNumId w:val="8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7Я">
    <w15:presenceInfo w15:providerId="None" w15:userId="7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397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E2E"/>
    <w:rsid w:val="00014228"/>
    <w:rsid w:val="000165CD"/>
    <w:rsid w:val="0002597A"/>
    <w:rsid w:val="000312DD"/>
    <w:rsid w:val="00031606"/>
    <w:rsid w:val="00031B25"/>
    <w:rsid w:val="0003745A"/>
    <w:rsid w:val="00045927"/>
    <w:rsid w:val="00054844"/>
    <w:rsid w:val="0008190C"/>
    <w:rsid w:val="000826D8"/>
    <w:rsid w:val="00085880"/>
    <w:rsid w:val="000B06A3"/>
    <w:rsid w:val="000B12C5"/>
    <w:rsid w:val="000C1B57"/>
    <w:rsid w:val="000C256D"/>
    <w:rsid w:val="000D2BA6"/>
    <w:rsid w:val="000D2DCF"/>
    <w:rsid w:val="000F4798"/>
    <w:rsid w:val="000F7815"/>
    <w:rsid w:val="00105048"/>
    <w:rsid w:val="00136915"/>
    <w:rsid w:val="001402AA"/>
    <w:rsid w:val="00152DD3"/>
    <w:rsid w:val="0015510B"/>
    <w:rsid w:val="0017371C"/>
    <w:rsid w:val="00175E0F"/>
    <w:rsid w:val="0017736B"/>
    <w:rsid w:val="00187BD6"/>
    <w:rsid w:val="001908E2"/>
    <w:rsid w:val="0019604D"/>
    <w:rsid w:val="001C4F70"/>
    <w:rsid w:val="001E08CA"/>
    <w:rsid w:val="001F3509"/>
    <w:rsid w:val="001F4353"/>
    <w:rsid w:val="00205C0D"/>
    <w:rsid w:val="00215442"/>
    <w:rsid w:val="00237597"/>
    <w:rsid w:val="00246ED5"/>
    <w:rsid w:val="002556DD"/>
    <w:rsid w:val="00256D80"/>
    <w:rsid w:val="00260289"/>
    <w:rsid w:val="00267707"/>
    <w:rsid w:val="00267FC7"/>
    <w:rsid w:val="002816B9"/>
    <w:rsid w:val="00287829"/>
    <w:rsid w:val="002929F0"/>
    <w:rsid w:val="002A10E8"/>
    <w:rsid w:val="002A7831"/>
    <w:rsid w:val="002B21D2"/>
    <w:rsid w:val="002B4BE5"/>
    <w:rsid w:val="002C3FB0"/>
    <w:rsid w:val="002F18A6"/>
    <w:rsid w:val="00301DCC"/>
    <w:rsid w:val="003030AA"/>
    <w:rsid w:val="00311158"/>
    <w:rsid w:val="00314405"/>
    <w:rsid w:val="003238AB"/>
    <w:rsid w:val="003251DA"/>
    <w:rsid w:val="00332AA2"/>
    <w:rsid w:val="00337482"/>
    <w:rsid w:val="003416C0"/>
    <w:rsid w:val="00344698"/>
    <w:rsid w:val="00366EA1"/>
    <w:rsid w:val="003673C8"/>
    <w:rsid w:val="003721BF"/>
    <w:rsid w:val="00377C84"/>
    <w:rsid w:val="00382F9E"/>
    <w:rsid w:val="00383484"/>
    <w:rsid w:val="00383F68"/>
    <w:rsid w:val="003917C5"/>
    <w:rsid w:val="00393D7E"/>
    <w:rsid w:val="003A1BA5"/>
    <w:rsid w:val="003A3A6D"/>
    <w:rsid w:val="003C41D1"/>
    <w:rsid w:val="003C7ED0"/>
    <w:rsid w:val="003E180F"/>
    <w:rsid w:val="003E3060"/>
    <w:rsid w:val="003E32CF"/>
    <w:rsid w:val="00401A71"/>
    <w:rsid w:val="004038B0"/>
    <w:rsid w:val="00427368"/>
    <w:rsid w:val="0044090B"/>
    <w:rsid w:val="00441758"/>
    <w:rsid w:val="00456078"/>
    <w:rsid w:val="00467CE0"/>
    <w:rsid w:val="004717EC"/>
    <w:rsid w:val="00472AB2"/>
    <w:rsid w:val="00486D76"/>
    <w:rsid w:val="00493872"/>
    <w:rsid w:val="0049745D"/>
    <w:rsid w:val="004A543B"/>
    <w:rsid w:val="004B5E8D"/>
    <w:rsid w:val="004C02C2"/>
    <w:rsid w:val="004C1D58"/>
    <w:rsid w:val="004C305B"/>
    <w:rsid w:val="004F30DB"/>
    <w:rsid w:val="004F3323"/>
    <w:rsid w:val="005035A5"/>
    <w:rsid w:val="00505773"/>
    <w:rsid w:val="00510706"/>
    <w:rsid w:val="00513FE4"/>
    <w:rsid w:val="00515B30"/>
    <w:rsid w:val="00516033"/>
    <w:rsid w:val="00517DB7"/>
    <w:rsid w:val="00522392"/>
    <w:rsid w:val="0052727A"/>
    <w:rsid w:val="00532D50"/>
    <w:rsid w:val="0053534A"/>
    <w:rsid w:val="005357CE"/>
    <w:rsid w:val="00555EBE"/>
    <w:rsid w:val="00562717"/>
    <w:rsid w:val="005715FC"/>
    <w:rsid w:val="005742C6"/>
    <w:rsid w:val="005819B9"/>
    <w:rsid w:val="005A66DE"/>
    <w:rsid w:val="005B4F7B"/>
    <w:rsid w:val="005C4495"/>
    <w:rsid w:val="005D1E2F"/>
    <w:rsid w:val="005D4E71"/>
    <w:rsid w:val="005E3620"/>
    <w:rsid w:val="005E7AE6"/>
    <w:rsid w:val="006118BB"/>
    <w:rsid w:val="00611CD8"/>
    <w:rsid w:val="00627492"/>
    <w:rsid w:val="006440DF"/>
    <w:rsid w:val="00650F2E"/>
    <w:rsid w:val="00662D12"/>
    <w:rsid w:val="00662EF9"/>
    <w:rsid w:val="006669B6"/>
    <w:rsid w:val="0067315E"/>
    <w:rsid w:val="00673729"/>
    <w:rsid w:val="00687AD9"/>
    <w:rsid w:val="006A1F60"/>
    <w:rsid w:val="006A4361"/>
    <w:rsid w:val="006A588E"/>
    <w:rsid w:val="006A6AD0"/>
    <w:rsid w:val="006A6D5B"/>
    <w:rsid w:val="006C6DB2"/>
    <w:rsid w:val="006C6EF5"/>
    <w:rsid w:val="006C6FB0"/>
    <w:rsid w:val="006D0C99"/>
    <w:rsid w:val="006D2E65"/>
    <w:rsid w:val="007007FC"/>
    <w:rsid w:val="007235E0"/>
    <w:rsid w:val="00724571"/>
    <w:rsid w:val="00732949"/>
    <w:rsid w:val="00733CA3"/>
    <w:rsid w:val="00744364"/>
    <w:rsid w:val="00747E3E"/>
    <w:rsid w:val="007509B1"/>
    <w:rsid w:val="007626A2"/>
    <w:rsid w:val="0077486C"/>
    <w:rsid w:val="007A13FC"/>
    <w:rsid w:val="007B3028"/>
    <w:rsid w:val="007B4746"/>
    <w:rsid w:val="007B605F"/>
    <w:rsid w:val="007D691F"/>
    <w:rsid w:val="007E65E9"/>
    <w:rsid w:val="007F36F2"/>
    <w:rsid w:val="007F39D9"/>
    <w:rsid w:val="00824405"/>
    <w:rsid w:val="00824C7D"/>
    <w:rsid w:val="0082509B"/>
    <w:rsid w:val="00833E83"/>
    <w:rsid w:val="00842E36"/>
    <w:rsid w:val="008453BA"/>
    <w:rsid w:val="008630A4"/>
    <w:rsid w:val="00871B2C"/>
    <w:rsid w:val="0088091D"/>
    <w:rsid w:val="008827FA"/>
    <w:rsid w:val="00894B1A"/>
    <w:rsid w:val="00894F37"/>
    <w:rsid w:val="008A7EF8"/>
    <w:rsid w:val="008C07B6"/>
    <w:rsid w:val="008E1662"/>
    <w:rsid w:val="008E370F"/>
    <w:rsid w:val="008E4A66"/>
    <w:rsid w:val="008F0808"/>
    <w:rsid w:val="008F18E9"/>
    <w:rsid w:val="008F6C65"/>
    <w:rsid w:val="009059D8"/>
    <w:rsid w:val="00912FB3"/>
    <w:rsid w:val="009139A0"/>
    <w:rsid w:val="0092473F"/>
    <w:rsid w:val="00927E2A"/>
    <w:rsid w:val="009338C5"/>
    <w:rsid w:val="009365A9"/>
    <w:rsid w:val="00943F8C"/>
    <w:rsid w:val="00950150"/>
    <w:rsid w:val="009657D0"/>
    <w:rsid w:val="009A56B1"/>
    <w:rsid w:val="009A6273"/>
    <w:rsid w:val="009C0226"/>
    <w:rsid w:val="009C29A1"/>
    <w:rsid w:val="009E25E3"/>
    <w:rsid w:val="009F33E1"/>
    <w:rsid w:val="00A05F24"/>
    <w:rsid w:val="00A1208F"/>
    <w:rsid w:val="00A16B96"/>
    <w:rsid w:val="00A202DC"/>
    <w:rsid w:val="00A2598E"/>
    <w:rsid w:val="00A40911"/>
    <w:rsid w:val="00A40D8B"/>
    <w:rsid w:val="00A43277"/>
    <w:rsid w:val="00A6023C"/>
    <w:rsid w:val="00A90803"/>
    <w:rsid w:val="00A95B71"/>
    <w:rsid w:val="00AB2B12"/>
    <w:rsid w:val="00AC454C"/>
    <w:rsid w:val="00AC71DE"/>
    <w:rsid w:val="00AD0B96"/>
    <w:rsid w:val="00AD385B"/>
    <w:rsid w:val="00AD7461"/>
    <w:rsid w:val="00AE176F"/>
    <w:rsid w:val="00AE2B52"/>
    <w:rsid w:val="00AF231D"/>
    <w:rsid w:val="00AF51ED"/>
    <w:rsid w:val="00B01A8F"/>
    <w:rsid w:val="00B139B7"/>
    <w:rsid w:val="00B30C69"/>
    <w:rsid w:val="00B50A4F"/>
    <w:rsid w:val="00B65BC9"/>
    <w:rsid w:val="00B800BD"/>
    <w:rsid w:val="00B85679"/>
    <w:rsid w:val="00B90DB7"/>
    <w:rsid w:val="00BA184A"/>
    <w:rsid w:val="00BA2C3C"/>
    <w:rsid w:val="00BA550B"/>
    <w:rsid w:val="00BB6653"/>
    <w:rsid w:val="00BB6B14"/>
    <w:rsid w:val="00BB6DB5"/>
    <w:rsid w:val="00BB752E"/>
    <w:rsid w:val="00BC496F"/>
    <w:rsid w:val="00BD0F39"/>
    <w:rsid w:val="00BD31A1"/>
    <w:rsid w:val="00BE2485"/>
    <w:rsid w:val="00BE3FE2"/>
    <w:rsid w:val="00BE57D5"/>
    <w:rsid w:val="00C124A3"/>
    <w:rsid w:val="00C16599"/>
    <w:rsid w:val="00C343AD"/>
    <w:rsid w:val="00C41704"/>
    <w:rsid w:val="00C437BA"/>
    <w:rsid w:val="00C46929"/>
    <w:rsid w:val="00C55F51"/>
    <w:rsid w:val="00C70DF6"/>
    <w:rsid w:val="00C77EB2"/>
    <w:rsid w:val="00C80F4E"/>
    <w:rsid w:val="00C94E2E"/>
    <w:rsid w:val="00C94E73"/>
    <w:rsid w:val="00C97926"/>
    <w:rsid w:val="00CA3574"/>
    <w:rsid w:val="00CC179B"/>
    <w:rsid w:val="00CC60DD"/>
    <w:rsid w:val="00CE0192"/>
    <w:rsid w:val="00CE38C2"/>
    <w:rsid w:val="00CF25C5"/>
    <w:rsid w:val="00D16018"/>
    <w:rsid w:val="00D220D2"/>
    <w:rsid w:val="00D22534"/>
    <w:rsid w:val="00D2446D"/>
    <w:rsid w:val="00D33C46"/>
    <w:rsid w:val="00D46A3D"/>
    <w:rsid w:val="00D47636"/>
    <w:rsid w:val="00D56430"/>
    <w:rsid w:val="00D57B1F"/>
    <w:rsid w:val="00D615E4"/>
    <w:rsid w:val="00D62801"/>
    <w:rsid w:val="00D752E7"/>
    <w:rsid w:val="00D75CF5"/>
    <w:rsid w:val="00D96FF2"/>
    <w:rsid w:val="00DA0328"/>
    <w:rsid w:val="00DB4B30"/>
    <w:rsid w:val="00DC37FF"/>
    <w:rsid w:val="00DD0329"/>
    <w:rsid w:val="00DD11E1"/>
    <w:rsid w:val="00DD6357"/>
    <w:rsid w:val="00DF6122"/>
    <w:rsid w:val="00DF7C22"/>
    <w:rsid w:val="00E0295B"/>
    <w:rsid w:val="00E168BF"/>
    <w:rsid w:val="00E17951"/>
    <w:rsid w:val="00E2636A"/>
    <w:rsid w:val="00E31562"/>
    <w:rsid w:val="00E4372B"/>
    <w:rsid w:val="00E56755"/>
    <w:rsid w:val="00E5764E"/>
    <w:rsid w:val="00E62ACD"/>
    <w:rsid w:val="00E62E7D"/>
    <w:rsid w:val="00E70618"/>
    <w:rsid w:val="00E74A88"/>
    <w:rsid w:val="00E802E3"/>
    <w:rsid w:val="00E83C4F"/>
    <w:rsid w:val="00E84849"/>
    <w:rsid w:val="00E871BE"/>
    <w:rsid w:val="00E9039F"/>
    <w:rsid w:val="00EB7669"/>
    <w:rsid w:val="00EC4C43"/>
    <w:rsid w:val="00ED59AA"/>
    <w:rsid w:val="00EE4994"/>
    <w:rsid w:val="00F059D4"/>
    <w:rsid w:val="00F1230A"/>
    <w:rsid w:val="00F24804"/>
    <w:rsid w:val="00F542DC"/>
    <w:rsid w:val="00F72C95"/>
    <w:rsid w:val="00F775A4"/>
    <w:rsid w:val="00F85FA5"/>
    <w:rsid w:val="00F97FE6"/>
    <w:rsid w:val="00FA50E6"/>
    <w:rsid w:val="00FB1DE8"/>
    <w:rsid w:val="00FC1C66"/>
    <w:rsid w:val="00FC27EC"/>
    <w:rsid w:val="00FC6090"/>
    <w:rsid w:val="00FD10C1"/>
    <w:rsid w:val="00FD2A25"/>
    <w:rsid w:val="00FD6ECC"/>
    <w:rsid w:val="00FD795D"/>
    <w:rsid w:val="00FD7F49"/>
    <w:rsid w:val="00FF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228F78"/>
  <w15:docId w15:val="{3BC0ECED-BC13-411E-94D5-9B8BB293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7371C"/>
    <w:pPr>
      <w:autoSpaceDE w:val="0"/>
      <w:autoSpaceDN w:val="0"/>
    </w:pPr>
    <w:rPr>
      <w:sz w:val="20"/>
      <w:szCs w:val="20"/>
    </w:rPr>
  </w:style>
  <w:style w:type="paragraph" w:styleId="1">
    <w:name w:val="heading 1"/>
    <w:basedOn w:val="a1"/>
    <w:next w:val="a1"/>
    <w:link w:val="10"/>
    <w:uiPriority w:val="99"/>
    <w:qFormat/>
    <w:rsid w:val="0017371C"/>
    <w:pPr>
      <w:keepNext/>
      <w:spacing w:before="360"/>
      <w:jc w:val="right"/>
      <w:outlineLvl w:val="0"/>
    </w:pPr>
    <w:rPr>
      <w:b/>
      <w:bCs/>
    </w:rPr>
  </w:style>
  <w:style w:type="paragraph" w:styleId="2">
    <w:name w:val="heading 2"/>
    <w:basedOn w:val="a1"/>
    <w:next w:val="a1"/>
    <w:link w:val="20"/>
    <w:uiPriority w:val="99"/>
    <w:qFormat/>
    <w:rsid w:val="0017371C"/>
    <w:pPr>
      <w:keepNext/>
      <w:autoSpaceDE/>
      <w:autoSpaceDN/>
      <w:outlineLvl w:val="1"/>
    </w:pPr>
    <w:rPr>
      <w:rFonts w:ascii="Arial" w:hAnsi="Arial" w:cs="Arial"/>
      <w:i/>
      <w:iCs/>
    </w:rPr>
  </w:style>
  <w:style w:type="paragraph" w:styleId="3">
    <w:name w:val="heading 3"/>
    <w:basedOn w:val="a1"/>
    <w:next w:val="a1"/>
    <w:link w:val="30"/>
    <w:uiPriority w:val="99"/>
    <w:qFormat/>
    <w:rsid w:val="0017371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9"/>
    <w:qFormat/>
    <w:rsid w:val="0017371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9"/>
    <w:qFormat/>
    <w:rsid w:val="0017371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9"/>
    <w:qFormat/>
    <w:rsid w:val="0017371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iPriority w:val="99"/>
    <w:qFormat/>
    <w:rsid w:val="0017371C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link w:val="80"/>
    <w:uiPriority w:val="99"/>
    <w:qFormat/>
    <w:rsid w:val="0017371C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link w:val="90"/>
    <w:uiPriority w:val="99"/>
    <w:qFormat/>
    <w:rsid w:val="0017371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735A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semiHidden/>
    <w:rsid w:val="004735A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semiHidden/>
    <w:rsid w:val="004735A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"/>
    <w:semiHidden/>
    <w:rsid w:val="004735A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4735A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semiHidden/>
    <w:rsid w:val="004735AD"/>
    <w:rPr>
      <w:rFonts w:asciiTheme="minorHAnsi" w:eastAsiaTheme="minorEastAsia" w:hAnsiTheme="minorHAnsi" w:cstheme="minorBidi"/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rsid w:val="004735AD"/>
    <w:rPr>
      <w:rFonts w:asciiTheme="minorHAnsi" w:eastAsiaTheme="minorEastAsia" w:hAnsiTheme="minorHAnsi" w:cstheme="minorBidi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rsid w:val="004735AD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uiPriority w:val="9"/>
    <w:semiHidden/>
    <w:rsid w:val="004735AD"/>
    <w:rPr>
      <w:rFonts w:asciiTheme="majorHAnsi" w:eastAsiaTheme="majorEastAsia" w:hAnsiTheme="majorHAnsi" w:cstheme="majorBidi"/>
    </w:rPr>
  </w:style>
  <w:style w:type="paragraph" w:styleId="a5">
    <w:name w:val="Body Text"/>
    <w:basedOn w:val="a1"/>
    <w:link w:val="a6"/>
    <w:uiPriority w:val="99"/>
    <w:rsid w:val="0017371C"/>
    <w:pPr>
      <w:spacing w:before="20"/>
      <w:jc w:val="both"/>
    </w:pPr>
  </w:style>
  <w:style w:type="character" w:customStyle="1" w:styleId="a6">
    <w:name w:val="Основной текст Знак"/>
    <w:basedOn w:val="a2"/>
    <w:link w:val="a5"/>
    <w:uiPriority w:val="99"/>
    <w:rsid w:val="004735AD"/>
    <w:rPr>
      <w:sz w:val="20"/>
      <w:szCs w:val="20"/>
    </w:rPr>
  </w:style>
  <w:style w:type="paragraph" w:customStyle="1" w:styleId="caaieiaie1">
    <w:name w:val="caaieiaie 1"/>
    <w:basedOn w:val="a1"/>
    <w:next w:val="a1"/>
    <w:uiPriority w:val="99"/>
    <w:rsid w:val="0017371C"/>
    <w:pPr>
      <w:keepNext/>
      <w:jc w:val="center"/>
    </w:pPr>
    <w:rPr>
      <w:b/>
      <w:bCs/>
    </w:rPr>
  </w:style>
  <w:style w:type="paragraph" w:customStyle="1" w:styleId="a7">
    <w:name w:val="текст сноски"/>
    <w:basedOn w:val="a1"/>
    <w:uiPriority w:val="99"/>
    <w:rsid w:val="0017371C"/>
  </w:style>
  <w:style w:type="paragraph" w:styleId="a8">
    <w:name w:val="header"/>
    <w:basedOn w:val="a1"/>
    <w:link w:val="a9"/>
    <w:uiPriority w:val="99"/>
    <w:rsid w:val="0017371C"/>
    <w:pPr>
      <w:tabs>
        <w:tab w:val="center" w:pos="4153"/>
        <w:tab w:val="right" w:pos="8306"/>
      </w:tabs>
    </w:pPr>
  </w:style>
  <w:style w:type="character" w:customStyle="1" w:styleId="a9">
    <w:name w:val="Верхний колонтитул Знак"/>
    <w:basedOn w:val="a2"/>
    <w:link w:val="a8"/>
    <w:uiPriority w:val="99"/>
    <w:semiHidden/>
    <w:rsid w:val="004735AD"/>
    <w:rPr>
      <w:sz w:val="20"/>
      <w:szCs w:val="20"/>
    </w:rPr>
  </w:style>
  <w:style w:type="paragraph" w:styleId="aa">
    <w:name w:val="footer"/>
    <w:basedOn w:val="a1"/>
    <w:link w:val="ab"/>
    <w:uiPriority w:val="99"/>
    <w:rsid w:val="0017371C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basedOn w:val="a2"/>
    <w:link w:val="aa"/>
    <w:uiPriority w:val="99"/>
    <w:semiHidden/>
    <w:rsid w:val="004735AD"/>
    <w:rPr>
      <w:sz w:val="20"/>
      <w:szCs w:val="20"/>
    </w:rPr>
  </w:style>
  <w:style w:type="paragraph" w:styleId="31">
    <w:name w:val="Body Text 3"/>
    <w:basedOn w:val="a1"/>
    <w:link w:val="32"/>
    <w:uiPriority w:val="99"/>
    <w:rsid w:val="0017371C"/>
    <w:pPr>
      <w:autoSpaceDE/>
      <w:autoSpaceDN/>
      <w:jc w:val="center"/>
    </w:pPr>
    <w:rPr>
      <w:b/>
      <w:bCs/>
      <w:color w:val="000000"/>
    </w:rPr>
  </w:style>
  <w:style w:type="character" w:customStyle="1" w:styleId="32">
    <w:name w:val="Основной текст 3 Знак"/>
    <w:basedOn w:val="a2"/>
    <w:link w:val="31"/>
    <w:uiPriority w:val="99"/>
    <w:semiHidden/>
    <w:rsid w:val="004735AD"/>
    <w:rPr>
      <w:sz w:val="16"/>
      <w:szCs w:val="16"/>
    </w:rPr>
  </w:style>
  <w:style w:type="paragraph" w:customStyle="1" w:styleId="xl32">
    <w:name w:val="xl32"/>
    <w:basedOn w:val="a1"/>
    <w:uiPriority w:val="99"/>
    <w:rsid w:val="0017371C"/>
    <w:pPr>
      <w:autoSpaceDE/>
      <w:autoSpaceDN/>
      <w:spacing w:before="100" w:beforeAutospacing="1" w:after="100" w:afterAutospacing="1"/>
      <w:jc w:val="center"/>
      <w:textAlignment w:val="center"/>
    </w:pPr>
    <w:rPr>
      <w:rFonts w:ascii="Arial CYR" w:eastAsia="Arial Unicode MS" w:hAnsi="Arial CYR"/>
      <w:sz w:val="16"/>
      <w:szCs w:val="16"/>
    </w:rPr>
  </w:style>
  <w:style w:type="paragraph" w:customStyle="1" w:styleId="xl26">
    <w:name w:val="xl26"/>
    <w:basedOn w:val="a1"/>
    <w:uiPriority w:val="99"/>
    <w:rsid w:val="0017371C"/>
    <w:pPr>
      <w:autoSpaceDE/>
      <w:autoSpaceDN/>
      <w:spacing w:before="100" w:beforeAutospacing="1" w:after="100" w:afterAutospacing="1"/>
    </w:pPr>
    <w:rPr>
      <w:rFonts w:ascii="Arial CYR" w:eastAsia="Arial Unicode MS" w:hAnsi="Arial CYR"/>
      <w:sz w:val="24"/>
      <w:szCs w:val="24"/>
    </w:rPr>
  </w:style>
  <w:style w:type="paragraph" w:customStyle="1" w:styleId="xl28">
    <w:name w:val="xl28"/>
    <w:basedOn w:val="a1"/>
    <w:uiPriority w:val="99"/>
    <w:rsid w:val="0017371C"/>
    <w:pPr>
      <w:autoSpaceDE/>
      <w:autoSpaceDN/>
      <w:spacing w:before="100" w:beforeAutospacing="1" w:after="100" w:afterAutospacing="1"/>
      <w:textAlignment w:val="center"/>
    </w:pPr>
    <w:rPr>
      <w:rFonts w:ascii="Arial CYR" w:eastAsia="Arial Unicode MS" w:hAnsi="Arial CYR"/>
      <w:b/>
      <w:bCs/>
      <w:sz w:val="24"/>
      <w:szCs w:val="24"/>
    </w:rPr>
  </w:style>
  <w:style w:type="paragraph" w:customStyle="1" w:styleId="71">
    <w:name w:val="заголовок 7"/>
    <w:basedOn w:val="a1"/>
    <w:next w:val="a1"/>
    <w:uiPriority w:val="99"/>
    <w:rsid w:val="0017371C"/>
    <w:pPr>
      <w:spacing w:before="240" w:after="60"/>
      <w:jc w:val="both"/>
      <w:outlineLvl w:val="6"/>
    </w:pPr>
    <w:rPr>
      <w:rFonts w:ascii="Arial" w:hAnsi="Arial" w:cs="Arial"/>
    </w:rPr>
  </w:style>
  <w:style w:type="paragraph" w:customStyle="1" w:styleId="11">
    <w:name w:val="заголовок 1"/>
    <w:basedOn w:val="a1"/>
    <w:next w:val="a1"/>
    <w:uiPriority w:val="99"/>
    <w:rsid w:val="0017371C"/>
    <w:pPr>
      <w:keepNext/>
      <w:autoSpaceDE/>
      <w:autoSpaceDN/>
      <w:spacing w:before="480" w:after="240"/>
      <w:jc w:val="center"/>
      <w:outlineLvl w:val="0"/>
    </w:pPr>
    <w:rPr>
      <w:b/>
      <w:bCs/>
      <w:kern w:val="28"/>
      <w:sz w:val="24"/>
      <w:szCs w:val="24"/>
    </w:rPr>
  </w:style>
  <w:style w:type="paragraph" w:customStyle="1" w:styleId="21">
    <w:name w:val="заголовок 2"/>
    <w:basedOn w:val="a1"/>
    <w:next w:val="a1"/>
    <w:uiPriority w:val="99"/>
    <w:rsid w:val="0017371C"/>
    <w:pPr>
      <w:keepNext/>
      <w:autoSpaceDE/>
      <w:autoSpaceDN/>
      <w:spacing w:before="240" w:after="240"/>
      <w:jc w:val="center"/>
      <w:outlineLvl w:val="1"/>
    </w:pPr>
    <w:rPr>
      <w:b/>
      <w:bCs/>
    </w:rPr>
  </w:style>
  <w:style w:type="paragraph" w:customStyle="1" w:styleId="33">
    <w:name w:val="заголовок 3"/>
    <w:basedOn w:val="a1"/>
    <w:next w:val="a1"/>
    <w:uiPriority w:val="99"/>
    <w:rsid w:val="0017371C"/>
    <w:pPr>
      <w:keepNext/>
      <w:autoSpaceDE/>
      <w:autoSpaceDN/>
      <w:spacing w:before="240" w:after="60"/>
      <w:jc w:val="both"/>
      <w:outlineLvl w:val="2"/>
    </w:pPr>
    <w:rPr>
      <w:rFonts w:ascii="Arial" w:hAnsi="Arial" w:cs="Arial"/>
      <w:b/>
      <w:bCs/>
      <w:sz w:val="24"/>
      <w:szCs w:val="24"/>
    </w:rPr>
  </w:style>
  <w:style w:type="paragraph" w:customStyle="1" w:styleId="41">
    <w:name w:val="заголовок 4"/>
    <w:basedOn w:val="a1"/>
    <w:next w:val="a1"/>
    <w:uiPriority w:val="99"/>
    <w:rsid w:val="0017371C"/>
    <w:pPr>
      <w:keepNext/>
      <w:autoSpaceDE/>
      <w:autoSpaceDN/>
      <w:spacing w:before="240" w:after="60"/>
      <w:jc w:val="both"/>
      <w:outlineLvl w:val="3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51">
    <w:name w:val="заголовок 5"/>
    <w:basedOn w:val="a1"/>
    <w:next w:val="a1"/>
    <w:uiPriority w:val="99"/>
    <w:rsid w:val="0017371C"/>
    <w:pPr>
      <w:autoSpaceDE/>
      <w:autoSpaceDN/>
      <w:spacing w:before="240" w:after="60"/>
      <w:jc w:val="both"/>
      <w:outlineLvl w:val="4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61">
    <w:name w:val="заголовок 6"/>
    <w:basedOn w:val="a1"/>
    <w:next w:val="a1"/>
    <w:uiPriority w:val="99"/>
    <w:rsid w:val="0017371C"/>
    <w:pPr>
      <w:autoSpaceDE/>
      <w:autoSpaceDN/>
      <w:spacing w:before="240" w:after="60"/>
      <w:jc w:val="both"/>
      <w:outlineLvl w:val="5"/>
    </w:pPr>
    <w:rPr>
      <w:rFonts w:ascii="Arial" w:hAnsi="Arial" w:cs="Arial"/>
      <w:i/>
      <w:iCs/>
      <w:sz w:val="24"/>
      <w:szCs w:val="24"/>
      <w:u w:val="single"/>
    </w:rPr>
  </w:style>
  <w:style w:type="paragraph" w:customStyle="1" w:styleId="81">
    <w:name w:val="заголовок 8"/>
    <w:basedOn w:val="a1"/>
    <w:next w:val="a1"/>
    <w:uiPriority w:val="99"/>
    <w:rsid w:val="0017371C"/>
    <w:pPr>
      <w:autoSpaceDE/>
      <w:autoSpaceDN/>
      <w:spacing w:before="240" w:after="60"/>
      <w:jc w:val="both"/>
      <w:outlineLvl w:val="7"/>
    </w:pPr>
    <w:rPr>
      <w:rFonts w:ascii="Arial" w:hAnsi="Arial" w:cs="Arial"/>
      <w:i/>
      <w:iCs/>
    </w:rPr>
  </w:style>
  <w:style w:type="paragraph" w:customStyle="1" w:styleId="91">
    <w:name w:val="заголовок 9"/>
    <w:basedOn w:val="a1"/>
    <w:next w:val="a1"/>
    <w:uiPriority w:val="99"/>
    <w:rsid w:val="0017371C"/>
    <w:pPr>
      <w:autoSpaceDE/>
      <w:autoSpaceDN/>
      <w:spacing w:before="240" w:after="60"/>
      <w:jc w:val="both"/>
      <w:outlineLvl w:val="8"/>
    </w:pPr>
    <w:rPr>
      <w:rFonts w:ascii="Arial" w:hAnsi="Arial" w:cs="Arial"/>
      <w:i/>
      <w:iCs/>
      <w:sz w:val="18"/>
      <w:szCs w:val="18"/>
    </w:rPr>
  </w:style>
  <w:style w:type="character" w:customStyle="1" w:styleId="ac">
    <w:name w:val="номер страницы"/>
    <w:basedOn w:val="a2"/>
    <w:uiPriority w:val="99"/>
    <w:rsid w:val="0017371C"/>
    <w:rPr>
      <w:rFonts w:cs="Times New Roman"/>
    </w:rPr>
  </w:style>
  <w:style w:type="paragraph" w:customStyle="1" w:styleId="Normal1">
    <w:name w:val="Normal 1"/>
    <w:basedOn w:val="a1"/>
    <w:uiPriority w:val="99"/>
    <w:rsid w:val="0017371C"/>
    <w:pPr>
      <w:autoSpaceDE/>
      <w:autoSpaceDN/>
      <w:spacing w:before="120"/>
      <w:jc w:val="both"/>
    </w:pPr>
    <w:rPr>
      <w:sz w:val="24"/>
      <w:szCs w:val="24"/>
    </w:rPr>
  </w:style>
  <w:style w:type="paragraph" w:customStyle="1" w:styleId="Normal2">
    <w:name w:val="Normal 2"/>
    <w:basedOn w:val="Normal1"/>
    <w:uiPriority w:val="99"/>
    <w:rsid w:val="0017371C"/>
    <w:pPr>
      <w:ind w:firstLine="780"/>
    </w:pPr>
  </w:style>
  <w:style w:type="paragraph" w:customStyle="1" w:styleId="Normal20">
    <w:name w:val="Normal2"/>
    <w:basedOn w:val="Normal1"/>
    <w:uiPriority w:val="99"/>
    <w:rsid w:val="0017371C"/>
    <w:pPr>
      <w:ind w:left="284"/>
    </w:pPr>
  </w:style>
  <w:style w:type="paragraph" w:customStyle="1" w:styleId="Paragraf">
    <w:name w:val="Paragraf ¤"/>
    <w:basedOn w:val="a1"/>
    <w:uiPriority w:val="99"/>
    <w:rsid w:val="0017371C"/>
    <w:pPr>
      <w:autoSpaceDE/>
      <w:autoSpaceDN/>
      <w:spacing w:before="60"/>
      <w:ind w:left="783" w:hanging="283"/>
      <w:jc w:val="both"/>
    </w:pPr>
    <w:rPr>
      <w:sz w:val="24"/>
      <w:szCs w:val="24"/>
    </w:rPr>
  </w:style>
  <w:style w:type="paragraph" w:customStyle="1" w:styleId="parag">
    <w:name w:val="parag"/>
    <w:basedOn w:val="Paragraf"/>
    <w:uiPriority w:val="99"/>
    <w:rsid w:val="0017371C"/>
    <w:pPr>
      <w:ind w:left="780" w:hanging="780"/>
    </w:pPr>
    <w:rPr>
      <w:b/>
      <w:bCs/>
    </w:rPr>
  </w:style>
  <w:style w:type="paragraph" w:customStyle="1" w:styleId="Paragraf0">
    <w:name w:val="Paragraf"/>
    <w:basedOn w:val="a1"/>
    <w:uiPriority w:val="99"/>
    <w:rsid w:val="0017371C"/>
    <w:pPr>
      <w:autoSpaceDE/>
      <w:autoSpaceDN/>
      <w:spacing w:before="60"/>
      <w:ind w:firstLine="780"/>
      <w:jc w:val="both"/>
    </w:pPr>
    <w:rPr>
      <w:b/>
      <w:bCs/>
      <w:sz w:val="24"/>
      <w:szCs w:val="24"/>
    </w:rPr>
  </w:style>
  <w:style w:type="paragraph" w:customStyle="1" w:styleId="Paragraf1">
    <w:name w:val="Paragraf —"/>
    <w:basedOn w:val="Paragraf"/>
    <w:uiPriority w:val="99"/>
    <w:rsid w:val="0017371C"/>
    <w:pPr>
      <w:ind w:left="1440" w:hanging="360"/>
    </w:pPr>
    <w:rPr>
      <w:sz w:val="20"/>
      <w:szCs w:val="20"/>
    </w:rPr>
  </w:style>
  <w:style w:type="paragraph" w:customStyle="1" w:styleId="Paragraf10">
    <w:name w:val="Paragraf 1"/>
    <w:basedOn w:val="Paragraf"/>
    <w:uiPriority w:val="99"/>
    <w:rsid w:val="0017371C"/>
    <w:pPr>
      <w:spacing w:before="120"/>
      <w:ind w:left="283"/>
    </w:pPr>
  </w:style>
  <w:style w:type="paragraph" w:customStyle="1" w:styleId="Title1">
    <w:name w:val="Title1"/>
    <w:basedOn w:val="a1"/>
    <w:next w:val="ad"/>
    <w:uiPriority w:val="99"/>
    <w:rsid w:val="0017371C"/>
    <w:pPr>
      <w:autoSpaceDE/>
      <w:autoSpaceDN/>
      <w:jc w:val="both"/>
    </w:pPr>
    <w:rPr>
      <w:sz w:val="28"/>
      <w:szCs w:val="28"/>
    </w:rPr>
  </w:style>
  <w:style w:type="paragraph" w:styleId="ad">
    <w:name w:val="Title"/>
    <w:basedOn w:val="a1"/>
    <w:link w:val="ae"/>
    <w:uiPriority w:val="99"/>
    <w:qFormat/>
    <w:rsid w:val="0017371C"/>
    <w:pPr>
      <w:autoSpaceDE/>
      <w:autoSpaceDN/>
      <w:jc w:val="center"/>
    </w:pPr>
    <w:rPr>
      <w:b/>
      <w:bCs/>
    </w:rPr>
  </w:style>
  <w:style w:type="character" w:customStyle="1" w:styleId="ae">
    <w:name w:val="Заголовок Знак"/>
    <w:basedOn w:val="a2"/>
    <w:link w:val="ad"/>
    <w:uiPriority w:val="10"/>
    <w:rsid w:val="004735A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12">
    <w:name w:val="оглавление 1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spacing w:before="360"/>
      <w:ind w:left="250" w:right="800" w:hanging="250"/>
    </w:pPr>
    <w:rPr>
      <w:sz w:val="24"/>
      <w:szCs w:val="24"/>
    </w:rPr>
  </w:style>
  <w:style w:type="paragraph" w:customStyle="1" w:styleId="22">
    <w:name w:val="оглавление 2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spacing w:before="240" w:after="120"/>
      <w:ind w:right="800"/>
    </w:pPr>
    <w:rPr>
      <w:sz w:val="24"/>
      <w:szCs w:val="24"/>
    </w:rPr>
  </w:style>
  <w:style w:type="paragraph" w:customStyle="1" w:styleId="34">
    <w:name w:val="оглавление 3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spacing w:after="120"/>
      <w:ind w:right="800"/>
    </w:pPr>
    <w:rPr>
      <w:sz w:val="24"/>
      <w:szCs w:val="24"/>
    </w:rPr>
  </w:style>
  <w:style w:type="paragraph" w:customStyle="1" w:styleId="42">
    <w:name w:val="оглавление 4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600"/>
    </w:pPr>
  </w:style>
  <w:style w:type="paragraph" w:customStyle="1" w:styleId="52">
    <w:name w:val="оглавление 5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800"/>
    </w:pPr>
  </w:style>
  <w:style w:type="paragraph" w:customStyle="1" w:styleId="62">
    <w:name w:val="оглавление 6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000"/>
    </w:pPr>
  </w:style>
  <w:style w:type="paragraph" w:customStyle="1" w:styleId="72">
    <w:name w:val="оглавление 7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200"/>
    </w:pPr>
  </w:style>
  <w:style w:type="paragraph" w:customStyle="1" w:styleId="82">
    <w:name w:val="оглавление 8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400"/>
    </w:pPr>
  </w:style>
  <w:style w:type="paragraph" w:customStyle="1" w:styleId="92">
    <w:name w:val="оглавление 9"/>
    <w:basedOn w:val="a1"/>
    <w:next w:val="a1"/>
    <w:autoRedefine/>
    <w:uiPriority w:val="99"/>
    <w:rsid w:val="0017371C"/>
    <w:pPr>
      <w:tabs>
        <w:tab w:val="right" w:leader="dot" w:pos="8907"/>
      </w:tabs>
      <w:autoSpaceDE/>
      <w:autoSpaceDN/>
      <w:ind w:left="1600"/>
    </w:pPr>
  </w:style>
  <w:style w:type="paragraph" w:customStyle="1" w:styleId="Paragraph">
    <w:name w:val="Paragraph"/>
    <w:basedOn w:val="a1"/>
    <w:uiPriority w:val="99"/>
    <w:rsid w:val="0017371C"/>
    <w:pPr>
      <w:autoSpaceDE/>
      <w:autoSpaceDN/>
      <w:spacing w:before="60" w:after="60"/>
      <w:ind w:firstLine="708"/>
      <w:jc w:val="both"/>
    </w:pPr>
  </w:style>
  <w:style w:type="paragraph" w:customStyle="1" w:styleId="13">
    <w:name w:val="çàãîëîâîê 1"/>
    <w:uiPriority w:val="99"/>
    <w:rsid w:val="0017371C"/>
    <w:pPr>
      <w:keepNext/>
      <w:jc w:val="center"/>
    </w:pPr>
    <w:rPr>
      <w:b/>
      <w:bCs/>
      <w:sz w:val="20"/>
      <w:szCs w:val="20"/>
    </w:rPr>
  </w:style>
  <w:style w:type="paragraph" w:customStyle="1" w:styleId="af">
    <w:name w:val="Обычный текст с отступом"/>
    <w:basedOn w:val="a1"/>
    <w:uiPriority w:val="99"/>
    <w:rsid w:val="0017371C"/>
    <w:pPr>
      <w:autoSpaceDE/>
      <w:autoSpaceDN/>
      <w:ind w:left="708"/>
    </w:pPr>
  </w:style>
  <w:style w:type="character" w:customStyle="1" w:styleId="af0">
    <w:name w:val="знак сноски"/>
    <w:basedOn w:val="a2"/>
    <w:uiPriority w:val="99"/>
    <w:rsid w:val="0017371C"/>
    <w:rPr>
      <w:rFonts w:cs="Times New Roman"/>
      <w:position w:val="6"/>
      <w:sz w:val="16"/>
      <w:szCs w:val="16"/>
    </w:rPr>
  </w:style>
  <w:style w:type="paragraph" w:customStyle="1" w:styleId="23">
    <w:name w:val="çàãîëîâîê 2"/>
    <w:basedOn w:val="a1"/>
    <w:next w:val="a1"/>
    <w:uiPriority w:val="99"/>
    <w:rsid w:val="0017371C"/>
    <w:pPr>
      <w:keepNext/>
      <w:autoSpaceDE/>
      <w:autoSpaceDN/>
      <w:jc w:val="center"/>
    </w:pPr>
    <w:rPr>
      <w:sz w:val="24"/>
      <w:szCs w:val="24"/>
    </w:rPr>
  </w:style>
  <w:style w:type="paragraph" w:customStyle="1" w:styleId="xl24">
    <w:name w:val="xl24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25">
    <w:name w:val="xl25"/>
    <w:basedOn w:val="a1"/>
    <w:uiPriority w:val="99"/>
    <w:rsid w:val="0017371C"/>
    <w:pPr>
      <w:pBdr>
        <w:top w:val="single" w:sz="8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27">
    <w:name w:val="xl27"/>
    <w:basedOn w:val="a1"/>
    <w:uiPriority w:val="99"/>
    <w:rsid w:val="0017371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29">
    <w:name w:val="xl29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0">
    <w:name w:val="xl30"/>
    <w:basedOn w:val="a1"/>
    <w:uiPriority w:val="99"/>
    <w:rsid w:val="0017371C"/>
    <w:pPr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1">
    <w:name w:val="xl31"/>
    <w:basedOn w:val="a1"/>
    <w:uiPriority w:val="99"/>
    <w:rsid w:val="0017371C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3">
    <w:name w:val="xl33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24"/>
      <w:szCs w:val="24"/>
    </w:rPr>
  </w:style>
  <w:style w:type="paragraph" w:customStyle="1" w:styleId="xl34">
    <w:name w:val="xl34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5">
    <w:name w:val="xl35"/>
    <w:basedOn w:val="a1"/>
    <w:uiPriority w:val="99"/>
    <w:rsid w:val="0017371C"/>
    <w:pPr>
      <w:pBdr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6">
    <w:name w:val="xl36"/>
    <w:basedOn w:val="a1"/>
    <w:uiPriority w:val="99"/>
    <w:rsid w:val="0017371C"/>
    <w:pPr>
      <w:pBdr>
        <w:top w:val="single" w:sz="8" w:space="0" w:color="auto"/>
        <w:left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7">
    <w:name w:val="xl37"/>
    <w:basedOn w:val="a1"/>
    <w:uiPriority w:val="99"/>
    <w:rsid w:val="0017371C"/>
    <w:pPr>
      <w:pBdr>
        <w:top w:val="single" w:sz="8" w:space="0" w:color="auto"/>
        <w:lef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8">
    <w:name w:val="xl38"/>
    <w:basedOn w:val="a1"/>
    <w:uiPriority w:val="99"/>
    <w:rsid w:val="0017371C"/>
    <w:pPr>
      <w:pBdr>
        <w:top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39">
    <w:name w:val="xl39"/>
    <w:basedOn w:val="a1"/>
    <w:uiPriority w:val="99"/>
    <w:rsid w:val="0017371C"/>
    <w:pPr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40">
    <w:name w:val="xl40"/>
    <w:basedOn w:val="a1"/>
    <w:uiPriority w:val="99"/>
    <w:rsid w:val="0017371C"/>
    <w:pPr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/>
      <w:b/>
      <w:bCs/>
      <w:sz w:val="16"/>
      <w:szCs w:val="16"/>
    </w:rPr>
  </w:style>
  <w:style w:type="paragraph" w:customStyle="1" w:styleId="xl41">
    <w:name w:val="xl41"/>
    <w:basedOn w:val="a1"/>
    <w:uiPriority w:val="99"/>
    <w:rsid w:val="0017371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2">
    <w:name w:val="xl42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18"/>
      <w:szCs w:val="18"/>
    </w:rPr>
  </w:style>
  <w:style w:type="paragraph" w:customStyle="1" w:styleId="xl43">
    <w:name w:val="xl43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24"/>
      <w:szCs w:val="24"/>
    </w:rPr>
  </w:style>
  <w:style w:type="paragraph" w:customStyle="1" w:styleId="xl44">
    <w:name w:val="xl44"/>
    <w:basedOn w:val="a1"/>
    <w:uiPriority w:val="99"/>
    <w:rsid w:val="0017371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5">
    <w:name w:val="xl45"/>
    <w:basedOn w:val="a1"/>
    <w:uiPriority w:val="99"/>
    <w:rsid w:val="0017371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6">
    <w:name w:val="xl46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18"/>
      <w:szCs w:val="18"/>
    </w:rPr>
  </w:style>
  <w:style w:type="paragraph" w:customStyle="1" w:styleId="xl47">
    <w:name w:val="xl47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24"/>
      <w:szCs w:val="24"/>
    </w:rPr>
  </w:style>
  <w:style w:type="paragraph" w:customStyle="1" w:styleId="xl48">
    <w:name w:val="xl48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49">
    <w:name w:val="xl49"/>
    <w:basedOn w:val="a1"/>
    <w:uiPriority w:val="99"/>
    <w:rsid w:val="0017371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xl50">
    <w:name w:val="xl50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18"/>
      <w:szCs w:val="18"/>
    </w:rPr>
  </w:style>
  <w:style w:type="paragraph" w:customStyle="1" w:styleId="xl51">
    <w:name w:val="xl51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rFonts w:ascii="Arial" w:eastAsia="Arial Unicode MS" w:hAnsi="Arial"/>
      <w:sz w:val="24"/>
      <w:szCs w:val="24"/>
    </w:rPr>
  </w:style>
  <w:style w:type="paragraph" w:customStyle="1" w:styleId="xl52">
    <w:name w:val="xl52"/>
    <w:basedOn w:val="a1"/>
    <w:uiPriority w:val="99"/>
    <w:rsid w:val="0017371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/>
      <w:sz w:val="24"/>
      <w:szCs w:val="24"/>
    </w:rPr>
  </w:style>
  <w:style w:type="paragraph" w:customStyle="1" w:styleId="BodyText21">
    <w:name w:val="Body Text 21"/>
    <w:basedOn w:val="a1"/>
    <w:uiPriority w:val="99"/>
    <w:rsid w:val="0017371C"/>
    <w:rPr>
      <w:sz w:val="24"/>
      <w:szCs w:val="24"/>
    </w:rPr>
  </w:style>
  <w:style w:type="character" w:customStyle="1" w:styleId="af1">
    <w:name w:val="Основной шрифт"/>
    <w:uiPriority w:val="99"/>
    <w:rsid w:val="0017371C"/>
  </w:style>
  <w:style w:type="paragraph" w:customStyle="1" w:styleId="oaenoniinee">
    <w:name w:val="oaeno niinee"/>
    <w:basedOn w:val="a1"/>
    <w:uiPriority w:val="99"/>
    <w:rsid w:val="0017371C"/>
    <w:pPr>
      <w:overflowPunct w:val="0"/>
      <w:adjustRightInd w:val="0"/>
      <w:textAlignment w:val="baseline"/>
    </w:pPr>
  </w:style>
  <w:style w:type="paragraph" w:customStyle="1" w:styleId="a">
    <w:name w:val="Основной нумерованный Договора"/>
    <w:basedOn w:val="a1"/>
    <w:uiPriority w:val="99"/>
    <w:rsid w:val="0017371C"/>
    <w:pPr>
      <w:keepLines/>
      <w:numPr>
        <w:numId w:val="1"/>
      </w:numPr>
      <w:jc w:val="both"/>
    </w:pPr>
    <w:rPr>
      <w:kern w:val="22"/>
      <w:sz w:val="22"/>
    </w:rPr>
  </w:style>
  <w:style w:type="paragraph" w:customStyle="1" w:styleId="a0">
    <w:name w:val="Пункт"/>
    <w:basedOn w:val="a5"/>
    <w:next w:val="a5"/>
    <w:uiPriority w:val="99"/>
    <w:rsid w:val="0017371C"/>
    <w:pPr>
      <w:widowControl w:val="0"/>
      <w:numPr>
        <w:numId w:val="2"/>
      </w:numPr>
      <w:suppressLineNumbers/>
      <w:spacing w:before="0"/>
      <w:jc w:val="left"/>
    </w:pPr>
    <w:rPr>
      <w:position w:val="-10"/>
      <w:sz w:val="24"/>
    </w:rPr>
  </w:style>
  <w:style w:type="paragraph" w:customStyle="1" w:styleId="ConsNonformat">
    <w:name w:val="ConsNonformat"/>
    <w:uiPriority w:val="99"/>
    <w:rsid w:val="0017371C"/>
    <w:pPr>
      <w:widowControl w:val="0"/>
    </w:pPr>
    <w:rPr>
      <w:rFonts w:ascii="Courier New" w:hAnsi="Courier New"/>
      <w:sz w:val="20"/>
      <w:szCs w:val="20"/>
    </w:rPr>
  </w:style>
  <w:style w:type="paragraph" w:styleId="24">
    <w:name w:val="Body Text Indent 2"/>
    <w:basedOn w:val="a1"/>
    <w:link w:val="25"/>
    <w:uiPriority w:val="99"/>
    <w:rsid w:val="0017371C"/>
    <w:pPr>
      <w:ind w:firstLine="397"/>
      <w:jc w:val="both"/>
    </w:pPr>
  </w:style>
  <w:style w:type="character" w:customStyle="1" w:styleId="25">
    <w:name w:val="Основной текст с отступом 2 Знак"/>
    <w:basedOn w:val="a2"/>
    <w:link w:val="24"/>
    <w:uiPriority w:val="99"/>
    <w:semiHidden/>
    <w:rsid w:val="004735AD"/>
    <w:rPr>
      <w:sz w:val="20"/>
      <w:szCs w:val="20"/>
    </w:rPr>
  </w:style>
  <w:style w:type="paragraph" w:styleId="af2">
    <w:name w:val="footnote text"/>
    <w:basedOn w:val="a1"/>
    <w:link w:val="af3"/>
    <w:uiPriority w:val="99"/>
    <w:semiHidden/>
    <w:rsid w:val="0017371C"/>
    <w:pPr>
      <w:autoSpaceDE/>
      <w:autoSpaceDN/>
      <w:jc w:val="both"/>
    </w:pPr>
  </w:style>
  <w:style w:type="character" w:customStyle="1" w:styleId="af3">
    <w:name w:val="Текст сноски Знак"/>
    <w:basedOn w:val="a2"/>
    <w:link w:val="af2"/>
    <w:uiPriority w:val="99"/>
    <w:semiHidden/>
    <w:rsid w:val="004735AD"/>
    <w:rPr>
      <w:sz w:val="20"/>
      <w:szCs w:val="20"/>
    </w:rPr>
  </w:style>
  <w:style w:type="paragraph" w:styleId="af4">
    <w:name w:val="Body Text Indent"/>
    <w:basedOn w:val="a1"/>
    <w:link w:val="af5"/>
    <w:uiPriority w:val="99"/>
    <w:rsid w:val="0017371C"/>
    <w:pPr>
      <w:autoSpaceDE/>
      <w:autoSpaceDN/>
      <w:ind w:firstLine="284"/>
      <w:jc w:val="both"/>
    </w:pPr>
    <w:rPr>
      <w:rFonts w:ascii="Arial" w:hAnsi="Arial" w:cs="Arial"/>
    </w:rPr>
  </w:style>
  <w:style w:type="character" w:customStyle="1" w:styleId="af5">
    <w:name w:val="Основной текст с отступом Знак"/>
    <w:basedOn w:val="a2"/>
    <w:link w:val="af4"/>
    <w:uiPriority w:val="99"/>
    <w:semiHidden/>
    <w:rsid w:val="004735AD"/>
    <w:rPr>
      <w:sz w:val="20"/>
      <w:szCs w:val="20"/>
    </w:rPr>
  </w:style>
  <w:style w:type="paragraph" w:styleId="35">
    <w:name w:val="Body Text Indent 3"/>
    <w:basedOn w:val="a1"/>
    <w:link w:val="36"/>
    <w:uiPriority w:val="99"/>
    <w:rsid w:val="0017371C"/>
    <w:pPr>
      <w:ind w:left="720"/>
      <w:jc w:val="both"/>
    </w:p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4735AD"/>
    <w:rPr>
      <w:sz w:val="16"/>
      <w:szCs w:val="16"/>
    </w:rPr>
  </w:style>
  <w:style w:type="paragraph" w:customStyle="1" w:styleId="text">
    <w:name w:val="text"/>
    <w:basedOn w:val="a1"/>
    <w:uiPriority w:val="99"/>
    <w:rsid w:val="0017371C"/>
    <w:pPr>
      <w:widowControl w:val="0"/>
      <w:autoSpaceDE/>
      <w:autoSpaceDN/>
      <w:spacing w:after="240"/>
      <w:jc w:val="both"/>
    </w:pPr>
    <w:rPr>
      <w:rFonts w:ascii="HelvDL" w:hAnsi="HelvDL"/>
      <w:sz w:val="24"/>
    </w:rPr>
  </w:style>
  <w:style w:type="character" w:customStyle="1" w:styleId="af6">
    <w:name w:val="Заголовок сообщения (текст)"/>
    <w:uiPriority w:val="99"/>
    <w:rsid w:val="0017371C"/>
    <w:rPr>
      <w:rFonts w:ascii="Arial" w:hAnsi="Arial"/>
      <w:b/>
      <w:spacing w:val="-4"/>
      <w:sz w:val="18"/>
    </w:rPr>
  </w:style>
  <w:style w:type="paragraph" w:customStyle="1" w:styleId="14">
    <w:name w:val="Стиль1"/>
    <w:basedOn w:val="15"/>
    <w:uiPriority w:val="99"/>
    <w:rsid w:val="0017371C"/>
    <w:rPr>
      <w:i/>
    </w:rPr>
  </w:style>
  <w:style w:type="paragraph" w:styleId="15">
    <w:name w:val="toc 1"/>
    <w:basedOn w:val="a1"/>
    <w:next w:val="a1"/>
    <w:uiPriority w:val="99"/>
    <w:semiHidden/>
    <w:rsid w:val="0017371C"/>
    <w:pPr>
      <w:autoSpaceDE/>
      <w:autoSpaceDN/>
      <w:spacing w:before="120" w:after="120"/>
    </w:pPr>
    <w:rPr>
      <w:b/>
      <w:caps/>
    </w:rPr>
  </w:style>
  <w:style w:type="paragraph" w:customStyle="1" w:styleId="font5">
    <w:name w:val="font5"/>
    <w:basedOn w:val="a1"/>
    <w:uiPriority w:val="99"/>
    <w:rsid w:val="0017371C"/>
    <w:pPr>
      <w:autoSpaceDE/>
      <w:autoSpaceDN/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Char">
    <w:name w:val="Char"/>
    <w:basedOn w:val="a5"/>
    <w:autoRedefine/>
    <w:uiPriority w:val="99"/>
    <w:semiHidden/>
    <w:rsid w:val="00AC71DE"/>
    <w:pPr>
      <w:autoSpaceDE/>
      <w:autoSpaceDN/>
      <w:spacing w:before="120" w:after="120"/>
      <w:ind w:left="284" w:firstLine="567"/>
      <w:jc w:val="left"/>
    </w:pPr>
    <w:rPr>
      <w:iCs/>
      <w:color w:val="000000"/>
      <w:sz w:val="22"/>
      <w:szCs w:val="24"/>
    </w:rPr>
  </w:style>
  <w:style w:type="paragraph" w:styleId="26">
    <w:name w:val="Body Text 2"/>
    <w:basedOn w:val="a1"/>
    <w:link w:val="27"/>
    <w:uiPriority w:val="99"/>
    <w:rsid w:val="00C124A3"/>
    <w:pPr>
      <w:spacing w:after="120" w:line="480" w:lineRule="auto"/>
    </w:pPr>
  </w:style>
  <w:style w:type="character" w:customStyle="1" w:styleId="27">
    <w:name w:val="Основной текст 2 Знак"/>
    <w:basedOn w:val="a2"/>
    <w:link w:val="26"/>
    <w:uiPriority w:val="99"/>
    <w:semiHidden/>
    <w:rsid w:val="004735AD"/>
    <w:rPr>
      <w:sz w:val="20"/>
      <w:szCs w:val="20"/>
    </w:rPr>
  </w:style>
  <w:style w:type="paragraph" w:customStyle="1" w:styleId="BodySingle">
    <w:name w:val="Body Single"/>
    <w:uiPriority w:val="99"/>
    <w:rsid w:val="00C124A3"/>
    <w:pPr>
      <w:jc w:val="center"/>
    </w:pPr>
    <w:rPr>
      <w:color w:val="000000"/>
      <w:sz w:val="20"/>
      <w:szCs w:val="20"/>
    </w:rPr>
  </w:style>
  <w:style w:type="paragraph" w:customStyle="1" w:styleId="Bullet">
    <w:name w:val="Bullet"/>
    <w:uiPriority w:val="99"/>
    <w:rsid w:val="00C124A3"/>
    <w:pPr>
      <w:numPr>
        <w:numId w:val="14"/>
      </w:numPr>
      <w:spacing w:before="120"/>
    </w:pPr>
    <w:rPr>
      <w:color w:val="000000"/>
      <w:szCs w:val="20"/>
    </w:rPr>
  </w:style>
  <w:style w:type="paragraph" w:customStyle="1" w:styleId="Outline1">
    <w:name w:val="Outline1"/>
    <w:uiPriority w:val="99"/>
    <w:rsid w:val="00C124A3"/>
    <w:pPr>
      <w:keepNext/>
      <w:keepLines/>
      <w:spacing w:before="120"/>
      <w:jc w:val="center"/>
    </w:pPr>
    <w:rPr>
      <w:b/>
      <w:color w:val="000000"/>
      <w:sz w:val="24"/>
      <w:szCs w:val="20"/>
    </w:rPr>
  </w:style>
  <w:style w:type="paragraph" w:customStyle="1" w:styleId="Header1">
    <w:name w:val="Header1"/>
    <w:uiPriority w:val="99"/>
    <w:rsid w:val="00C124A3"/>
    <w:pPr>
      <w:keepNext/>
      <w:keepLines/>
      <w:spacing w:before="240" w:after="120"/>
      <w:jc w:val="center"/>
    </w:pPr>
    <w:rPr>
      <w:b/>
      <w:color w:val="000000"/>
      <w:sz w:val="24"/>
      <w:szCs w:val="20"/>
    </w:rPr>
  </w:style>
  <w:style w:type="paragraph" w:styleId="af7">
    <w:name w:val="Balloon Text"/>
    <w:basedOn w:val="a1"/>
    <w:link w:val="af8"/>
    <w:uiPriority w:val="99"/>
    <w:rsid w:val="00747E3E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2"/>
    <w:link w:val="af7"/>
    <w:uiPriority w:val="99"/>
    <w:locked/>
    <w:rsid w:val="00747E3E"/>
    <w:rPr>
      <w:rFonts w:ascii="Tahoma" w:hAnsi="Tahoma" w:cs="Tahoma"/>
      <w:sz w:val="16"/>
      <w:szCs w:val="16"/>
    </w:rPr>
  </w:style>
  <w:style w:type="character" w:styleId="af9">
    <w:name w:val="annotation reference"/>
    <w:basedOn w:val="a2"/>
    <w:rsid w:val="00747E3E"/>
    <w:rPr>
      <w:rFonts w:cs="Times New Roman"/>
      <w:sz w:val="16"/>
      <w:szCs w:val="16"/>
    </w:rPr>
  </w:style>
  <w:style w:type="paragraph" w:styleId="afa">
    <w:name w:val="annotation text"/>
    <w:basedOn w:val="a1"/>
    <w:link w:val="afb"/>
    <w:rsid w:val="00747E3E"/>
  </w:style>
  <w:style w:type="character" w:customStyle="1" w:styleId="afb">
    <w:name w:val="Текст примечания Знак"/>
    <w:basedOn w:val="a2"/>
    <w:link w:val="afa"/>
    <w:locked/>
    <w:rsid w:val="00747E3E"/>
    <w:rPr>
      <w:rFonts w:cs="Times New Roman"/>
    </w:rPr>
  </w:style>
  <w:style w:type="paragraph" w:styleId="afc">
    <w:name w:val="annotation subject"/>
    <w:basedOn w:val="afa"/>
    <w:next w:val="afa"/>
    <w:link w:val="afd"/>
    <w:uiPriority w:val="99"/>
    <w:rsid w:val="00747E3E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locked/>
    <w:rsid w:val="00747E3E"/>
    <w:rPr>
      <w:rFonts w:cs="Times New Roman"/>
      <w:b/>
      <w:bCs/>
    </w:rPr>
  </w:style>
  <w:style w:type="character" w:styleId="afe">
    <w:name w:val="footnote reference"/>
    <w:basedOn w:val="a2"/>
    <w:uiPriority w:val="99"/>
    <w:semiHidden/>
    <w:rsid w:val="00DD0329"/>
    <w:rPr>
      <w:rFonts w:cs="Times New Roman"/>
      <w:vertAlign w:val="superscript"/>
    </w:rPr>
  </w:style>
  <w:style w:type="paragraph" w:styleId="aff">
    <w:name w:val="Normal (Web)"/>
    <w:basedOn w:val="a1"/>
    <w:uiPriority w:val="99"/>
    <w:semiHidden/>
    <w:unhideWhenUsed/>
    <w:rsid w:val="008E4A66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aff0">
    <w:name w:val="Hyperlink"/>
    <w:basedOn w:val="a2"/>
    <w:uiPriority w:val="99"/>
    <w:unhideWhenUsed/>
    <w:rsid w:val="000C256D"/>
    <w:rPr>
      <w:color w:val="0000FF"/>
      <w:u w:val="single"/>
    </w:rPr>
  </w:style>
  <w:style w:type="paragraph" w:customStyle="1" w:styleId="aff1">
    <w:name w:val="Таблицы (моноширинный)"/>
    <w:basedOn w:val="a1"/>
    <w:next w:val="a1"/>
    <w:uiPriority w:val="99"/>
    <w:rsid w:val="00724571"/>
    <w:pPr>
      <w:widowControl w:val="0"/>
      <w:adjustRightInd w:val="0"/>
      <w:jc w:val="both"/>
    </w:pPr>
    <w:rPr>
      <w:rFonts w:ascii="Courier New" w:hAnsi="Courier New" w:cs="Courier New"/>
      <w:sz w:val="24"/>
      <w:szCs w:val="24"/>
    </w:rPr>
  </w:style>
  <w:style w:type="paragraph" w:styleId="aff2">
    <w:name w:val="Revision"/>
    <w:hidden/>
    <w:uiPriority w:val="99"/>
    <w:semiHidden/>
    <w:rsid w:val="00555EB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9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8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E452E-D94A-4172-943A-B34352FFA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2074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 №_______ИН</vt:lpstr>
    </vt:vector>
  </TitlesOfParts>
  <Company>CNT</Company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№_______ИН</dc:title>
  <dc:creator>BV</dc:creator>
  <cp:lastModifiedBy>7Я</cp:lastModifiedBy>
  <cp:revision>4</cp:revision>
  <cp:lastPrinted>2014-10-02T12:09:00Z</cp:lastPrinted>
  <dcterms:created xsi:type="dcterms:W3CDTF">2017-01-19T11:29:00Z</dcterms:created>
  <dcterms:modified xsi:type="dcterms:W3CDTF">2026-01-03T08:05:00Z</dcterms:modified>
</cp:coreProperties>
</file>