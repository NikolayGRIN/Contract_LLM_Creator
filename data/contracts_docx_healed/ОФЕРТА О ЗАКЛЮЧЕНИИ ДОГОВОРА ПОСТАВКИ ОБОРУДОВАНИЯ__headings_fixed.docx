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1379D" w14:textId="77777777" w:rsidR="00377C84" w:rsidRDefault="00377C84" w:rsidP="00C77EB2">
      <w:pPr>
        <w:pStyle w:val="a5"/>
        <w:spacing w:before="0"/>
        <w:ind w:firstLine="720"/>
        <w:jc w:val="center"/>
        <w:rPr>
          <w:bCs/>
          <w:szCs w:val="22"/>
        </w:rPr>
      </w:pPr>
    </w:p>
    <w:p w14:paraId="162F5E6D" w14:textId="77777777" w:rsidR="007A13FC" w:rsidRDefault="007A13FC" w:rsidP="00C77EB2">
      <w:pPr>
        <w:pStyle w:val="a5"/>
        <w:spacing w:before="0"/>
        <w:ind w:firstLine="720"/>
        <w:jc w:val="center"/>
        <w:rPr>
          <w:bCs/>
          <w:szCs w:val="22"/>
        </w:rPr>
      </w:pPr>
    </w:p>
    <w:p w14:paraId="32462DA7" w14:textId="77777777" w:rsidR="00824C7D" w:rsidRDefault="00824C7D" w:rsidP="00C77EB2">
      <w:pPr>
        <w:pStyle w:val="1"/>
        <w:spacing w:before="0"/>
        <w:ind w:firstLine="720"/>
        <w:jc w:val="center"/>
        <w:rPr>
          <w:bCs/>
          <w:szCs w:val="22"/>
        </w:rPr>
      </w:pPr>
      <w:r>
        <w:rPr>
          <w:bCs/>
          <w:szCs w:val="22"/>
        </w:rPr>
        <w:t xml:space="preserve">ОФЕРТА </w:t>
      </w:r>
      <w:r w:rsidR="00C437BA">
        <w:rPr>
          <w:bCs/>
          <w:szCs w:val="22"/>
        </w:rPr>
        <w:t xml:space="preserve">О </w:t>
      </w:r>
      <w:r>
        <w:rPr>
          <w:bCs/>
          <w:szCs w:val="22"/>
        </w:rPr>
        <w:t>ЗАКЛЮЧЕНИ</w:t>
      </w:r>
      <w:r w:rsidR="00C437BA">
        <w:rPr>
          <w:bCs/>
          <w:szCs w:val="22"/>
        </w:rPr>
        <w:t>И</w:t>
      </w:r>
      <w:r>
        <w:rPr>
          <w:bCs/>
          <w:szCs w:val="22"/>
        </w:rPr>
        <w:t xml:space="preserve"> </w:t>
      </w:r>
      <w:r w:rsidRPr="00C77EB2">
        <w:rPr>
          <w:bCs/>
          <w:szCs w:val="22"/>
        </w:rPr>
        <w:t>ДОГОВОР</w:t>
      </w:r>
      <w:r>
        <w:rPr>
          <w:bCs/>
          <w:szCs w:val="22"/>
        </w:rPr>
        <w:t>А</w:t>
      </w:r>
      <w:r w:rsidRPr="00C77EB2">
        <w:rPr>
          <w:bCs/>
          <w:szCs w:val="22"/>
        </w:rPr>
        <w:t xml:space="preserve"> ПОСТАВКИ ОБОРУДОВАНИЯ</w:t>
      </w:r>
    </w:p>
    <w:p w14:paraId="49522008" w14:textId="77777777" w:rsidR="007A13FC" w:rsidRPr="00C77EB2" w:rsidRDefault="007A13FC" w:rsidP="00C77EB2">
      <w:pPr>
        <w:pStyle w:val="a5"/>
        <w:spacing w:before="0"/>
        <w:ind w:firstLine="720"/>
        <w:jc w:val="center"/>
        <w:rPr>
          <w:bCs/>
          <w:szCs w:val="22"/>
        </w:rPr>
      </w:pP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824C7D" w14:paraId="1E816647" w14:textId="77777777">
        <w:trPr>
          <w:trHeight w:val="264"/>
        </w:trPr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Start w:id="0" w:name="ТекстовоеПоле200"/>
          <w:p w14:paraId="6EA3ADDE" w14:textId="77777777" w:rsidR="00824C7D" w:rsidRDefault="007F36F2">
            <w:pPr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ТекстовоеПоле200"/>
                  <w:enabled/>
                  <w:calcOnExit w:val="0"/>
                  <w:textInput>
                    <w:default w:val="г. Москва"/>
                  </w:textInput>
                </w:ffData>
              </w:fldChar>
            </w:r>
            <w:r w:rsidR="00824C7D"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824C7D">
              <w:rPr>
                <w:i/>
                <w:noProof/>
              </w:rPr>
              <w:t>г. Москва</w:t>
            </w:r>
            <w:r>
              <w:rPr>
                <w:i/>
              </w:rPr>
              <w:fldChar w:fldCharType="end"/>
            </w:r>
            <w:bookmarkEnd w:id="0"/>
          </w:p>
        </w:tc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20B1F" w14:textId="77777777" w:rsidR="00824C7D" w:rsidRDefault="00824C7D" w:rsidP="00D47636">
            <w:pPr>
              <w:jc w:val="right"/>
            </w:pPr>
          </w:p>
        </w:tc>
      </w:tr>
    </w:tbl>
    <w:p w14:paraId="653D663E" w14:textId="77777777" w:rsidR="00824C7D" w:rsidRDefault="00824405" w:rsidP="003030AA">
      <w:pPr>
        <w:jc w:val="both"/>
      </w:pPr>
      <w:r>
        <w:t>Публичное</w:t>
      </w:r>
      <w:r w:rsidRPr="00C124A3">
        <w:t xml:space="preserve"> </w:t>
      </w:r>
      <w:r w:rsidR="00824C7D" w:rsidRPr="00C124A3">
        <w:t xml:space="preserve">акционерное общество "Центральный телеграф", именуемое в дальнейшем "Поставщик", в лице </w:t>
      </w:r>
      <w:bookmarkStart w:id="1" w:name="ТекстовоеПоле201"/>
      <w:r w:rsidR="00CE0192" w:rsidRPr="006118BB">
        <w:t xml:space="preserve">Генерального директора </w:t>
      </w:r>
      <w:r w:rsidR="00A05F24" w:rsidRPr="00A05F24">
        <w:t>Снытко Александр</w:t>
      </w:r>
      <w:r w:rsidR="00A05F24">
        <w:t>а</w:t>
      </w:r>
      <w:r w:rsidR="00A05F24" w:rsidRPr="00A05F24">
        <w:t xml:space="preserve"> Евгеньевич</w:t>
      </w:r>
      <w:r w:rsidR="00A05F24">
        <w:t>а</w:t>
      </w:r>
      <w:r w:rsidR="00CE0192">
        <w:t xml:space="preserve">, действующего на основании Устава, </w:t>
      </w:r>
      <w:bookmarkEnd w:id="1"/>
      <w:r w:rsidR="00824C7D">
        <w:t xml:space="preserve">заключит договор поставки оборудования на нижеследующих условиях с любым лицом, отвечающим критериям, изложенным в п. 1.1. и </w:t>
      </w:r>
      <w:r w:rsidR="00C437BA">
        <w:t>принявшим настоящую оферту о заключении договора поставки оборудования</w:t>
      </w:r>
      <w:r w:rsidR="00BB6653">
        <w:t xml:space="preserve"> </w:t>
      </w:r>
      <w:r w:rsidR="00C437BA" w:rsidRPr="00C02FDE">
        <w:t>(совершившим акцепт) в порядке, предусмотренном настоящей офертой (далее –</w:t>
      </w:r>
      <w:r w:rsidR="00031B25" w:rsidRPr="00031B25">
        <w:t xml:space="preserve"> </w:t>
      </w:r>
      <w:r w:rsidR="00C437BA">
        <w:t>Покупатель</w:t>
      </w:r>
      <w:r w:rsidR="00C437BA" w:rsidRPr="00C02FDE">
        <w:t>). </w:t>
      </w:r>
    </w:p>
    <w:p w14:paraId="7F88380E" w14:textId="77777777" w:rsidR="00332AA2" w:rsidRDefault="006C6EF5">
      <w:pPr>
        <w:pStyle w:val="1"/>
        <w:widowControl/>
        <w:suppressAutoHyphens/>
        <w:spacing w:before="120"/>
        <w:jc w:val="center"/>
        <w:rPr>
          <w:rFonts w:ascii="Times New Roman" w:hAnsi="Times New Roman"/>
          <w:b/>
        </w:rPr>
      </w:pPr>
      <w:r>
        <w:t>1. ПРЕДМЕТ ДОГОВОРА И ПОРЯДОК ЗАКЛЮЧЕНИЯ</w:t>
      </w:r>
    </w:p>
    <w:p w14:paraId="27DB61A1" w14:textId="77777777" w:rsidR="002A7831" w:rsidRDefault="00824C7D" w:rsidP="002A7831">
      <w:pPr>
        <w:pStyle w:val="a5"/>
        <w:spacing w:before="0"/>
        <w:ind w:firstLine="720"/>
        <w:rPr>
          <w:bCs/>
        </w:rPr>
      </w:pPr>
      <w:r w:rsidRPr="00D75CF5">
        <w:rPr>
          <w:bCs/>
        </w:rPr>
        <w:t xml:space="preserve">1.1. Поставщик обязуется передать в обусловленный настоящим Договором срок в собственность Покупателя </w:t>
      </w:r>
      <w:r w:rsidR="006C6EF5" w:rsidRPr="00D75CF5">
        <w:rPr>
          <w:bCs/>
        </w:rPr>
        <w:t>– юридического лица на основании соответствующей Заявки оборудование в соответствии со Спецификацией оборудования (Приложение №1 к настоящему Договору), в комплекте с технической документацией на поставляемое оборудование (далее - оборудование), а Покупатель обязуется принять и оплатить оборудование, в порядке и в сроки, предусмотренные настоящим Договором.</w:t>
      </w:r>
    </w:p>
    <w:p w14:paraId="263D30BC" w14:textId="77777777" w:rsidR="002556DD" w:rsidRPr="002A7831" w:rsidRDefault="002A7831" w:rsidP="002A7831">
      <w:pPr>
        <w:pStyle w:val="a5"/>
        <w:spacing w:before="0"/>
        <w:ind w:firstLine="720"/>
        <w:rPr>
          <w:bCs/>
        </w:rPr>
      </w:pPr>
      <w:r>
        <w:rPr>
          <w:bCs/>
        </w:rPr>
        <w:t xml:space="preserve">1.2. </w:t>
      </w:r>
      <w:r w:rsidR="007007FC">
        <w:t xml:space="preserve">Заключением Договора, то есть полным и безоговорочным принятием Покупателем условий Договора и всех его Приложений, являющихся неотъемлемой частью Договора, в соответствии с п.1 ст.433 и ст.438 ГК РФ является оплата Покупателем счета </w:t>
      </w:r>
      <w:r w:rsidR="007007FC">
        <w:rPr>
          <w:bCs/>
        </w:rPr>
        <w:t>на оплату аванса в размере 100% от стоимости оборудования</w:t>
      </w:r>
      <w:r w:rsidR="00031B25" w:rsidRPr="00031B25">
        <w:rPr>
          <w:bCs/>
        </w:rPr>
        <w:t>.</w:t>
      </w:r>
      <w:r w:rsidR="00A90803" w:rsidRPr="006A1F60">
        <w:rPr>
          <w:bCs/>
        </w:rPr>
        <w:t xml:space="preserve"> </w:t>
      </w:r>
    </w:p>
    <w:p w14:paraId="14836E92" w14:textId="77777777" w:rsidR="00824C7D" w:rsidRPr="00D75CF5" w:rsidRDefault="007007FC" w:rsidP="004C305B">
      <w:pPr>
        <w:pStyle w:val="a5"/>
        <w:spacing w:before="0"/>
        <w:ind w:firstLine="720"/>
        <w:rPr>
          <w:bCs/>
          <w:iCs/>
        </w:rPr>
      </w:pPr>
      <w:r w:rsidRPr="007007FC">
        <w:rPr>
          <w:bCs/>
        </w:rPr>
        <w:t xml:space="preserve">Поставка оборудования осуществляется </w:t>
      </w:r>
      <w:r w:rsidRPr="007007FC">
        <w:rPr>
          <w:bCs/>
          <w:iCs/>
        </w:rPr>
        <w:t>в течение 5</w:t>
      </w:r>
      <w:r w:rsidR="00031B25" w:rsidRPr="00031B25">
        <w:rPr>
          <w:bCs/>
          <w:iCs/>
        </w:rPr>
        <w:t>-</w:t>
      </w:r>
      <w:r w:rsidR="00031B25">
        <w:rPr>
          <w:bCs/>
          <w:iCs/>
        </w:rPr>
        <w:t>ти</w:t>
      </w:r>
      <w:r w:rsidRPr="007007FC">
        <w:rPr>
          <w:bCs/>
          <w:iCs/>
        </w:rPr>
        <w:t xml:space="preserve"> рабочих дней с даты получения Заявки на поставку оборудования при условии зачисления аванса на расчетный счет Поставщика.</w:t>
      </w:r>
    </w:p>
    <w:p w14:paraId="11359B74" w14:textId="77777777" w:rsidR="00FD2A25" w:rsidRPr="001E08CA" w:rsidRDefault="007007FC" w:rsidP="00C124A3">
      <w:pPr>
        <w:pStyle w:val="2"/>
        <w:spacing w:before="0"/>
        <w:ind w:firstLine="720"/>
        <w:rPr>
          <w:bCs/>
        </w:rPr>
      </w:pPr>
      <w:r>
        <w:t>1.3. Место поставки - указывается Покупателем в Заявке (только Москва и Московская область).</w:t>
      </w:r>
    </w:p>
    <w:bookmarkEnd w:id="2"/>
    <w:bookmarkEnd w:id="3"/>
    <w:p w14:paraId="50995E66" w14:textId="77777777" w:rsidR="00D22534" w:rsidRDefault="006C6EF5" w:rsidP="00C124A3">
      <w:pPr>
        <w:pStyle w:val="1"/>
        <w:spacing w:before="0"/>
        <w:ind w:firstLine="720"/>
        <w:rPr>
          <w:bCs/>
        </w:rPr>
      </w:pPr>
      <w:r>
        <w:t>1.4 Доставка осуществляется транспортом Поставщиком за счет Покупателя.</w:t>
      </w:r>
    </w:p>
    <w:p w14:paraId="26C73DCE" w14:textId="77777777" w:rsidR="00824C7D" w:rsidRPr="00724571" w:rsidRDefault="006C6EF5" w:rsidP="00C124A3">
      <w:pPr>
        <w:pStyle w:val="2"/>
        <w:adjustRightInd w:val="0"/>
        <w:ind w:firstLine="720"/>
        <w:rPr>
          <w:bCs/>
        </w:rPr>
      </w:pPr>
      <w:r>
        <w:t>1.5. Поставщик вправе произвести досрочную поставку оборудования.</w:t>
      </w:r>
    </w:p>
    <w:p w14:paraId="449ADE01" w14:textId="77777777" w:rsidR="00824C7D" w:rsidRPr="00C124A3" w:rsidRDefault="00824C7D" w:rsidP="00C124A3">
      <w:pPr>
        <w:pStyle w:val="1"/>
        <w:keepLines w:val="0"/>
        <w:spacing w:before="120"/>
        <w:rPr>
          <w:sz w:val="20"/>
        </w:rPr>
      </w:pPr>
      <w:r w:rsidRPr="00C124A3">
        <w:rPr>
          <w:sz w:val="20"/>
        </w:rPr>
        <w:t>2. ЦЕНА ДОГОВОРА И ПОРЯДОК РАСЧЕТА</w:t>
      </w:r>
    </w:p>
    <w:p w14:paraId="0443A1DC" w14:textId="77777777" w:rsidR="00824C7D" w:rsidRPr="006A1F60" w:rsidRDefault="00824C7D" w:rsidP="00C124A3">
      <w:pPr>
        <w:pStyle w:val="2"/>
        <w:adjustRightInd w:val="0"/>
        <w:ind w:firstLine="720"/>
        <w:jc w:val="both"/>
        <w:rPr>
          <w:i/>
          <w:iCs/>
        </w:rPr>
      </w:pPr>
      <w:r>
        <w:t>2.1. Цена Договора определяется в Заявке (Приложение №2) на поставку оборудования. Количество заявок не ограничено.</w:t>
      </w:r>
    </w:p>
    <w:p w14:paraId="31A53211" w14:textId="77777777" w:rsidR="00824C7D" w:rsidRPr="006A1F60" w:rsidRDefault="00824C7D" w:rsidP="00C124A3">
      <w:pPr>
        <w:pStyle w:val="a5"/>
        <w:spacing w:before="0"/>
        <w:ind w:firstLine="720"/>
        <w:rPr>
          <w:bCs/>
        </w:rPr>
      </w:pPr>
      <w:r w:rsidRPr="006A1F60">
        <w:rPr>
          <w:bCs/>
        </w:rPr>
        <w:t>2.2. В случае снятия с производства модели оборудования, указанной в Спецификации, Поставщик вправе поставить оборудование с аналогичными или улучшенными характеристиками без изменения цены, указанной в настоящем Договоре.</w:t>
      </w:r>
    </w:p>
    <w:p w14:paraId="297E720C" w14:textId="77777777" w:rsidR="00824C7D" w:rsidRPr="00611CD8" w:rsidRDefault="00824C7D" w:rsidP="00611CD8">
      <w:pPr>
        <w:pStyle w:val="a5"/>
        <w:spacing w:before="0"/>
        <w:ind w:firstLine="720"/>
        <w:rPr>
          <w:bCs/>
          <w:szCs w:val="22"/>
        </w:rPr>
      </w:pPr>
      <w:r w:rsidRPr="006A1F60">
        <w:rPr>
          <w:bCs/>
        </w:rPr>
        <w:t xml:space="preserve">2.3.  В течение </w:t>
      </w:r>
      <w:r w:rsidR="0017736B">
        <w:rPr>
          <w:bCs/>
        </w:rPr>
        <w:t>2</w:t>
      </w:r>
      <w:r w:rsidRPr="006A1F60">
        <w:rPr>
          <w:bCs/>
        </w:rPr>
        <w:t xml:space="preserve"> (</w:t>
      </w:r>
      <w:r w:rsidR="00031B25">
        <w:rPr>
          <w:bCs/>
        </w:rPr>
        <w:t>д</w:t>
      </w:r>
      <w:r w:rsidR="0017736B">
        <w:rPr>
          <w:bCs/>
        </w:rPr>
        <w:t>вух</w:t>
      </w:r>
      <w:r w:rsidRPr="006A1F60">
        <w:rPr>
          <w:bCs/>
        </w:rPr>
        <w:t xml:space="preserve">) рабочих дней с момента </w:t>
      </w:r>
      <w:r w:rsidR="0017736B">
        <w:rPr>
          <w:bCs/>
        </w:rPr>
        <w:t>получения подписанной Покупателем Заявки на поставку оборудования (</w:t>
      </w:r>
      <w:r w:rsidRPr="006A1F60">
        <w:rPr>
          <w:bCs/>
        </w:rPr>
        <w:t xml:space="preserve">Поставщик выставляет </w:t>
      </w:r>
      <w:r>
        <w:rPr>
          <w:bCs/>
        </w:rPr>
        <w:t>Покупателю</w:t>
      </w:r>
      <w:r w:rsidRPr="006A1F60">
        <w:rPr>
          <w:bCs/>
        </w:rPr>
        <w:t xml:space="preserve"> счет на оплату аванса в размере 100% от стоимости </w:t>
      </w:r>
      <w:r w:rsidR="00D75CF5">
        <w:rPr>
          <w:bCs/>
        </w:rPr>
        <w:t>о</w:t>
      </w:r>
      <w:r>
        <w:rPr>
          <w:bCs/>
        </w:rPr>
        <w:t>борудования</w:t>
      </w:r>
      <w:r w:rsidRPr="006A1F60">
        <w:rPr>
          <w:bCs/>
        </w:rPr>
        <w:t>. Покупатель оплачивает</w:t>
      </w:r>
      <w:r w:rsidRPr="00611CD8">
        <w:rPr>
          <w:bCs/>
          <w:szCs w:val="22"/>
        </w:rPr>
        <w:t xml:space="preserve"> счет на оплату аванса в течение </w:t>
      </w:r>
      <w:r w:rsidR="0017736B">
        <w:rPr>
          <w:bCs/>
          <w:szCs w:val="22"/>
        </w:rPr>
        <w:t>3</w:t>
      </w:r>
      <w:r w:rsidRPr="00611CD8">
        <w:rPr>
          <w:bCs/>
          <w:szCs w:val="22"/>
        </w:rPr>
        <w:t xml:space="preserve"> (</w:t>
      </w:r>
      <w:r w:rsidR="008E4A66">
        <w:rPr>
          <w:bCs/>
          <w:szCs w:val="22"/>
        </w:rPr>
        <w:t>Трех</w:t>
      </w:r>
      <w:r w:rsidRPr="00611CD8">
        <w:rPr>
          <w:bCs/>
          <w:szCs w:val="22"/>
        </w:rPr>
        <w:t xml:space="preserve">) рабочих дней с даты выставления счета. </w:t>
      </w:r>
    </w:p>
    <w:p w14:paraId="72E9EEDA" w14:textId="77777777" w:rsidR="00824C7D" w:rsidRPr="006A1F60" w:rsidRDefault="00824C7D" w:rsidP="00C124A3">
      <w:pPr>
        <w:pStyle w:val="2"/>
        <w:spacing w:before="0"/>
        <w:ind w:firstLine="720"/>
        <w:rPr>
          <w:bCs/>
        </w:rPr>
      </w:pPr>
      <w:r>
        <w:t>2.4. Моментом исполнения обязательств Покупателя по оплате оборудования считается момент зачисления денежных средств на расчетный счет Поставщика.</w:t>
      </w:r>
    </w:p>
    <w:p w14:paraId="137D1FC1" w14:textId="77777777" w:rsidR="00824C7D" w:rsidRPr="0044090B" w:rsidRDefault="00824C7D" w:rsidP="00C124A3">
      <w:pPr>
        <w:pStyle w:val="1"/>
        <w:keepLines w:val="0"/>
        <w:spacing w:before="120"/>
        <w:rPr>
          <w:sz w:val="20"/>
        </w:rPr>
      </w:pPr>
      <w:r w:rsidRPr="0044090B">
        <w:rPr>
          <w:sz w:val="20"/>
        </w:rPr>
        <w:t>3. ПОРЯДОК СДАЧИ И ПРИЕМКИ</w:t>
      </w:r>
    </w:p>
    <w:p w14:paraId="4237DAA6" w14:textId="77777777" w:rsidR="00824C7D" w:rsidRPr="00031B25" w:rsidRDefault="00824C7D" w:rsidP="006A1F60">
      <w:pPr>
        <w:pStyle w:val="2"/>
        <w:spacing w:before="0"/>
        <w:ind w:firstLine="720"/>
        <w:rPr>
          <w:bCs/>
        </w:rPr>
      </w:pPr>
      <w:r>
        <w:t>3.1. Поставщик извещает Покупателя о готовности оборудования к отправке за 2 (два) дня до отправки оборудования.</w:t>
      </w:r>
    </w:p>
    <w:p w14:paraId="73CBDA3C" w14:textId="77777777" w:rsidR="00824C7D" w:rsidRDefault="00824C7D" w:rsidP="00C124A3">
      <w:pPr>
        <w:pStyle w:val="2"/>
        <w:spacing w:before="0"/>
        <w:ind w:firstLine="720"/>
        <w:rPr>
          <w:bCs/>
        </w:rPr>
      </w:pPr>
      <w:r>
        <w:t>3.2. Приемка оборудования производится Покупателем по адресу, указанному Заявке.</w:t>
      </w:r>
    </w:p>
    <w:p w14:paraId="6E801805" w14:textId="77777777" w:rsidR="00824C7D" w:rsidRPr="006A1F60" w:rsidRDefault="00824C7D" w:rsidP="006A1F60">
      <w:pPr>
        <w:pStyle w:val="a5"/>
        <w:spacing w:before="0"/>
        <w:ind w:firstLine="720"/>
        <w:rPr>
          <w:bCs/>
        </w:rPr>
      </w:pPr>
      <w:r w:rsidRPr="006A1F60">
        <w:rPr>
          <w:bCs/>
        </w:rPr>
        <w:t xml:space="preserve">На оборудование, подлежащее обязательной сертификации в соответствии с законодательством Российской Федерации, Поставщик обязан передать вместе с оборудованием сертификаты соответствия, выданные по правилам Системы сертификации ГОСТ Р. </w:t>
      </w:r>
    </w:p>
    <w:p w14:paraId="43266B22" w14:textId="77777777" w:rsidR="00824C7D" w:rsidRPr="006A1F60" w:rsidRDefault="00824C7D" w:rsidP="006A1F60">
      <w:pPr>
        <w:pStyle w:val="a5"/>
        <w:spacing w:before="0"/>
        <w:ind w:firstLine="720"/>
        <w:rPr>
          <w:bCs/>
        </w:rPr>
      </w:pPr>
      <w:r w:rsidRPr="006A1F60">
        <w:rPr>
          <w:bCs/>
        </w:rPr>
        <w:t>Качество оборудования подтверждается сертификатом качества оборудования, выданным в установленном порядке, и разрешением на использование оборудования на территории Российской Федерации. Сертификатом также должны быть подтверждены безопасность оборудования для жизни, здоровья потребителей, охраны окружающей среды и не причинение вреда имуществу потребителей.</w:t>
      </w:r>
    </w:p>
    <w:p w14:paraId="33E8BFCF" w14:textId="77777777" w:rsidR="00824C7D" w:rsidRDefault="00824C7D" w:rsidP="00C124A3">
      <w:pPr>
        <w:pStyle w:val="a5"/>
        <w:spacing w:before="0"/>
        <w:ind w:firstLine="720"/>
        <w:rPr>
          <w:bCs/>
        </w:rPr>
      </w:pPr>
      <w:r>
        <w:rPr>
          <w:bCs/>
        </w:rPr>
        <w:t>3.</w:t>
      </w:r>
      <w:r w:rsidRPr="003C41D1">
        <w:rPr>
          <w:bCs/>
        </w:rPr>
        <w:t>3</w:t>
      </w:r>
      <w:r>
        <w:rPr>
          <w:bCs/>
        </w:rPr>
        <w:t>. При получении оборудования представитель Покупателя обязан предоставить Поставщику оригинал Доверенности на получение товарно-материальных ценностей, оформленной надлежащим образом.</w:t>
      </w:r>
    </w:p>
    <w:p w14:paraId="0313347B" w14:textId="77777777" w:rsidR="00824C7D" w:rsidRDefault="00824C7D" w:rsidP="00C124A3">
      <w:pPr>
        <w:pStyle w:val="2"/>
        <w:spacing w:before="0"/>
        <w:ind w:firstLine="720"/>
        <w:rPr>
          <w:bCs/>
        </w:rPr>
      </w:pPr>
      <w:r>
        <w:t>3.4. Упаковка оборудования должна обеспечивать его сохранность при обычных условиях хранения и транспортировки.</w:t>
      </w:r>
    </w:p>
    <w:p w14:paraId="12D102B7" w14:textId="77777777" w:rsidR="00824C7D" w:rsidRDefault="00824C7D" w:rsidP="00C124A3">
      <w:pPr>
        <w:pStyle w:val="2"/>
        <w:spacing w:before="0"/>
        <w:ind w:firstLine="720"/>
        <w:rPr>
          <w:bCs/>
        </w:rPr>
      </w:pPr>
      <w:r>
        <w:t>3.5. Приемка оборудования осуществляется Покупателем путем проверки:</w:t>
      </w:r>
    </w:p>
    <w:p w14:paraId="7761EA84" w14:textId="77777777" w:rsidR="00824C7D" w:rsidRDefault="00824C7D" w:rsidP="006A1F60">
      <w:pPr>
        <w:pStyle w:val="a5"/>
        <w:spacing w:before="0"/>
        <w:ind w:firstLine="720"/>
        <w:rPr>
          <w:bCs/>
        </w:rPr>
      </w:pPr>
      <w:r>
        <w:rPr>
          <w:bCs/>
        </w:rPr>
        <w:t>соответствия наименования, количества и комплектности передаваемого оборудования товаросопроводительной документации, прилагаемой к поставленному оборудованию, и Спецификации (Приложение №1 к настоящему Договору);</w:t>
      </w:r>
    </w:p>
    <w:p w14:paraId="026EB81A" w14:textId="77777777" w:rsidR="00824C7D" w:rsidRDefault="00824C7D" w:rsidP="006A1F60">
      <w:pPr>
        <w:pStyle w:val="a5"/>
        <w:spacing w:before="0"/>
        <w:ind w:firstLine="720"/>
        <w:rPr>
          <w:bCs/>
        </w:rPr>
      </w:pPr>
      <w:r>
        <w:rPr>
          <w:bCs/>
        </w:rPr>
        <w:t>отсутствия видимых повреждений оборудования и его упаковки.</w:t>
      </w:r>
    </w:p>
    <w:p w14:paraId="6C997185" w14:textId="77777777" w:rsidR="00824C7D" w:rsidRPr="006A1F60" w:rsidRDefault="00824C7D" w:rsidP="006A1F60">
      <w:pPr>
        <w:pStyle w:val="a5"/>
        <w:spacing w:before="0"/>
        <w:ind w:firstLine="720"/>
        <w:rPr>
          <w:bCs/>
        </w:rPr>
      </w:pPr>
      <w:r w:rsidRPr="006A1F60">
        <w:rPr>
          <w:bCs/>
        </w:rPr>
        <w:t xml:space="preserve">3.6. При несоответствии передаваемого оборудования (по наименованию, количеству, </w:t>
      </w:r>
      <w:r>
        <w:rPr>
          <w:bCs/>
        </w:rPr>
        <w:t>комплектности</w:t>
      </w:r>
      <w:r w:rsidRPr="006A1F60">
        <w:rPr>
          <w:bCs/>
        </w:rPr>
        <w:t xml:space="preserve">) Спецификации или товаросопроводительной документации </w:t>
      </w:r>
      <w:r w:rsidR="00D47636">
        <w:rPr>
          <w:bCs/>
        </w:rPr>
        <w:t xml:space="preserve">в акте приема-передачи оборудования </w:t>
      </w:r>
      <w:r w:rsidR="002B21D2">
        <w:rPr>
          <w:bCs/>
        </w:rPr>
        <w:t xml:space="preserve">в собственность </w:t>
      </w:r>
      <w:r w:rsidRPr="006A1F60">
        <w:rPr>
          <w:bCs/>
        </w:rPr>
        <w:t xml:space="preserve">должна быть сделана отметка о фактически принятом наименовании, количестве и </w:t>
      </w:r>
      <w:r>
        <w:rPr>
          <w:bCs/>
        </w:rPr>
        <w:t>комплектности</w:t>
      </w:r>
      <w:r w:rsidRPr="006A1F60">
        <w:rPr>
          <w:bCs/>
        </w:rPr>
        <w:t xml:space="preserve"> оборудования, заверенная подписями и печатями Сторон. </w:t>
      </w:r>
    </w:p>
    <w:p w14:paraId="55A4DE5F" w14:textId="77777777" w:rsidR="00824C7D" w:rsidRDefault="00824C7D" w:rsidP="00C124A3">
      <w:pPr>
        <w:pStyle w:val="2"/>
        <w:spacing w:before="0"/>
        <w:ind w:firstLine="720"/>
        <w:rPr>
          <w:bCs/>
        </w:rPr>
      </w:pPr>
      <w:r>
        <w:t>3.7. Дата подписания Сторонами акта приема-передачи оборудования в собственность считается датой поставки оборудования.</w:t>
      </w:r>
    </w:p>
    <w:p w14:paraId="30F3D860" w14:textId="77777777" w:rsidR="00824C7D" w:rsidRDefault="00824C7D" w:rsidP="00C124A3">
      <w:pPr>
        <w:pStyle w:val="2"/>
        <w:spacing w:before="0"/>
        <w:ind w:firstLine="720"/>
        <w:rPr>
          <w:bCs/>
        </w:rPr>
      </w:pPr>
      <w:r>
        <w:t>3.8. Право собственности на оборудование переходит от Поставщика к Покупателю с даты подписания Сторонами акта приема-передачи оборудования в собственность.</w:t>
      </w:r>
    </w:p>
    <w:p w14:paraId="15C0AA01" w14:textId="77777777" w:rsidR="00824C7D" w:rsidRDefault="00824C7D" w:rsidP="006A1F60">
      <w:pPr>
        <w:pStyle w:val="2"/>
        <w:spacing w:before="0"/>
        <w:ind w:firstLine="720"/>
        <w:rPr>
          <w:bCs/>
        </w:rPr>
      </w:pPr>
      <w:r>
        <w:t>3.9. Риск случайной гибели оборудования несет Покупатель с момента подписания Сторонами акта приема-передачи оборудования в собственность.</w:t>
      </w:r>
    </w:p>
    <w:p w14:paraId="1B4694A6" w14:textId="77777777" w:rsidR="00824C7D" w:rsidRPr="006A1F60" w:rsidRDefault="00824C7D" w:rsidP="006A1F60">
      <w:pPr>
        <w:pStyle w:val="a5"/>
        <w:spacing w:before="0"/>
        <w:ind w:firstLine="720"/>
        <w:rPr>
          <w:bCs/>
        </w:rPr>
      </w:pPr>
      <w:r w:rsidRPr="006A1F60">
        <w:rPr>
          <w:bCs/>
        </w:rPr>
        <w:t>3.10. </w:t>
      </w:r>
      <w:r>
        <w:rPr>
          <w:bCs/>
        </w:rPr>
        <w:t>Покупатель осуществляют приемку оборудования по качеству в течение 5 (пяти) рабочих дней с даты подписания Сторонами</w:t>
      </w:r>
      <w:r w:rsidR="00311158">
        <w:rPr>
          <w:bCs/>
        </w:rPr>
        <w:t xml:space="preserve"> акта приема-передачи оборудования</w:t>
      </w:r>
      <w:r w:rsidR="002B21D2">
        <w:rPr>
          <w:bCs/>
        </w:rPr>
        <w:t xml:space="preserve"> в собственность</w:t>
      </w:r>
      <w:r>
        <w:rPr>
          <w:bCs/>
        </w:rPr>
        <w:t xml:space="preserve">. </w:t>
      </w:r>
      <w:r w:rsidRPr="006A1F60">
        <w:rPr>
          <w:bCs/>
        </w:rPr>
        <w:t>В случае нарушения указанного срока Поставщик вправе отказаться от удовлетворения требований Покупателя на основании ст.ст.468, 483, 513 Гражданского кодекса Российской Федерации.</w:t>
      </w:r>
      <w:r>
        <w:rPr>
          <w:bCs/>
        </w:rPr>
        <w:t xml:space="preserve"> Если Покупатель в течение указанного срока не предъявил претензии к качеству полученного Оборудования, оно считается поставленным с надлежащим качеством.</w:t>
      </w:r>
    </w:p>
    <w:p w14:paraId="7DC16530" w14:textId="77777777" w:rsidR="00824C7D" w:rsidRPr="0044090B" w:rsidRDefault="00824C7D" w:rsidP="00C124A3">
      <w:pPr>
        <w:pStyle w:val="1"/>
        <w:keepLines w:val="0"/>
        <w:spacing w:before="120"/>
        <w:rPr>
          <w:sz w:val="20"/>
        </w:rPr>
      </w:pPr>
      <w:r>
        <w:t>4. ГАРАНТИЙНЫЕ ОБЯЗАТЕЛЬСТВА</w:t>
      </w:r>
    </w:p>
    <w:p w14:paraId="7F53EE2D" w14:textId="77777777" w:rsidR="00824C7D" w:rsidRPr="00B139B7" w:rsidRDefault="00824C7D" w:rsidP="00C124A3">
      <w:pPr>
        <w:pStyle w:val="a5"/>
        <w:spacing w:before="0"/>
        <w:ind w:firstLine="720"/>
        <w:rPr>
          <w:bCs/>
        </w:rPr>
      </w:pPr>
      <w:r w:rsidRPr="00B139B7">
        <w:rPr>
          <w:bCs/>
        </w:rPr>
        <w:t xml:space="preserve">4.1. Поставщик обеспечивает гарантийное обслуживание поставленного оборудования (его комплектующих) в течение </w:t>
      </w:r>
      <w:r>
        <w:rPr>
          <w:bCs/>
        </w:rPr>
        <w:t>12</w:t>
      </w:r>
      <w:r w:rsidR="00031B25">
        <w:rPr>
          <w:bCs/>
        </w:rPr>
        <w:t>-ти</w:t>
      </w:r>
      <w:r>
        <w:rPr>
          <w:bCs/>
        </w:rPr>
        <w:t xml:space="preserve"> </w:t>
      </w:r>
      <w:r w:rsidRPr="00B139B7">
        <w:rPr>
          <w:bCs/>
        </w:rPr>
        <w:t>месяцев со дня</w:t>
      </w:r>
      <w:r w:rsidR="00311158">
        <w:rPr>
          <w:bCs/>
        </w:rPr>
        <w:t xml:space="preserve"> подписания Сторонами акта приема-передачи оборудования</w:t>
      </w:r>
      <w:r w:rsidRPr="00B139B7">
        <w:rPr>
          <w:bCs/>
        </w:rPr>
        <w:t xml:space="preserve"> </w:t>
      </w:r>
      <w:r w:rsidR="00927E2A">
        <w:rPr>
          <w:bCs/>
        </w:rPr>
        <w:t xml:space="preserve">в собственность </w:t>
      </w:r>
      <w:r w:rsidRPr="00B139B7">
        <w:rPr>
          <w:bCs/>
        </w:rPr>
        <w:t>при условии соблюдения Покупателем правил эксплуатации оборудования, изложенных в прилагаемых к оборудованию технических требованиях и/или эксплуатационной документации.</w:t>
      </w:r>
    </w:p>
    <w:p w14:paraId="51E52B68" w14:textId="77777777" w:rsidR="00824C7D" w:rsidRPr="00B139B7" w:rsidRDefault="00824C7D" w:rsidP="00C124A3">
      <w:pPr>
        <w:pStyle w:val="a5"/>
        <w:spacing w:before="0"/>
        <w:ind w:firstLine="720"/>
        <w:rPr>
          <w:bCs/>
        </w:rPr>
      </w:pPr>
      <w:r w:rsidRPr="00B139B7">
        <w:rPr>
          <w:bCs/>
        </w:rPr>
        <w:t xml:space="preserve">4.2. Устранение неисправностей в гарантийный период производится Поставщиком путем ремонта или замены дефектного оборудования (или его комплектующих) в течение 10 (десяти) рабочих дней с момента уведомления о неисправности. </w:t>
      </w:r>
      <w:r w:rsidRPr="00B139B7">
        <w:t xml:space="preserve">В этом случае Покупателю необходимо обратиться в Службу Технической Поддержки, </w:t>
      </w:r>
      <w:r w:rsidRPr="00E83C4F">
        <w:t xml:space="preserve">тел: </w:t>
      </w:r>
      <w:r w:rsidR="00E83C4F" w:rsidRPr="00E83C4F">
        <w:t>8 (495) 504-44-44</w:t>
      </w:r>
      <w:r w:rsidRPr="00E83C4F">
        <w:t xml:space="preserve">, </w:t>
      </w:r>
      <w:r w:rsidRPr="00E83C4F">
        <w:rPr>
          <w:lang w:val="en-US"/>
        </w:rPr>
        <w:t>e</w:t>
      </w:r>
      <w:r w:rsidRPr="00E83C4F">
        <w:t>-</w:t>
      </w:r>
      <w:r w:rsidRPr="00E83C4F">
        <w:rPr>
          <w:lang w:val="en-US"/>
        </w:rPr>
        <w:t>mail</w:t>
      </w:r>
      <w:r w:rsidRPr="00E83C4F">
        <w:t xml:space="preserve">: </w:t>
      </w:r>
      <w:r w:rsidR="00E83C4F" w:rsidRPr="00E83C4F">
        <w:t>helpdesk@cnt.ru</w:t>
      </w:r>
      <w:r w:rsidRPr="00E83C4F">
        <w:t>.</w:t>
      </w:r>
      <w:r w:rsidRPr="00E83C4F">
        <w:rPr>
          <w:bCs/>
        </w:rPr>
        <w:t xml:space="preserve"> Место замены</w:t>
      </w:r>
      <w:r w:rsidRPr="00B139B7">
        <w:rPr>
          <w:bCs/>
        </w:rPr>
        <w:t xml:space="preserve"> неисправности определяется по соглашению Сторон. </w:t>
      </w:r>
    </w:p>
    <w:p w14:paraId="5FBF26BF" w14:textId="77777777" w:rsidR="00824C7D" w:rsidRPr="00B139B7" w:rsidRDefault="00824C7D" w:rsidP="00C124A3">
      <w:pPr>
        <w:pStyle w:val="a5"/>
        <w:spacing w:before="0"/>
        <w:ind w:firstLine="720"/>
        <w:rPr>
          <w:bCs/>
        </w:rPr>
      </w:pPr>
      <w:r>
        <w:rPr>
          <w:bCs/>
        </w:rPr>
        <w:t>Ремонт или замена дефектного оборудования осуществляется за счет Поставщика. Р</w:t>
      </w:r>
      <w:r w:rsidRPr="00B139B7">
        <w:rPr>
          <w:bCs/>
        </w:rPr>
        <w:t>асход</w:t>
      </w:r>
      <w:r>
        <w:rPr>
          <w:bCs/>
        </w:rPr>
        <w:t>ы</w:t>
      </w:r>
      <w:r w:rsidRPr="00B139B7">
        <w:rPr>
          <w:bCs/>
        </w:rPr>
        <w:t xml:space="preserve"> на выезд специалиста Поставщика к Покупателю, транспортировку, упаковку и страхование заменяемого оборудования, несет Покупатель.</w:t>
      </w:r>
    </w:p>
    <w:p w14:paraId="433E51CA" w14:textId="77777777" w:rsidR="00824C7D" w:rsidRPr="00B139B7" w:rsidRDefault="00824C7D" w:rsidP="00B139B7">
      <w:pPr>
        <w:adjustRightInd w:val="0"/>
        <w:ind w:firstLine="720"/>
        <w:jc w:val="both"/>
        <w:rPr>
          <w:bCs/>
        </w:rPr>
      </w:pPr>
      <w:r w:rsidRPr="00B139B7">
        <w:rPr>
          <w:bCs/>
        </w:rPr>
        <w:t>4.3. Неисправное оборудование передается Поставщику на гарантийный ремонт на основании Технического акта. Акт должен быть подписан представителями Поставщика и Покупателя.</w:t>
      </w:r>
    </w:p>
    <w:p w14:paraId="48D49B82" w14:textId="77777777" w:rsidR="00824C7D" w:rsidRPr="00B139B7" w:rsidRDefault="00824C7D" w:rsidP="00B139B7">
      <w:pPr>
        <w:pStyle w:val="2"/>
        <w:keepLines/>
        <w:adjustRightInd w:val="0"/>
        <w:ind w:firstLine="720"/>
        <w:jc w:val="both"/>
        <w:rPr>
          <w:bCs/>
        </w:rPr>
      </w:pPr>
      <w:r>
        <w:t>4.4. По окончании гарантийного ремонта Стороны подписывают Акт о выполненных работах по гарантийному ремонту.</w:t>
      </w:r>
    </w:p>
    <w:p w14:paraId="1F5E9E00" w14:textId="77777777" w:rsidR="00824C7D" w:rsidRPr="00B139B7" w:rsidRDefault="00824C7D" w:rsidP="00C124A3">
      <w:pPr>
        <w:pStyle w:val="a5"/>
        <w:spacing w:before="0"/>
        <w:ind w:firstLine="720"/>
        <w:rPr>
          <w:bCs/>
        </w:rPr>
      </w:pPr>
      <w:r w:rsidRPr="00B139B7">
        <w:rPr>
          <w:bCs/>
        </w:rPr>
        <w:t>4.5. Срок гарантии продлевается на срок, когда оборудование не могло использоваться по назначению из-за обнаруженных в нем недостатков, т.е. на период с момента уведомления Поставщика о неисправности оборудования до момента подписания Сторонами Акта о выполненных работах (п.4.4 настоящего Договора).</w:t>
      </w:r>
    </w:p>
    <w:p w14:paraId="0BE01C54" w14:textId="77777777" w:rsidR="00824C7D" w:rsidRPr="00B139B7" w:rsidRDefault="00824C7D" w:rsidP="00C124A3">
      <w:pPr>
        <w:pStyle w:val="a5"/>
        <w:spacing w:before="0"/>
        <w:ind w:firstLine="720"/>
        <w:rPr>
          <w:bCs/>
        </w:rPr>
      </w:pPr>
      <w:r w:rsidRPr="00B139B7">
        <w:rPr>
          <w:bCs/>
        </w:rPr>
        <w:t>4.6. </w:t>
      </w:r>
      <w:r w:rsidRPr="00B139B7">
        <w:t xml:space="preserve">Если было определено, что неисправность оборудования (элемента) возникла вследствие нарушения правил и условий эксплуатации, изложенных в эксплуатационной документации или документации, поставляемой совместно с оборудованием, </w:t>
      </w:r>
      <w:r>
        <w:t>Покупатель возмещает Поставщику</w:t>
      </w:r>
      <w:r w:rsidRPr="00B139B7">
        <w:t xml:space="preserve"> выезд инженера</w:t>
      </w:r>
      <w:r>
        <w:t xml:space="preserve"> Поставщика</w:t>
      </w:r>
      <w:r w:rsidRPr="00B139B7">
        <w:t>, стоимость ремонта и запасных частей в полном объеме.</w:t>
      </w:r>
    </w:p>
    <w:p w14:paraId="2FAB6A14" w14:textId="77777777" w:rsidR="00824C7D" w:rsidRPr="0044090B" w:rsidRDefault="00824C7D" w:rsidP="00C124A3">
      <w:pPr>
        <w:pStyle w:val="1"/>
        <w:keepLines w:val="0"/>
        <w:spacing w:before="120"/>
        <w:rPr>
          <w:sz w:val="20"/>
        </w:rPr>
      </w:pPr>
      <w:r>
        <w:t>5. ОТВЕТСТВЕННОСТЬ СТОРОН.</w:t>
      </w:r>
    </w:p>
    <w:p w14:paraId="5E115782" w14:textId="77777777" w:rsidR="00332AA2" w:rsidRDefault="00824C7D">
      <w:pPr>
        <w:pStyle w:val="2"/>
        <w:spacing w:before="0"/>
        <w:ind w:firstLine="720"/>
      </w:pPr>
      <w:r>
        <w:t>5.1. За неисполнение либо ненадлежащее исполнение условий настоящего договора Стороны несут ответственность в соответствии с действующим законодательством РФ.</w:t>
      </w:r>
    </w:p>
    <w:p w14:paraId="5A56F2B0" w14:textId="77777777" w:rsidR="00824C7D" w:rsidRPr="0044090B" w:rsidRDefault="00824C7D" w:rsidP="00C124A3">
      <w:pPr>
        <w:pStyle w:val="1"/>
        <w:keepLines w:val="0"/>
        <w:spacing w:before="120"/>
        <w:rPr>
          <w:sz w:val="20"/>
        </w:rPr>
      </w:pPr>
      <w:r w:rsidRPr="0044090B">
        <w:rPr>
          <w:sz w:val="20"/>
        </w:rPr>
        <w:t>6. ПОРЯДОК РАССМОТРЕНИЯ СПОРОВ</w:t>
      </w:r>
    </w:p>
    <w:p w14:paraId="54A92952" w14:textId="77777777" w:rsidR="00824C7D" w:rsidRDefault="00824C7D" w:rsidP="00C124A3">
      <w:pPr>
        <w:pStyle w:val="a5"/>
        <w:spacing w:before="0"/>
        <w:ind w:firstLine="720"/>
        <w:rPr>
          <w:bCs/>
        </w:rPr>
      </w:pPr>
      <w:r>
        <w:rPr>
          <w:bCs/>
        </w:rPr>
        <w:t>6.1. Споры, возникающие вследствие неисполнения или ненадлежащего исполнения Сторонами обязательств по настоящему Договору, не урегулированные путем переговоров, решаются Арбитражным судом г. Москвы в соответствии с действующим законодательством Российской Федерации.</w:t>
      </w:r>
    </w:p>
    <w:p w14:paraId="78A31164" w14:textId="77777777" w:rsidR="00824C7D" w:rsidRPr="0044090B" w:rsidRDefault="00824C7D" w:rsidP="00C124A3">
      <w:pPr>
        <w:pStyle w:val="1"/>
        <w:keepLines w:val="0"/>
        <w:spacing w:before="120"/>
        <w:rPr>
          <w:sz w:val="20"/>
        </w:rPr>
      </w:pPr>
      <w:r w:rsidRPr="0044090B">
        <w:rPr>
          <w:sz w:val="20"/>
        </w:rPr>
        <w:t>7. ОБСТОЯТЕЛЬСТВА НЕПРЕОДОЛИМОЙ СИЛЫ</w:t>
      </w:r>
    </w:p>
    <w:p w14:paraId="22DF2B08" w14:textId="77777777" w:rsidR="00824C7D" w:rsidRDefault="00824C7D" w:rsidP="00C124A3">
      <w:pPr>
        <w:pStyle w:val="a5"/>
        <w:spacing w:before="0"/>
        <w:ind w:firstLine="720"/>
        <w:rPr>
          <w:bCs/>
        </w:rPr>
      </w:pPr>
      <w:r>
        <w:rPr>
          <w:bCs/>
        </w:rPr>
        <w:t>7.1. Стороны освобождаются от ответственности за частичное или полное неисполнение обязательств по настоящему Договору, если ненадлежащее исполнение Сторонами обязательств вызвано непреодолимой силой, т.е. чрезвычайными и непредотвратимыми обстоятельствами, не подлежащими разумному контролю и урегулированию по воле Сторон.</w:t>
      </w:r>
    </w:p>
    <w:p w14:paraId="66829591" w14:textId="77777777" w:rsidR="00824C7D" w:rsidRPr="0044090B" w:rsidRDefault="00824C7D" w:rsidP="00C124A3">
      <w:pPr>
        <w:pStyle w:val="a5"/>
        <w:spacing w:before="0"/>
        <w:ind w:firstLine="720"/>
        <w:rPr>
          <w:bCs/>
        </w:rPr>
      </w:pPr>
      <w:r w:rsidRPr="0044090B">
        <w:rPr>
          <w:bCs/>
        </w:rPr>
        <w:t>7.2. Сторона, которая не в состоянии выполнить свои обязательства по Договору в силу обстоятельств непреодолимой силы, незамедлительно письменно информирует другую Сторону о начале и прекращении указанных выше обстоятельств, но в любом случае не позднее 3 (трех) календарных дней после начала их действия.</w:t>
      </w:r>
    </w:p>
    <w:p w14:paraId="3AB0B657" w14:textId="77777777" w:rsidR="00824C7D" w:rsidRPr="0044090B" w:rsidRDefault="00824C7D" w:rsidP="00C124A3">
      <w:pPr>
        <w:pStyle w:val="a5"/>
        <w:spacing w:before="0"/>
        <w:ind w:firstLine="720"/>
        <w:rPr>
          <w:bCs/>
        </w:rPr>
      </w:pPr>
      <w:r w:rsidRPr="0044090B">
        <w:rPr>
          <w:bCs/>
        </w:rPr>
        <w:t>Несвоевременное уведомление об обстоятельствах непреодолимой силы лишает соответствующую Сторону права на освобождение от ответственности за частичное или полное неисполнение обязательств по настоящему Договору по причине указанных обстоятельств. Извещение о наступлении и прекращении обстоятельств непреодолимой силы документально подтверждается соответствующими государственными организациями.</w:t>
      </w:r>
    </w:p>
    <w:p w14:paraId="284FF934" w14:textId="77777777" w:rsidR="00824C7D" w:rsidRPr="0044090B" w:rsidRDefault="00824C7D" w:rsidP="00C124A3">
      <w:pPr>
        <w:pStyle w:val="a5"/>
        <w:spacing w:before="0"/>
        <w:ind w:firstLine="720"/>
        <w:rPr>
          <w:bCs/>
        </w:rPr>
      </w:pPr>
      <w:r w:rsidRPr="0044090B">
        <w:rPr>
          <w:bCs/>
        </w:rPr>
        <w:t>7.3. Если обстоятельства, указанные в п.7</w:t>
      </w:r>
      <w:r>
        <w:rPr>
          <w:bCs/>
        </w:rPr>
        <w:t>.1.</w:t>
      </w:r>
      <w:r w:rsidRPr="0044090B">
        <w:rPr>
          <w:bCs/>
        </w:rPr>
        <w:t xml:space="preserve"> настоящего Договора, продолжаются более 1 (одного) месяца, каждая Сторона имеет право на досрочное расторжение Договора. В этом случае Стороны производят взаиморасчеты</w:t>
      </w:r>
      <w:r>
        <w:rPr>
          <w:bCs/>
        </w:rPr>
        <w:t xml:space="preserve"> по фактически исполненным обязательствам</w:t>
      </w:r>
      <w:r w:rsidRPr="0044090B">
        <w:rPr>
          <w:bCs/>
        </w:rPr>
        <w:t>.</w:t>
      </w:r>
    </w:p>
    <w:p w14:paraId="1F181250" w14:textId="77777777" w:rsidR="00824C7D" w:rsidRPr="00C77EB2" w:rsidRDefault="00824C7D" w:rsidP="00C124A3">
      <w:pPr>
        <w:pStyle w:val="1"/>
        <w:keepLines w:val="0"/>
        <w:spacing w:before="120"/>
        <w:rPr>
          <w:sz w:val="20"/>
        </w:rPr>
      </w:pPr>
      <w:r w:rsidRPr="00C77EB2">
        <w:rPr>
          <w:sz w:val="20"/>
        </w:rPr>
        <w:t>8. УСЛОВИЯ КОНФИДЕНЦИАЛЬНОСТИ</w:t>
      </w:r>
    </w:p>
    <w:p w14:paraId="79835968" w14:textId="77777777" w:rsidR="00824C7D" w:rsidRPr="00C77EB2" w:rsidRDefault="00824C7D" w:rsidP="00C124A3">
      <w:pPr>
        <w:pStyle w:val="a5"/>
        <w:spacing w:before="0"/>
        <w:ind w:firstLine="720"/>
        <w:rPr>
          <w:bCs/>
        </w:rPr>
      </w:pPr>
      <w:r w:rsidRPr="00C77EB2">
        <w:rPr>
          <w:bCs/>
        </w:rPr>
        <w:t>8.1. По взаимному согласию Сторон, в рамках настоящего Договора конфиденциальной признается конкретная информация, касающаяся предмета Договора, хода его выполнения и полученных результатов.</w:t>
      </w:r>
    </w:p>
    <w:p w14:paraId="3F09DC86" w14:textId="77777777" w:rsidR="00824C7D" w:rsidRPr="00C77EB2" w:rsidRDefault="00824C7D" w:rsidP="00C124A3">
      <w:pPr>
        <w:pStyle w:val="a5"/>
        <w:spacing w:before="0"/>
        <w:ind w:firstLine="720"/>
        <w:rPr>
          <w:bCs/>
        </w:rPr>
      </w:pPr>
      <w:r w:rsidRPr="00C77EB2">
        <w:rPr>
          <w:bCs/>
        </w:rPr>
        <w:t>8.2. Каждая из Сторон обязана обеспечить защиту конфиденциальной информации, ставшей доступной ей в рамках настоящего Договора, от несанкционированного использования, распространения или публикации.</w:t>
      </w:r>
    </w:p>
    <w:p w14:paraId="785DD053" w14:textId="77777777" w:rsidR="00824C7D" w:rsidRPr="00C77EB2" w:rsidRDefault="00824C7D" w:rsidP="00C124A3">
      <w:pPr>
        <w:pStyle w:val="a5"/>
        <w:spacing w:before="0"/>
        <w:ind w:firstLine="720"/>
        <w:rPr>
          <w:bCs/>
        </w:rPr>
      </w:pPr>
      <w:r w:rsidRPr="00C77EB2">
        <w:rPr>
          <w:bCs/>
        </w:rPr>
        <w:lastRenderedPageBreak/>
        <w:t>8.3. Любой ущерб, вызванный нарушением условий конфиденциальности, определяется и возмещается в соответствии с действующим законодательством Российской Федерации.</w:t>
      </w:r>
    </w:p>
    <w:p w14:paraId="420E0394" w14:textId="77777777" w:rsidR="00824C7D" w:rsidRPr="00C77EB2" w:rsidRDefault="00824C7D" w:rsidP="00C124A3">
      <w:pPr>
        <w:pStyle w:val="a5"/>
        <w:spacing w:before="0"/>
        <w:ind w:firstLine="720"/>
        <w:rPr>
          <w:bCs/>
        </w:rPr>
      </w:pPr>
      <w:r w:rsidRPr="00C77EB2">
        <w:rPr>
          <w:bCs/>
        </w:rPr>
        <w:t>8.</w:t>
      </w:r>
      <w:r>
        <w:rPr>
          <w:bCs/>
        </w:rPr>
        <w:t>4</w:t>
      </w:r>
      <w:r w:rsidRPr="00C77EB2">
        <w:rPr>
          <w:bCs/>
        </w:rPr>
        <w:t xml:space="preserve">. Обязательства, перечисленные в </w:t>
      </w:r>
      <w:r>
        <w:rPr>
          <w:bCs/>
        </w:rPr>
        <w:t xml:space="preserve">разделе </w:t>
      </w:r>
      <w:r w:rsidRPr="00C77EB2">
        <w:rPr>
          <w:bCs/>
        </w:rPr>
        <w:t>8 настоящего Договора, действуют в течение срока действия настоящего Договора, а также в течение 3 (трех) лет после окончания срока действия или расторжения Договора.</w:t>
      </w:r>
    </w:p>
    <w:p w14:paraId="2EAC0F52" w14:textId="77777777" w:rsidR="00824C7D" w:rsidRPr="00C77EB2" w:rsidRDefault="00824C7D" w:rsidP="00C124A3">
      <w:pPr>
        <w:pStyle w:val="1"/>
        <w:keepLines w:val="0"/>
        <w:spacing w:before="120"/>
        <w:rPr>
          <w:sz w:val="20"/>
        </w:rPr>
      </w:pPr>
      <w:r w:rsidRPr="00C77EB2">
        <w:rPr>
          <w:sz w:val="20"/>
        </w:rPr>
        <w:t>9. СРОК ДЕЙСТВИЯ ДОГОВОРА</w:t>
      </w:r>
    </w:p>
    <w:p w14:paraId="19D48C5E" w14:textId="77777777" w:rsidR="00824C7D" w:rsidRDefault="00824C7D" w:rsidP="00C124A3">
      <w:pPr>
        <w:pStyle w:val="a5"/>
        <w:spacing w:before="0"/>
        <w:ind w:firstLine="720"/>
        <w:rPr>
          <w:bCs/>
        </w:rPr>
      </w:pPr>
      <w:r>
        <w:rPr>
          <w:bCs/>
        </w:rPr>
        <w:t xml:space="preserve">9.1. Договор вступает в силу </w:t>
      </w:r>
      <w:r w:rsidR="000C256D">
        <w:rPr>
          <w:bCs/>
        </w:rPr>
        <w:t>с момента его заключения в соответствии с п. 1.2 Договора</w:t>
      </w:r>
      <w:r w:rsidR="008E370F">
        <w:rPr>
          <w:bCs/>
        </w:rPr>
        <w:t xml:space="preserve"> </w:t>
      </w:r>
      <w:r>
        <w:rPr>
          <w:bCs/>
        </w:rPr>
        <w:t>и действует до полного выполнения Сторонами своих обязательств по настоящему Договору.</w:t>
      </w:r>
    </w:p>
    <w:p w14:paraId="0A19A1E2" w14:textId="77777777" w:rsidR="00824C7D" w:rsidRPr="00C77EB2" w:rsidRDefault="00824C7D" w:rsidP="00C124A3">
      <w:pPr>
        <w:pStyle w:val="1"/>
        <w:keepLines w:val="0"/>
        <w:spacing w:before="120"/>
        <w:rPr>
          <w:sz w:val="20"/>
        </w:rPr>
      </w:pPr>
      <w:r w:rsidRPr="00C77EB2">
        <w:rPr>
          <w:sz w:val="20"/>
        </w:rPr>
        <w:t>10. ПРОЧИЕ УСЛОВИЯ</w:t>
      </w:r>
    </w:p>
    <w:p w14:paraId="14640344" w14:textId="77777777" w:rsidR="00824C7D" w:rsidRPr="00C77EB2" w:rsidRDefault="00824C7D" w:rsidP="0049745D">
      <w:pPr>
        <w:pStyle w:val="2"/>
        <w:spacing w:before="0"/>
        <w:ind w:firstLine="720"/>
        <w:rPr>
          <w:bCs/>
        </w:rPr>
      </w:pPr>
      <w:r>
        <w:t>10.1. Поставщик гарантирует, что он обладает необходимыми правами в отношении передаваемого Покупателю оборудования.</w:t>
      </w:r>
    </w:p>
    <w:p w14:paraId="5BDE08F7" w14:textId="77777777" w:rsidR="00824C7D" w:rsidRPr="00C77EB2" w:rsidRDefault="00824C7D" w:rsidP="008E370F">
      <w:pPr>
        <w:pStyle w:val="2"/>
        <w:ind w:firstLine="720"/>
        <w:jc w:val="both"/>
      </w:pPr>
      <w:r>
        <w:t>10.2. Во всем остальном, не предусмотренном Договором, Стороны будут руководствоваться действующим законодательством Российской Федерации.</w:t>
      </w:r>
    </w:p>
    <w:p w14:paraId="700ACD96" w14:textId="77777777" w:rsidR="00824C7D" w:rsidRPr="00C77EB2" w:rsidRDefault="00824C7D" w:rsidP="0049745D">
      <w:pPr>
        <w:pStyle w:val="2"/>
        <w:spacing w:before="0"/>
        <w:ind w:firstLine="720"/>
        <w:rPr>
          <w:bCs/>
        </w:rPr>
      </w:pPr>
      <w:r>
        <w:t>10.3. К настоящему Договору прилагается и является его неотъемлемой частью:</w:t>
      </w:r>
    </w:p>
    <w:p w14:paraId="697DD5DF" w14:textId="77777777" w:rsidR="00824C7D" w:rsidRDefault="00824C7D" w:rsidP="0049745D">
      <w:pPr>
        <w:pStyle w:val="Bullet"/>
        <w:numPr>
          <w:ilvl w:val="0"/>
          <w:numId w:val="0"/>
        </w:numPr>
        <w:spacing w:before="0"/>
        <w:ind w:firstLine="720"/>
        <w:jc w:val="both"/>
        <w:rPr>
          <w:bCs/>
          <w:color w:val="auto"/>
          <w:sz w:val="20"/>
        </w:rPr>
      </w:pPr>
      <w:r w:rsidRPr="00C77EB2">
        <w:rPr>
          <w:bCs/>
          <w:color w:val="auto"/>
          <w:sz w:val="20"/>
        </w:rPr>
        <w:t>- Спецификация оборудования (Приложение №1).</w:t>
      </w:r>
    </w:p>
    <w:p w14:paraId="1B82B8E3" w14:textId="77777777" w:rsidR="00824C7D" w:rsidRPr="00C77EB2" w:rsidRDefault="00824C7D" w:rsidP="0049745D">
      <w:pPr>
        <w:pStyle w:val="Bullet"/>
        <w:numPr>
          <w:ilvl w:val="0"/>
          <w:numId w:val="0"/>
        </w:numPr>
        <w:spacing w:before="0"/>
        <w:ind w:firstLine="720"/>
        <w:jc w:val="both"/>
        <w:rPr>
          <w:bCs/>
          <w:color w:val="auto"/>
          <w:sz w:val="20"/>
        </w:rPr>
      </w:pPr>
      <w:r>
        <w:rPr>
          <w:bCs/>
          <w:color w:val="auto"/>
          <w:sz w:val="20"/>
        </w:rPr>
        <w:t>- Форма «Заявка на поставку оборудования» (Приложение №2).</w:t>
      </w:r>
    </w:p>
    <w:p w14:paraId="00FB8D06" w14:textId="77777777" w:rsidR="00824C7D" w:rsidRPr="003251DA" w:rsidRDefault="00824C7D" w:rsidP="008E370F">
      <w:pPr>
        <w:pStyle w:val="Header1"/>
        <w:keepLines w:val="0"/>
        <w:spacing w:before="120"/>
        <w:rPr>
          <w:b w:val="0"/>
        </w:rPr>
      </w:pPr>
      <w:r>
        <w:br w:type="page"/>
      </w:r>
      <w:r w:rsidRPr="003251DA">
        <w:lastRenderedPageBreak/>
        <w:t>Приложение № 1</w:t>
      </w:r>
    </w:p>
    <w:p w14:paraId="4D5DC744" w14:textId="77777777" w:rsidR="00824C7D" w:rsidRPr="003251DA" w:rsidRDefault="00824C7D" w:rsidP="004A543B">
      <w:pPr>
        <w:pStyle w:val="31"/>
        <w:tabs>
          <w:tab w:val="left" w:pos="5670"/>
        </w:tabs>
        <w:jc w:val="right"/>
      </w:pPr>
      <w:r>
        <w:tab/>
      </w:r>
      <w:r w:rsidRPr="003251DA">
        <w:t xml:space="preserve">к </w:t>
      </w:r>
      <w:r>
        <w:t xml:space="preserve">Оферте </w:t>
      </w:r>
      <w:r w:rsidR="000C256D">
        <w:t xml:space="preserve">о заключении договора </w:t>
      </w:r>
      <w:r>
        <w:t>на</w:t>
      </w:r>
      <w:r w:rsidRPr="003251DA">
        <w:t xml:space="preserve"> </w:t>
      </w:r>
      <w:proofErr w:type="gramStart"/>
      <w:r>
        <w:t xml:space="preserve">поставку </w:t>
      </w:r>
      <w:r w:rsidR="006A588E">
        <w:t xml:space="preserve"> </w:t>
      </w:r>
      <w:r>
        <w:t>оборудования</w:t>
      </w:r>
      <w:proofErr w:type="gramEnd"/>
      <w:r>
        <w:t xml:space="preserve"> </w:t>
      </w:r>
      <w:r w:rsidRPr="003251DA">
        <w:t xml:space="preserve"> </w:t>
      </w:r>
    </w:p>
    <w:p w14:paraId="21B25C5D" w14:textId="77777777" w:rsidR="00824C7D" w:rsidRPr="003251DA" w:rsidRDefault="00824C7D" w:rsidP="00014228">
      <w:pPr>
        <w:pStyle w:val="31"/>
        <w:tabs>
          <w:tab w:val="left" w:pos="5670"/>
        </w:tabs>
        <w:jc w:val="both"/>
      </w:pPr>
      <w:r>
        <w:tab/>
      </w:r>
      <w:proofErr w:type="gramStart"/>
      <w:r w:rsidRPr="003251DA">
        <w:t>от  «</w:t>
      </w:r>
      <w:proofErr w:type="gramEnd"/>
      <w:r w:rsidRPr="003251DA">
        <w:t>__» __</w:t>
      </w:r>
      <w:r>
        <w:t>__________</w:t>
      </w:r>
      <w:r w:rsidRPr="003251DA">
        <w:t>_ 20</w:t>
      </w:r>
      <w:r>
        <w:t>___</w:t>
      </w:r>
      <w:r w:rsidRPr="003251DA">
        <w:t xml:space="preserve"> г.</w:t>
      </w:r>
    </w:p>
    <w:p w14:paraId="528E26DD" w14:textId="77777777" w:rsidR="00824C7D" w:rsidRPr="003251DA" w:rsidRDefault="00824C7D" w:rsidP="00C77EB2">
      <w:pPr>
        <w:rPr>
          <w:b/>
          <w:sz w:val="24"/>
        </w:rPr>
      </w:pPr>
    </w:p>
    <w:p w14:paraId="3275C646" w14:textId="77777777" w:rsidR="00824C7D" w:rsidRPr="003251DA" w:rsidRDefault="00824C7D" w:rsidP="00C77EB2">
      <w:pPr>
        <w:ind w:firstLine="720"/>
        <w:jc w:val="center"/>
        <w:rPr>
          <w:b/>
          <w:sz w:val="24"/>
        </w:rPr>
      </w:pPr>
      <w:r w:rsidRPr="003251DA">
        <w:rPr>
          <w:b/>
          <w:sz w:val="24"/>
        </w:rPr>
        <w:t>Спецификация Оборудования</w:t>
      </w:r>
    </w:p>
    <w:p w14:paraId="6B444B09" w14:textId="77777777" w:rsidR="00824C7D" w:rsidRDefault="00824C7D" w:rsidP="00C77EB2">
      <w:pPr>
        <w:tabs>
          <w:tab w:val="left" w:pos="3494"/>
          <w:tab w:val="left" w:pos="6750"/>
        </w:tabs>
        <w:rPr>
          <w:sz w:val="2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8"/>
        <w:gridCol w:w="5599"/>
        <w:gridCol w:w="1915"/>
        <w:gridCol w:w="1833"/>
      </w:tblGrid>
      <w:tr w:rsidR="009657D0" w:rsidRPr="002379C4" w14:paraId="227D7F40" w14:textId="77777777" w:rsidTr="009B109D">
        <w:trPr>
          <w:trHeight w:val="284"/>
        </w:trPr>
        <w:tc>
          <w:tcPr>
            <w:tcW w:w="416" w:type="pct"/>
          </w:tcPr>
          <w:p w14:paraId="35FF8FC8" w14:textId="77777777" w:rsidR="009657D0" w:rsidRPr="009657D0" w:rsidRDefault="009657D0" w:rsidP="009B109D">
            <w:pPr>
              <w:keepNext/>
              <w:jc w:val="center"/>
              <w:rPr>
                <w:b/>
                <w:bCs/>
              </w:rPr>
            </w:pPr>
            <w:r w:rsidRPr="009657D0">
              <w:rPr>
                <w:b/>
                <w:bCs/>
              </w:rPr>
              <w:t>№</w:t>
            </w:r>
          </w:p>
        </w:tc>
        <w:tc>
          <w:tcPr>
            <w:tcW w:w="2746" w:type="pct"/>
          </w:tcPr>
          <w:p w14:paraId="283BBAB5" w14:textId="77777777" w:rsidR="009657D0" w:rsidRPr="009657D0" w:rsidRDefault="009657D0" w:rsidP="009B109D">
            <w:pPr>
              <w:pStyle w:val="afa"/>
              <w:keepNext/>
              <w:jc w:val="center"/>
              <w:rPr>
                <w:b/>
                <w:bCs/>
              </w:rPr>
            </w:pPr>
            <w:r w:rsidRPr="009657D0">
              <w:rPr>
                <w:b/>
                <w:bCs/>
              </w:rPr>
              <w:t>Наименование материалов и оборудования</w:t>
            </w:r>
          </w:p>
        </w:tc>
        <w:tc>
          <w:tcPr>
            <w:tcW w:w="939" w:type="pct"/>
          </w:tcPr>
          <w:p w14:paraId="16767D6F" w14:textId="77777777" w:rsidR="009657D0" w:rsidRPr="009657D0" w:rsidRDefault="009657D0" w:rsidP="009B109D">
            <w:pPr>
              <w:keepNext/>
              <w:jc w:val="center"/>
              <w:rPr>
                <w:b/>
                <w:bCs/>
              </w:rPr>
            </w:pPr>
            <w:r w:rsidRPr="009657D0">
              <w:rPr>
                <w:b/>
                <w:bCs/>
              </w:rPr>
              <w:t>Вид оплаты</w:t>
            </w:r>
          </w:p>
        </w:tc>
        <w:tc>
          <w:tcPr>
            <w:tcW w:w="899" w:type="pct"/>
          </w:tcPr>
          <w:p w14:paraId="5AB6D055" w14:textId="77777777" w:rsidR="009657D0" w:rsidRPr="009657D0" w:rsidRDefault="009657D0" w:rsidP="009B109D">
            <w:pPr>
              <w:keepNext/>
              <w:jc w:val="center"/>
              <w:rPr>
                <w:b/>
                <w:bCs/>
              </w:rPr>
            </w:pPr>
            <w:r w:rsidRPr="009657D0">
              <w:rPr>
                <w:b/>
                <w:bCs/>
              </w:rPr>
              <w:t>Стоимость, рублей</w:t>
            </w:r>
          </w:p>
          <w:p w14:paraId="326331E2" w14:textId="77777777" w:rsidR="009657D0" w:rsidRPr="009657D0" w:rsidRDefault="009657D0" w:rsidP="00175E0F">
            <w:pPr>
              <w:keepNext/>
              <w:jc w:val="center"/>
              <w:rPr>
                <w:b/>
                <w:bCs/>
              </w:rPr>
            </w:pPr>
            <w:r w:rsidRPr="009657D0">
              <w:rPr>
                <w:b/>
                <w:bCs/>
              </w:rPr>
              <w:t>(</w:t>
            </w:r>
            <w:r w:rsidR="00175E0F">
              <w:rPr>
                <w:b/>
                <w:bCs/>
              </w:rPr>
              <w:t>с</w:t>
            </w:r>
            <w:r w:rsidRPr="009657D0">
              <w:rPr>
                <w:b/>
                <w:bCs/>
              </w:rPr>
              <w:t xml:space="preserve"> НДС)</w:t>
            </w:r>
          </w:p>
        </w:tc>
      </w:tr>
      <w:tr w:rsidR="00B65BC9" w:rsidRPr="002379C4" w14:paraId="07A3274F" w14:textId="77777777" w:rsidTr="00A65671">
        <w:trPr>
          <w:trHeight w:val="284"/>
        </w:trPr>
        <w:tc>
          <w:tcPr>
            <w:tcW w:w="416" w:type="pct"/>
          </w:tcPr>
          <w:p w14:paraId="43876D0D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3D6F6B68" w14:textId="4A9E434E" w:rsidR="00B65BC9" w:rsidRPr="009657D0" w:rsidRDefault="00B65BC9" w:rsidP="009B109D">
            <w:del w:id="4" w:author="7Я" w:date="2026-01-03T11:05:00Z">
              <w:r w:rsidRPr="009657D0" w:rsidDel="00555EBE">
                <w:delText>Коммутатор ZyXEL  ES-105S</w:delText>
              </w:r>
            </w:del>
          </w:p>
        </w:tc>
        <w:tc>
          <w:tcPr>
            <w:tcW w:w="939" w:type="pct"/>
          </w:tcPr>
          <w:p w14:paraId="76784CE5" w14:textId="2590FCED" w:rsidR="00B65BC9" w:rsidRPr="009657D0" w:rsidRDefault="00B65BC9" w:rsidP="009B109D">
            <w:pPr>
              <w:jc w:val="center"/>
            </w:pPr>
            <w:del w:id="5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002ADE6A" w14:textId="46EDA2F2" w:rsidR="00B65BC9" w:rsidRPr="00B65BC9" w:rsidRDefault="00B65BC9" w:rsidP="00B65BC9">
            <w:pPr>
              <w:jc w:val="center"/>
              <w:rPr>
                <w:color w:val="000000"/>
              </w:rPr>
            </w:pPr>
            <w:del w:id="6" w:author="7Я" w:date="2026-01-03T11:05:00Z">
              <w:r w:rsidRPr="00B65BC9" w:rsidDel="00555EBE">
                <w:rPr>
                  <w:color w:val="000000"/>
                </w:rPr>
                <w:delText>885</w:delText>
              </w:r>
            </w:del>
          </w:p>
        </w:tc>
      </w:tr>
      <w:tr w:rsidR="00B65BC9" w:rsidRPr="002379C4" w14:paraId="392AD53B" w14:textId="77777777" w:rsidTr="00A65671">
        <w:trPr>
          <w:trHeight w:val="284"/>
        </w:trPr>
        <w:tc>
          <w:tcPr>
            <w:tcW w:w="416" w:type="pct"/>
          </w:tcPr>
          <w:p w14:paraId="1927A7EB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2161964A" w14:textId="04B7300E" w:rsidR="00B65BC9" w:rsidRPr="001E08CA" w:rsidRDefault="00B65BC9" w:rsidP="009B109D">
            <w:pPr>
              <w:rPr>
                <w:lang w:val="en-US"/>
              </w:rPr>
            </w:pPr>
            <w:del w:id="7" w:author="7Я" w:date="2026-01-03T11:05:00Z">
              <w:r w:rsidRPr="009657D0" w:rsidDel="00555EBE">
                <w:delText>Маршрутизатор</w:delText>
              </w:r>
              <w:r w:rsidRPr="001E08CA" w:rsidDel="00555EBE">
                <w:rPr>
                  <w:lang w:val="en-US"/>
                </w:rPr>
                <w:delText xml:space="preserve"> ZyXEL Keenetic Lite WiFi </w:delText>
              </w:r>
            </w:del>
          </w:p>
        </w:tc>
        <w:tc>
          <w:tcPr>
            <w:tcW w:w="939" w:type="pct"/>
          </w:tcPr>
          <w:p w14:paraId="37CF5AC1" w14:textId="3441E714" w:rsidR="00B65BC9" w:rsidRPr="009657D0" w:rsidRDefault="00B65BC9" w:rsidP="009B109D">
            <w:pPr>
              <w:jc w:val="center"/>
            </w:pPr>
            <w:del w:id="8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28D97359" w14:textId="4643DB53" w:rsidR="00B65BC9" w:rsidRPr="00B65BC9" w:rsidRDefault="00B65BC9" w:rsidP="00B65BC9">
            <w:pPr>
              <w:jc w:val="center"/>
              <w:rPr>
                <w:color w:val="000000"/>
              </w:rPr>
            </w:pPr>
            <w:del w:id="9" w:author="7Я" w:date="2026-01-03T11:05:00Z">
              <w:r w:rsidRPr="00B65BC9" w:rsidDel="00555EBE">
                <w:rPr>
                  <w:color w:val="000000"/>
                </w:rPr>
                <w:delText>2336</w:delText>
              </w:r>
            </w:del>
          </w:p>
        </w:tc>
      </w:tr>
      <w:tr w:rsidR="00B65BC9" w:rsidRPr="002379C4" w14:paraId="669AB445" w14:textId="77777777" w:rsidTr="00A65671">
        <w:trPr>
          <w:trHeight w:val="284"/>
        </w:trPr>
        <w:tc>
          <w:tcPr>
            <w:tcW w:w="416" w:type="pct"/>
          </w:tcPr>
          <w:p w14:paraId="3B42FF3E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1446B9F4" w14:textId="53CD7B05" w:rsidR="00B65BC9" w:rsidRPr="00555EBE" w:rsidRDefault="00B65BC9" w:rsidP="009B109D">
            <w:pPr>
              <w:rPr>
                <w:rPrChange w:id="10" w:author="7Я" w:date="2026-01-03T11:03:00Z">
                  <w:rPr>
                    <w:lang w:val="en-US"/>
                  </w:rPr>
                </w:rPrChange>
              </w:rPr>
            </w:pPr>
            <w:del w:id="11" w:author="7Я" w:date="2026-01-03T11:05:00Z">
              <w:r w:rsidRPr="009657D0" w:rsidDel="00555EBE">
                <w:delText>Маршрутизатор</w:delText>
              </w:r>
              <w:r w:rsidRPr="00555EBE" w:rsidDel="00555EBE">
                <w:rPr>
                  <w:rPrChange w:id="12" w:author="7Я" w:date="2026-01-03T11:03:00Z">
                    <w:rPr>
                      <w:lang w:val="en-US"/>
                    </w:rPr>
                  </w:rPrChange>
                </w:rPr>
                <w:delText xml:space="preserve"> </w:delText>
              </w:r>
              <w:r w:rsidRPr="001E08CA" w:rsidDel="00555EBE">
                <w:rPr>
                  <w:lang w:val="en-US"/>
                </w:rPr>
                <w:delText>ZyXEL</w:delText>
              </w:r>
              <w:r w:rsidRPr="00555EBE" w:rsidDel="00555EBE">
                <w:rPr>
                  <w:rPrChange w:id="13" w:author="7Я" w:date="2026-01-03T11:03:00Z">
                    <w:rPr>
                      <w:lang w:val="en-US"/>
                    </w:rPr>
                  </w:rPrChange>
                </w:rPr>
                <w:delText xml:space="preserve"> </w:delText>
              </w:r>
              <w:r w:rsidRPr="001E08CA" w:rsidDel="00555EBE">
                <w:rPr>
                  <w:lang w:val="en-US"/>
                </w:rPr>
                <w:delText>Keenetic</w:delText>
              </w:r>
              <w:r w:rsidRPr="00555EBE" w:rsidDel="00555EBE">
                <w:rPr>
                  <w:rPrChange w:id="14" w:author="7Я" w:date="2026-01-03T11:03:00Z">
                    <w:rPr>
                      <w:lang w:val="en-US"/>
                    </w:rPr>
                  </w:rPrChange>
                </w:rPr>
                <w:delText xml:space="preserve"> </w:delText>
              </w:r>
              <w:r w:rsidRPr="001E08CA" w:rsidDel="00555EBE">
                <w:rPr>
                  <w:lang w:val="en-US"/>
                </w:rPr>
                <w:delText>Lite</w:delText>
              </w:r>
              <w:r w:rsidRPr="00555EBE" w:rsidDel="00555EBE">
                <w:rPr>
                  <w:rPrChange w:id="15" w:author="7Я" w:date="2026-01-03T11:03:00Z">
                    <w:rPr>
                      <w:lang w:val="en-US"/>
                    </w:rPr>
                  </w:rPrChange>
                </w:rPr>
                <w:delText xml:space="preserve"> </w:delText>
              </w:r>
              <w:r w:rsidRPr="001E08CA" w:rsidDel="00555EBE">
                <w:rPr>
                  <w:lang w:val="en-US"/>
                </w:rPr>
                <w:delText>II</w:delText>
              </w:r>
            </w:del>
          </w:p>
        </w:tc>
        <w:tc>
          <w:tcPr>
            <w:tcW w:w="939" w:type="pct"/>
          </w:tcPr>
          <w:p w14:paraId="7858839A" w14:textId="51F335BF" w:rsidR="00B65BC9" w:rsidRPr="009657D0" w:rsidRDefault="00B65BC9" w:rsidP="009B109D">
            <w:pPr>
              <w:jc w:val="center"/>
            </w:pPr>
            <w:del w:id="16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76BDB376" w14:textId="5F4AC1A1" w:rsidR="00B65BC9" w:rsidRPr="00B65BC9" w:rsidRDefault="00B65BC9" w:rsidP="00B65BC9">
            <w:pPr>
              <w:jc w:val="center"/>
              <w:rPr>
                <w:color w:val="000000"/>
              </w:rPr>
            </w:pPr>
            <w:del w:id="17" w:author="7Я" w:date="2026-01-03T11:05:00Z">
              <w:r w:rsidRPr="00B65BC9" w:rsidDel="00555EBE">
                <w:rPr>
                  <w:color w:val="000000"/>
                </w:rPr>
                <w:delText>2336</w:delText>
              </w:r>
            </w:del>
          </w:p>
        </w:tc>
      </w:tr>
      <w:tr w:rsidR="00B65BC9" w:rsidRPr="00764A63" w14:paraId="07952D28" w14:textId="77777777" w:rsidTr="00A65671">
        <w:trPr>
          <w:trHeight w:val="284"/>
        </w:trPr>
        <w:tc>
          <w:tcPr>
            <w:tcW w:w="416" w:type="pct"/>
          </w:tcPr>
          <w:p w14:paraId="5802A563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788FBD80" w14:textId="0CF55C37" w:rsidR="00B65BC9" w:rsidRPr="009657D0" w:rsidRDefault="00B65BC9" w:rsidP="009B109D">
            <w:del w:id="18" w:author="7Я" w:date="2026-01-03T11:05:00Z">
              <w:r w:rsidRPr="009657D0" w:rsidDel="00555EBE">
                <w:delText xml:space="preserve">Абонентский декодер AmiNET 139 </w:delText>
              </w:r>
            </w:del>
          </w:p>
        </w:tc>
        <w:tc>
          <w:tcPr>
            <w:tcW w:w="939" w:type="pct"/>
          </w:tcPr>
          <w:p w14:paraId="3D65BEFA" w14:textId="1542D170" w:rsidR="00B65BC9" w:rsidRPr="009657D0" w:rsidRDefault="00B65BC9" w:rsidP="009B109D">
            <w:pPr>
              <w:jc w:val="center"/>
            </w:pPr>
            <w:del w:id="19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035C50D2" w14:textId="7A61CEAE" w:rsidR="00B65BC9" w:rsidRPr="00B65BC9" w:rsidRDefault="00F85FA5" w:rsidP="00B65BC9">
            <w:pPr>
              <w:jc w:val="center"/>
              <w:rPr>
                <w:color w:val="000000"/>
              </w:rPr>
            </w:pPr>
            <w:del w:id="20" w:author="7Я" w:date="2026-01-03T11:05:00Z">
              <w:r w:rsidDel="00555EBE">
                <w:rPr>
                  <w:lang w:val="en-US"/>
                </w:rPr>
                <w:delText>10384</w:delText>
              </w:r>
            </w:del>
          </w:p>
        </w:tc>
      </w:tr>
      <w:tr w:rsidR="00B65BC9" w:rsidRPr="002379C4" w14:paraId="39730EEB" w14:textId="77777777" w:rsidTr="00A65671">
        <w:trPr>
          <w:trHeight w:val="284"/>
        </w:trPr>
        <w:tc>
          <w:tcPr>
            <w:tcW w:w="416" w:type="pct"/>
          </w:tcPr>
          <w:p w14:paraId="00F21919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62B98515" w14:textId="3BDF706A" w:rsidR="00B65BC9" w:rsidRPr="009657D0" w:rsidRDefault="00B65BC9" w:rsidP="009B109D">
            <w:pPr>
              <w:pStyle w:val="afa"/>
            </w:pPr>
            <w:del w:id="21" w:author="7Я" w:date="2026-01-03T11:05:00Z">
              <w:r w:rsidRPr="009657D0" w:rsidDel="00555EBE">
                <w:delText>Универсальный сетевой медиаплеер DUNE HD TV-301W</w:delText>
              </w:r>
            </w:del>
          </w:p>
        </w:tc>
        <w:tc>
          <w:tcPr>
            <w:tcW w:w="939" w:type="pct"/>
          </w:tcPr>
          <w:p w14:paraId="02336EE5" w14:textId="4DC595F5" w:rsidR="00B65BC9" w:rsidRPr="009657D0" w:rsidRDefault="00B65BC9" w:rsidP="00C97926">
            <w:pPr>
              <w:jc w:val="center"/>
            </w:pPr>
            <w:del w:id="22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0A31F43A" w14:textId="3F6982A4" w:rsidR="00B65BC9" w:rsidRPr="00B65BC9" w:rsidRDefault="00B65BC9" w:rsidP="00B65BC9">
            <w:pPr>
              <w:jc w:val="center"/>
              <w:rPr>
                <w:color w:val="000000"/>
              </w:rPr>
            </w:pPr>
            <w:del w:id="23" w:author="7Я" w:date="2026-01-03T11:05:00Z">
              <w:r w:rsidRPr="00B65BC9" w:rsidDel="00555EBE">
                <w:rPr>
                  <w:color w:val="000000"/>
                </w:rPr>
                <w:delText>10620</w:delText>
              </w:r>
            </w:del>
          </w:p>
        </w:tc>
      </w:tr>
      <w:tr w:rsidR="00A6023C" w:rsidRPr="002379C4" w14:paraId="0D0F72F3" w14:textId="77777777" w:rsidTr="00A65671">
        <w:trPr>
          <w:trHeight w:val="284"/>
        </w:trPr>
        <w:tc>
          <w:tcPr>
            <w:tcW w:w="416" w:type="pct"/>
          </w:tcPr>
          <w:p w14:paraId="0E102089" w14:textId="77777777" w:rsidR="00A6023C" w:rsidRPr="009657D0" w:rsidRDefault="00A6023C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1BBCE3CA" w14:textId="3F15F513" w:rsidR="00A6023C" w:rsidRPr="009657D0" w:rsidRDefault="00A6023C" w:rsidP="009B109D">
            <w:pPr>
              <w:pStyle w:val="afa"/>
            </w:pPr>
            <w:del w:id="24" w:author="7Я" w:date="2026-01-03T11:05:00Z">
              <w:r w:rsidRPr="00BB7684" w:rsidDel="00555EBE">
                <w:rPr>
                  <w:color w:val="000000"/>
                </w:rPr>
                <w:delText>Абонентский декодер AmiNET 13</w:delText>
              </w:r>
              <w:r w:rsidDel="00555EBE">
                <w:rPr>
                  <w:color w:val="000000"/>
                </w:rPr>
                <w:delText>0М</w:delText>
              </w:r>
            </w:del>
          </w:p>
        </w:tc>
        <w:tc>
          <w:tcPr>
            <w:tcW w:w="939" w:type="pct"/>
          </w:tcPr>
          <w:p w14:paraId="387B82D1" w14:textId="745D9E5C" w:rsidR="00A6023C" w:rsidRPr="009657D0" w:rsidRDefault="00A6023C" w:rsidP="009B109D">
            <w:pPr>
              <w:pStyle w:val="afa"/>
              <w:jc w:val="center"/>
            </w:pPr>
            <w:del w:id="25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75565BDF" w14:textId="3016C3AD" w:rsidR="00A6023C" w:rsidRPr="00B65BC9" w:rsidRDefault="001F3509" w:rsidP="00B65BC9">
            <w:pPr>
              <w:jc w:val="center"/>
              <w:rPr>
                <w:color w:val="000000"/>
              </w:rPr>
            </w:pPr>
            <w:del w:id="26" w:author="7Я" w:date="2026-01-03T11:05:00Z">
              <w:r w:rsidDel="00555EBE">
                <w:rPr>
                  <w:color w:val="000000"/>
                </w:rPr>
                <w:delText>3000</w:delText>
              </w:r>
            </w:del>
          </w:p>
        </w:tc>
      </w:tr>
      <w:tr w:rsidR="00B65BC9" w:rsidRPr="002379C4" w14:paraId="7957B29A" w14:textId="77777777" w:rsidTr="00A65671">
        <w:trPr>
          <w:trHeight w:val="284"/>
        </w:trPr>
        <w:tc>
          <w:tcPr>
            <w:tcW w:w="416" w:type="pct"/>
          </w:tcPr>
          <w:p w14:paraId="24B98E59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7D96BD67" w14:textId="4E5E8693" w:rsidR="00B65BC9" w:rsidRPr="001E08CA" w:rsidRDefault="00B65BC9" w:rsidP="009B109D">
            <w:pPr>
              <w:pStyle w:val="afa"/>
              <w:rPr>
                <w:lang w:val="en-US"/>
              </w:rPr>
            </w:pPr>
            <w:del w:id="27" w:author="7Я" w:date="2026-01-03T11:05:00Z">
              <w:r w:rsidRPr="009657D0" w:rsidDel="00555EBE">
                <w:delText>Маршрутизатор</w:delText>
              </w:r>
              <w:r w:rsidRPr="001E08CA" w:rsidDel="00555EBE">
                <w:rPr>
                  <w:lang w:val="en-US"/>
                </w:rPr>
                <w:delText xml:space="preserve"> D-Link DIR-320/A/D1</w:delText>
              </w:r>
            </w:del>
          </w:p>
        </w:tc>
        <w:tc>
          <w:tcPr>
            <w:tcW w:w="939" w:type="pct"/>
          </w:tcPr>
          <w:p w14:paraId="1AED06CA" w14:textId="478A0527" w:rsidR="00B65BC9" w:rsidRPr="009657D0" w:rsidRDefault="00B65BC9" w:rsidP="009B109D">
            <w:pPr>
              <w:pStyle w:val="afa"/>
              <w:jc w:val="center"/>
            </w:pPr>
            <w:del w:id="28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122A3C4B" w14:textId="46911972" w:rsidR="00B65BC9" w:rsidRPr="00B65BC9" w:rsidRDefault="00F85FA5" w:rsidP="00B65BC9">
            <w:pPr>
              <w:jc w:val="center"/>
              <w:rPr>
                <w:color w:val="000000"/>
              </w:rPr>
            </w:pPr>
            <w:del w:id="29" w:author="7Я" w:date="2026-01-03T11:05:00Z">
              <w:r w:rsidDel="00555EBE">
                <w:rPr>
                  <w:lang w:val="en-US"/>
                </w:rPr>
                <w:delText>1534</w:delText>
              </w:r>
            </w:del>
          </w:p>
        </w:tc>
      </w:tr>
      <w:tr w:rsidR="0088091D" w:rsidRPr="002379C4" w14:paraId="364A901C" w14:textId="77777777" w:rsidTr="00A65671">
        <w:trPr>
          <w:trHeight w:val="284"/>
        </w:trPr>
        <w:tc>
          <w:tcPr>
            <w:tcW w:w="416" w:type="pct"/>
          </w:tcPr>
          <w:p w14:paraId="346BC857" w14:textId="77777777" w:rsidR="0088091D" w:rsidRPr="009657D0" w:rsidRDefault="0088091D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25F177F7" w14:textId="7D3F8733" w:rsidR="0088091D" w:rsidRPr="009657D0" w:rsidRDefault="0088091D" w:rsidP="009B109D">
            <w:pPr>
              <w:pStyle w:val="afa"/>
            </w:pPr>
            <w:del w:id="30" w:author="7Я" w:date="2026-01-03T11:05:00Z">
              <w:r w:rsidDel="00555EBE">
                <w:rPr>
                  <w:color w:val="000000"/>
                </w:rPr>
                <w:delText xml:space="preserve">Абонентский декодер </w:delText>
              </w:r>
              <w:r w:rsidDel="00555EBE">
                <w:rPr>
                  <w:color w:val="000000"/>
                  <w:lang w:val="en-US"/>
                </w:rPr>
                <w:delText>Dune</w:delText>
              </w:r>
              <w:r w:rsidRPr="00E9232E" w:rsidDel="00555EBE">
                <w:rPr>
                  <w:color w:val="000000"/>
                </w:rPr>
                <w:delText xml:space="preserve"> </w:delText>
              </w:r>
              <w:r w:rsidRPr="00E9232E" w:rsidDel="00555EBE">
                <w:rPr>
                  <w:color w:val="000000"/>
                  <w:lang w:val="en-US"/>
                </w:rPr>
                <w:delText>HD</w:delText>
              </w:r>
              <w:r w:rsidRPr="00E9232E" w:rsidDel="00555EBE">
                <w:rPr>
                  <w:color w:val="000000"/>
                </w:rPr>
                <w:delText xml:space="preserve"> </w:delText>
              </w:r>
              <w:r w:rsidRPr="00E9232E" w:rsidDel="00555EBE">
                <w:rPr>
                  <w:color w:val="000000"/>
                  <w:lang w:val="en-US"/>
                </w:rPr>
                <w:delText>TV</w:delText>
              </w:r>
              <w:r w:rsidRPr="00E9232E" w:rsidDel="00555EBE">
                <w:rPr>
                  <w:color w:val="000000"/>
                </w:rPr>
                <w:delText>-102</w:delText>
              </w:r>
              <w:r w:rsidDel="00555EBE">
                <w:rPr>
                  <w:color w:val="000000"/>
                  <w:lang w:val="en-US"/>
                </w:rPr>
                <w:delText>W</w:delText>
              </w:r>
              <w:r w:rsidRPr="00686429" w:rsidDel="00555EBE">
                <w:rPr>
                  <w:vertAlign w:val="superscript"/>
                </w:rPr>
                <w:delText>4</w:delText>
              </w:r>
            </w:del>
          </w:p>
        </w:tc>
        <w:tc>
          <w:tcPr>
            <w:tcW w:w="939" w:type="pct"/>
          </w:tcPr>
          <w:p w14:paraId="3B9407B6" w14:textId="0321D79A" w:rsidR="0088091D" w:rsidRPr="009657D0" w:rsidRDefault="0088091D" w:rsidP="009B109D">
            <w:pPr>
              <w:pStyle w:val="afa"/>
              <w:jc w:val="center"/>
            </w:pPr>
            <w:del w:id="31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38F8A7CF" w14:textId="14F481BC" w:rsidR="0088091D" w:rsidRPr="00267707" w:rsidRDefault="00267707" w:rsidP="00B65BC9">
            <w:pPr>
              <w:jc w:val="center"/>
              <w:rPr>
                <w:color w:val="000000"/>
                <w:lang w:val="en-US"/>
              </w:rPr>
            </w:pPr>
            <w:del w:id="32" w:author="7Я" w:date="2026-01-03T11:05:00Z">
              <w:r w:rsidDel="00555EBE">
                <w:rPr>
                  <w:color w:val="000000"/>
                  <w:lang w:val="en-US"/>
                </w:rPr>
                <w:delText>6195</w:delText>
              </w:r>
            </w:del>
          </w:p>
        </w:tc>
      </w:tr>
      <w:tr w:rsidR="00B65BC9" w:rsidRPr="002379C4" w14:paraId="22E443B0" w14:textId="77777777" w:rsidTr="009B109D">
        <w:trPr>
          <w:trHeight w:val="284"/>
        </w:trPr>
        <w:tc>
          <w:tcPr>
            <w:tcW w:w="416" w:type="pct"/>
          </w:tcPr>
          <w:p w14:paraId="658748D4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1201D1DF" w14:textId="09329941" w:rsidR="00B65BC9" w:rsidRPr="009657D0" w:rsidRDefault="00B65BC9" w:rsidP="009B109D">
            <w:pPr>
              <w:pStyle w:val="afa"/>
            </w:pPr>
            <w:del w:id="33" w:author="7Я" w:date="2026-01-03T11:05:00Z">
              <w:r w:rsidRPr="009657D0" w:rsidDel="00555EBE">
                <w:delText>Абонентский коммутатор (SWITCH) D-Link DES-1005A</w:delText>
              </w:r>
            </w:del>
          </w:p>
        </w:tc>
        <w:tc>
          <w:tcPr>
            <w:tcW w:w="939" w:type="pct"/>
          </w:tcPr>
          <w:p w14:paraId="6ADD1E38" w14:textId="1FE20732" w:rsidR="00B65BC9" w:rsidRPr="009657D0" w:rsidRDefault="00B65BC9" w:rsidP="00C97926">
            <w:pPr>
              <w:jc w:val="center"/>
            </w:pPr>
            <w:del w:id="34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3FDD2BC0" w14:textId="4458DB4E" w:rsidR="00B65BC9" w:rsidRPr="00B65BC9" w:rsidRDefault="00F85FA5" w:rsidP="00B65BC9">
            <w:pPr>
              <w:jc w:val="center"/>
              <w:rPr>
                <w:color w:val="000000"/>
              </w:rPr>
            </w:pPr>
            <w:del w:id="35" w:author="7Я" w:date="2026-01-03T11:05:00Z">
              <w:r w:rsidDel="00555EBE">
                <w:rPr>
                  <w:lang w:val="en-US"/>
                </w:rPr>
                <w:delText>708</w:delText>
              </w:r>
            </w:del>
          </w:p>
        </w:tc>
      </w:tr>
      <w:tr w:rsidR="00B65BC9" w:rsidRPr="002379C4" w14:paraId="656C906F" w14:textId="77777777" w:rsidTr="009B109D">
        <w:trPr>
          <w:trHeight w:val="284"/>
        </w:trPr>
        <w:tc>
          <w:tcPr>
            <w:tcW w:w="416" w:type="pct"/>
          </w:tcPr>
          <w:p w14:paraId="2A056FBC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2D9C4D00" w14:textId="752E117A" w:rsidR="00B65BC9" w:rsidRPr="009657D0" w:rsidRDefault="00B65BC9" w:rsidP="009B109D">
            <w:pPr>
              <w:pStyle w:val="afa"/>
            </w:pPr>
            <w:del w:id="36" w:author="7Я" w:date="2026-01-03T11:05:00Z">
              <w:r w:rsidRPr="009657D0" w:rsidDel="00555EBE">
                <w:delText>Маршрутизатор D-Link DIR-100</w:delText>
              </w:r>
            </w:del>
          </w:p>
        </w:tc>
        <w:tc>
          <w:tcPr>
            <w:tcW w:w="939" w:type="pct"/>
          </w:tcPr>
          <w:p w14:paraId="6042BA56" w14:textId="15F2BCBF" w:rsidR="00B65BC9" w:rsidRPr="009657D0" w:rsidRDefault="00B65BC9" w:rsidP="00C97926">
            <w:pPr>
              <w:jc w:val="center"/>
            </w:pPr>
            <w:del w:id="37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7AF35E10" w14:textId="3D3ADB10" w:rsidR="00B65BC9" w:rsidRPr="00B65BC9" w:rsidRDefault="00B65BC9" w:rsidP="00B65BC9">
            <w:pPr>
              <w:jc w:val="center"/>
              <w:rPr>
                <w:color w:val="000000"/>
              </w:rPr>
            </w:pPr>
            <w:del w:id="38" w:author="7Я" w:date="2026-01-03T11:05:00Z">
              <w:r w:rsidRPr="00B65BC9" w:rsidDel="00555EBE">
                <w:rPr>
                  <w:color w:val="000000"/>
                </w:rPr>
                <w:delText>1500</w:delText>
              </w:r>
            </w:del>
          </w:p>
        </w:tc>
      </w:tr>
      <w:tr w:rsidR="00513FE4" w:rsidRPr="002379C4" w14:paraId="65379EEC" w14:textId="77777777" w:rsidTr="0033222B">
        <w:trPr>
          <w:trHeight w:val="284"/>
        </w:trPr>
        <w:tc>
          <w:tcPr>
            <w:tcW w:w="416" w:type="pct"/>
          </w:tcPr>
          <w:p w14:paraId="10EDDFA6" w14:textId="77777777" w:rsidR="00513FE4" w:rsidRPr="009657D0" w:rsidRDefault="00513FE4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10A9974F" w14:textId="03615E60" w:rsidR="00513FE4" w:rsidRDefault="00513FE4" w:rsidP="009E4FA7">
            <w:del w:id="39" w:author="7Я" w:date="2026-01-03T11:05:00Z">
              <w:r w:rsidDel="00555EBE">
                <w:rPr>
                  <w:color w:val="000000"/>
                </w:rPr>
                <w:delText>Маршрутизатор   TL-WR740N</w:delText>
              </w:r>
            </w:del>
          </w:p>
        </w:tc>
        <w:tc>
          <w:tcPr>
            <w:tcW w:w="939" w:type="pct"/>
          </w:tcPr>
          <w:p w14:paraId="551E676C" w14:textId="51E63D20" w:rsidR="00513FE4" w:rsidRDefault="00513FE4" w:rsidP="009E4FA7">
            <w:pPr>
              <w:jc w:val="center"/>
            </w:pPr>
            <w:del w:id="40" w:author="7Я" w:date="2026-01-03T11:05:00Z">
              <w:r w:rsidRPr="007F4926" w:rsidDel="00555EBE">
                <w:delText>единовременно</w:delText>
              </w:r>
            </w:del>
          </w:p>
        </w:tc>
        <w:tc>
          <w:tcPr>
            <w:tcW w:w="899" w:type="pct"/>
          </w:tcPr>
          <w:p w14:paraId="0A727D25" w14:textId="1C3FAD40" w:rsidR="00513FE4" w:rsidRDefault="00513FE4" w:rsidP="009E4FA7">
            <w:pPr>
              <w:jc w:val="center"/>
            </w:pPr>
            <w:del w:id="41" w:author="7Я" w:date="2026-01-03T11:05:00Z">
              <w:r w:rsidDel="00555EBE">
                <w:delText>1200</w:delText>
              </w:r>
            </w:del>
          </w:p>
        </w:tc>
      </w:tr>
      <w:tr w:rsidR="00513FE4" w:rsidRPr="002379C4" w14:paraId="4DFDA0CA" w14:textId="77777777" w:rsidTr="00513FE4">
        <w:trPr>
          <w:trHeight w:val="284"/>
        </w:trPr>
        <w:tc>
          <w:tcPr>
            <w:tcW w:w="416" w:type="pct"/>
          </w:tcPr>
          <w:p w14:paraId="21D8C390" w14:textId="77777777" w:rsidR="00513FE4" w:rsidRPr="009657D0" w:rsidRDefault="00513FE4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13D34082" w14:textId="496E2F76" w:rsidR="00513FE4" w:rsidRDefault="00513FE4" w:rsidP="009E4FA7">
            <w:del w:id="42" w:author="7Я" w:date="2026-01-03T11:05:00Z">
              <w:r w:rsidDel="00555EBE">
                <w:rPr>
                  <w:color w:val="000000"/>
                </w:rPr>
                <w:delText>Маршрутизатор    TL-WR841N</w:delText>
              </w:r>
            </w:del>
          </w:p>
        </w:tc>
        <w:tc>
          <w:tcPr>
            <w:tcW w:w="939" w:type="pct"/>
          </w:tcPr>
          <w:p w14:paraId="2A5E82DC" w14:textId="5CEB24D9" w:rsidR="00513FE4" w:rsidRDefault="00513FE4" w:rsidP="009E4FA7">
            <w:pPr>
              <w:jc w:val="center"/>
            </w:pPr>
            <w:del w:id="43" w:author="7Я" w:date="2026-01-03T11:05:00Z">
              <w:r w:rsidRPr="007F4926" w:rsidDel="00555EBE">
                <w:delText>единовременно</w:delText>
              </w:r>
            </w:del>
          </w:p>
        </w:tc>
        <w:tc>
          <w:tcPr>
            <w:tcW w:w="899" w:type="pct"/>
          </w:tcPr>
          <w:p w14:paraId="06CEFE47" w14:textId="08C3DC68" w:rsidR="00513FE4" w:rsidRDefault="00513FE4" w:rsidP="009E4FA7">
            <w:pPr>
              <w:jc w:val="center"/>
            </w:pPr>
            <w:del w:id="44" w:author="7Я" w:date="2026-01-03T11:05:00Z">
              <w:r w:rsidDel="00555EBE">
                <w:delText>1400</w:delText>
              </w:r>
            </w:del>
          </w:p>
        </w:tc>
      </w:tr>
      <w:tr w:rsidR="00CA3574" w:rsidRPr="002379C4" w14:paraId="5733F23B" w14:textId="77777777" w:rsidTr="000312DD">
        <w:trPr>
          <w:trHeight w:val="322"/>
        </w:trPr>
        <w:tc>
          <w:tcPr>
            <w:tcW w:w="416" w:type="pct"/>
          </w:tcPr>
          <w:p w14:paraId="160E4BAA" w14:textId="77777777" w:rsidR="00CA3574" w:rsidRPr="009657D0" w:rsidRDefault="00CA3574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3D7969E9" w14:textId="11C73C59" w:rsidR="00CA3574" w:rsidRPr="00495BBF" w:rsidRDefault="00CA3574" w:rsidP="009E4FA7">
            <w:pPr>
              <w:rPr>
                <w:lang w:val="en-US"/>
              </w:rPr>
            </w:pPr>
            <w:del w:id="45" w:author="7Я" w:date="2026-01-03T11:05:00Z">
              <w:r w:rsidDel="00555EBE">
                <w:delText>Маршрутизатор</w:delText>
              </w:r>
              <w:r w:rsidRPr="00495BBF" w:rsidDel="00555EBE">
                <w:rPr>
                  <w:lang w:val="en-US"/>
                </w:rPr>
                <w:delText xml:space="preserve"> Genexis Core Advanced CRA-F32tc</w:delText>
              </w:r>
            </w:del>
          </w:p>
        </w:tc>
        <w:tc>
          <w:tcPr>
            <w:tcW w:w="939" w:type="pct"/>
          </w:tcPr>
          <w:p w14:paraId="75E0EF7A" w14:textId="6C7019C5" w:rsidR="00CA3574" w:rsidDel="00555EBE" w:rsidRDefault="00CA3574" w:rsidP="009E4FA7">
            <w:pPr>
              <w:jc w:val="center"/>
              <w:rPr>
                <w:del w:id="46" w:author="7Я" w:date="2026-01-03T11:05:00Z"/>
              </w:rPr>
            </w:pPr>
            <w:del w:id="47" w:author="7Я" w:date="2026-01-03T11:05:00Z">
              <w:r w:rsidDel="00555EBE">
                <w:delText>единовременно</w:delText>
              </w:r>
            </w:del>
          </w:p>
          <w:p w14:paraId="5150015F" w14:textId="77777777" w:rsidR="00CA3574" w:rsidRPr="00495BBF" w:rsidRDefault="00CA3574" w:rsidP="009E4FA7">
            <w:pPr>
              <w:jc w:val="center"/>
              <w:rPr>
                <w:lang w:val="en-US"/>
              </w:rPr>
            </w:pPr>
          </w:p>
        </w:tc>
        <w:tc>
          <w:tcPr>
            <w:tcW w:w="899" w:type="pct"/>
          </w:tcPr>
          <w:p w14:paraId="055182A4" w14:textId="20D481A4" w:rsidR="00CA3574" w:rsidDel="00555EBE" w:rsidRDefault="00CA3574" w:rsidP="009E4FA7">
            <w:pPr>
              <w:jc w:val="center"/>
              <w:rPr>
                <w:del w:id="48" w:author="7Я" w:date="2026-01-03T11:05:00Z"/>
              </w:rPr>
            </w:pPr>
            <w:del w:id="49" w:author="7Я" w:date="2026-01-03T11:05:00Z">
              <w:r w:rsidDel="00555EBE">
                <w:delText>17500</w:delText>
              </w:r>
            </w:del>
          </w:p>
          <w:p w14:paraId="230D7AFD" w14:textId="77777777" w:rsidR="00CA3574" w:rsidRPr="00495BBF" w:rsidRDefault="00CA3574" w:rsidP="009E4FA7">
            <w:pPr>
              <w:jc w:val="center"/>
              <w:rPr>
                <w:lang w:val="en-US"/>
              </w:rPr>
            </w:pPr>
          </w:p>
        </w:tc>
      </w:tr>
      <w:tr w:rsidR="00B65BC9" w:rsidRPr="002379C4" w14:paraId="41FB9FFE" w14:textId="77777777" w:rsidTr="00A65671">
        <w:trPr>
          <w:trHeight w:val="284"/>
        </w:trPr>
        <w:tc>
          <w:tcPr>
            <w:tcW w:w="416" w:type="pct"/>
          </w:tcPr>
          <w:p w14:paraId="7EE0B5B8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0DA85074" w14:textId="0732F86C" w:rsidR="00B65BC9" w:rsidRPr="009657D0" w:rsidRDefault="00662EF9" w:rsidP="009B109D">
            <w:del w:id="50" w:author="7Я" w:date="2026-01-03T11:05:00Z">
              <w:r w:rsidDel="00555EBE">
                <w:delText xml:space="preserve">Стационарный телефон </w:delText>
              </w:r>
              <w:r w:rsidR="00BB6653" w:rsidDel="00555EBE">
                <w:delText>BQD-2051 Rome  </w:delText>
              </w:r>
              <w:r w:rsidR="00BB6653" w:rsidRPr="009657D0" w:rsidDel="00555EBE">
                <w:delText xml:space="preserve"> </w:delText>
              </w:r>
            </w:del>
          </w:p>
        </w:tc>
        <w:tc>
          <w:tcPr>
            <w:tcW w:w="939" w:type="pct"/>
            <w:vAlign w:val="center"/>
          </w:tcPr>
          <w:p w14:paraId="0D232851" w14:textId="529A79F0" w:rsidR="00B65BC9" w:rsidRPr="009657D0" w:rsidRDefault="00B65BC9" w:rsidP="009B109D">
            <w:pPr>
              <w:jc w:val="center"/>
            </w:pPr>
            <w:del w:id="51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18CE6B6B" w14:textId="23997E99" w:rsidR="00B65BC9" w:rsidRPr="00B65BC9" w:rsidRDefault="00BB6653" w:rsidP="00B65BC9">
            <w:pPr>
              <w:jc w:val="center"/>
              <w:rPr>
                <w:color w:val="000000"/>
              </w:rPr>
            </w:pPr>
            <w:del w:id="52" w:author="7Я" w:date="2026-01-03T11:05:00Z">
              <w:r w:rsidDel="00555EBE">
                <w:rPr>
                  <w:color w:val="000000"/>
                </w:rPr>
                <w:delText>3245</w:delText>
              </w:r>
            </w:del>
          </w:p>
        </w:tc>
      </w:tr>
      <w:tr w:rsidR="00B65BC9" w:rsidRPr="002379C4" w14:paraId="5FE8C07D" w14:textId="77777777" w:rsidTr="00A65671">
        <w:trPr>
          <w:trHeight w:val="284"/>
        </w:trPr>
        <w:tc>
          <w:tcPr>
            <w:tcW w:w="416" w:type="pct"/>
          </w:tcPr>
          <w:p w14:paraId="6D35AEFC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3F86DFF9" w14:textId="222A43CD" w:rsidR="00B65BC9" w:rsidRPr="009657D0" w:rsidRDefault="00662EF9" w:rsidP="009B109D">
            <w:del w:id="53" w:author="7Я" w:date="2026-01-03T11:05:00Z">
              <w:r w:rsidDel="00555EBE">
                <w:delText xml:space="preserve">Мобильный телефон </w:delText>
              </w:r>
              <w:r w:rsidR="00BB6653" w:rsidDel="00555EBE">
                <w:delText>BQM-1826 Cairo+   </w:delText>
              </w:r>
              <w:r w:rsidR="00BB6653" w:rsidRPr="009657D0" w:rsidDel="00555EBE">
                <w:delText xml:space="preserve"> </w:delText>
              </w:r>
            </w:del>
          </w:p>
        </w:tc>
        <w:tc>
          <w:tcPr>
            <w:tcW w:w="939" w:type="pct"/>
          </w:tcPr>
          <w:p w14:paraId="344B38FC" w14:textId="6BA6C719" w:rsidR="00B65BC9" w:rsidRPr="009657D0" w:rsidRDefault="00B65BC9" w:rsidP="009B109D">
            <w:pPr>
              <w:jc w:val="center"/>
            </w:pPr>
            <w:del w:id="54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44D5FA1B" w14:textId="0B44DB89" w:rsidR="00B65BC9" w:rsidRPr="00B65BC9" w:rsidRDefault="00BB6653" w:rsidP="00B65BC9">
            <w:pPr>
              <w:jc w:val="center"/>
              <w:rPr>
                <w:color w:val="000000"/>
              </w:rPr>
            </w:pPr>
            <w:del w:id="55" w:author="7Я" w:date="2026-01-03T11:05:00Z">
              <w:r w:rsidDel="00555EBE">
                <w:rPr>
                  <w:color w:val="000000"/>
                </w:rPr>
                <w:delText>1020</w:delText>
              </w:r>
            </w:del>
          </w:p>
        </w:tc>
      </w:tr>
      <w:tr w:rsidR="000B06A3" w:rsidRPr="00F542DC" w14:paraId="54E92289" w14:textId="77777777" w:rsidTr="001A3877">
        <w:trPr>
          <w:trHeight w:val="284"/>
        </w:trPr>
        <w:tc>
          <w:tcPr>
            <w:tcW w:w="416" w:type="pct"/>
          </w:tcPr>
          <w:p w14:paraId="7F2D5DB6" w14:textId="77777777" w:rsidR="000B06A3" w:rsidRPr="009657D0" w:rsidRDefault="000B06A3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0A711B50" w14:textId="5049338C" w:rsidR="000B06A3" w:rsidRPr="00F542DC" w:rsidRDefault="000B06A3" w:rsidP="006C6FB0">
            <w:del w:id="56" w:author="7Я" w:date="2026-01-03T11:05:00Z">
              <w:r w:rsidDel="00555EBE">
                <w:rPr>
                  <w:lang w:val="en-US"/>
                </w:rPr>
                <w:delText>IP</w:delText>
              </w:r>
              <w:r w:rsidRPr="00F542DC" w:rsidDel="00555EBE">
                <w:delText>-</w:delText>
              </w:r>
              <w:r w:rsidDel="00555EBE">
                <w:delText>камера</w:delText>
              </w:r>
              <w:r w:rsidRPr="00F542DC" w:rsidDel="00555EBE">
                <w:delText xml:space="preserve"> </w:delText>
              </w:r>
              <w:r w:rsidDel="00555EBE">
                <w:delText xml:space="preserve">уличная </w:delText>
              </w:r>
              <w:r w:rsidRPr="00F542DC" w:rsidDel="00555EBE">
                <w:rPr>
                  <w:lang w:val="en-US"/>
                </w:rPr>
                <w:delText>Hikvision</w:delText>
              </w:r>
              <w:r w:rsidRPr="00F542DC" w:rsidDel="00555EBE">
                <w:delText xml:space="preserve"> </w:delText>
              </w:r>
              <w:r w:rsidRPr="00F542DC" w:rsidDel="00555EBE">
                <w:rPr>
                  <w:lang w:val="en-US"/>
                </w:rPr>
                <w:delText>DS</w:delText>
              </w:r>
              <w:r w:rsidRPr="00F542DC" w:rsidDel="00555EBE">
                <w:delText>-2</w:delText>
              </w:r>
              <w:r w:rsidRPr="00F542DC" w:rsidDel="00555EBE">
                <w:rPr>
                  <w:lang w:val="en-US"/>
                </w:rPr>
                <w:delText>CD</w:delText>
              </w:r>
              <w:r w:rsidRPr="00F542DC" w:rsidDel="00555EBE">
                <w:delText>2022</w:delText>
              </w:r>
              <w:r w:rsidRPr="00F542DC" w:rsidDel="00555EBE">
                <w:rPr>
                  <w:lang w:val="en-US"/>
                </w:rPr>
                <w:delText>F</w:delText>
              </w:r>
              <w:r w:rsidRPr="00F542DC" w:rsidDel="00555EBE">
                <w:delText>-</w:delText>
              </w:r>
              <w:r w:rsidRPr="00F542DC" w:rsidDel="00555EBE">
                <w:rPr>
                  <w:lang w:val="en-US"/>
                </w:rPr>
                <w:delText>IW</w:delText>
              </w:r>
            </w:del>
          </w:p>
        </w:tc>
        <w:tc>
          <w:tcPr>
            <w:tcW w:w="939" w:type="pct"/>
          </w:tcPr>
          <w:p w14:paraId="303179D8" w14:textId="078D7BEF" w:rsidR="000B06A3" w:rsidRPr="00F542DC" w:rsidRDefault="000B06A3" w:rsidP="006C6FB0">
            <w:pPr>
              <w:jc w:val="center"/>
            </w:pPr>
            <w:del w:id="57" w:author="7Я" w:date="2026-01-03T11:05:00Z">
              <w:r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751C2CA1" w14:textId="7830E9FD" w:rsidR="000B06A3" w:rsidRPr="00F542DC" w:rsidRDefault="000B06A3" w:rsidP="00B30C69">
            <w:pPr>
              <w:jc w:val="center"/>
            </w:pPr>
            <w:del w:id="58" w:author="7Я" w:date="2026-01-03T11:05:00Z">
              <w:r w:rsidDel="00555EBE">
                <w:delText>11490</w:delText>
              </w:r>
            </w:del>
          </w:p>
        </w:tc>
      </w:tr>
      <w:tr w:rsidR="000B06A3" w:rsidRPr="00F542DC" w14:paraId="3154BB17" w14:textId="77777777" w:rsidTr="001A3877">
        <w:trPr>
          <w:trHeight w:val="284"/>
        </w:trPr>
        <w:tc>
          <w:tcPr>
            <w:tcW w:w="416" w:type="pct"/>
          </w:tcPr>
          <w:p w14:paraId="0EDEB9F7" w14:textId="77777777" w:rsidR="000B06A3" w:rsidRPr="00F542DC" w:rsidRDefault="000B06A3" w:rsidP="00867EE4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lang w:val="en-US"/>
              </w:rPr>
            </w:pPr>
          </w:p>
        </w:tc>
        <w:tc>
          <w:tcPr>
            <w:tcW w:w="2746" w:type="pct"/>
            <w:vAlign w:val="center"/>
          </w:tcPr>
          <w:p w14:paraId="1190E431" w14:textId="668361E5" w:rsidR="000B06A3" w:rsidRPr="00F542DC" w:rsidRDefault="000B06A3" w:rsidP="006C6FB0">
            <w:pPr>
              <w:rPr>
                <w:lang w:val="en-US"/>
              </w:rPr>
            </w:pPr>
            <w:del w:id="59" w:author="7Я" w:date="2026-01-03T11:05:00Z">
              <w:r w:rsidDel="00555EBE">
                <w:rPr>
                  <w:lang w:val="en-US"/>
                </w:rPr>
                <w:delText>IP-</w:delText>
              </w:r>
              <w:r w:rsidDel="00555EBE">
                <w:delText>камера</w:delText>
              </w:r>
              <w:r w:rsidRPr="00F542DC" w:rsidDel="00555EBE">
                <w:rPr>
                  <w:lang w:val="en-US"/>
                </w:rPr>
                <w:delText xml:space="preserve"> Hikvision DS-2CD2412F-IW</w:delText>
              </w:r>
            </w:del>
          </w:p>
        </w:tc>
        <w:tc>
          <w:tcPr>
            <w:tcW w:w="939" w:type="pct"/>
          </w:tcPr>
          <w:p w14:paraId="7E8EECC3" w14:textId="57DE4F81" w:rsidR="000B06A3" w:rsidRPr="00F542DC" w:rsidRDefault="000B06A3" w:rsidP="006C6FB0">
            <w:pPr>
              <w:jc w:val="center"/>
              <w:rPr>
                <w:lang w:val="en-US"/>
              </w:rPr>
            </w:pPr>
            <w:del w:id="60" w:author="7Я" w:date="2026-01-03T11:05:00Z">
              <w:r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4C1DE130" w14:textId="59D83E63" w:rsidR="000B06A3" w:rsidRPr="00F542DC" w:rsidRDefault="000B06A3" w:rsidP="00B30C69">
            <w:pPr>
              <w:jc w:val="center"/>
            </w:pPr>
            <w:del w:id="61" w:author="7Я" w:date="2026-01-03T11:05:00Z">
              <w:r w:rsidDel="00555EBE">
                <w:delText>9490</w:delText>
              </w:r>
            </w:del>
          </w:p>
        </w:tc>
      </w:tr>
      <w:tr w:rsidR="000B06A3" w:rsidRPr="00F542DC" w14:paraId="2CE18334" w14:textId="77777777" w:rsidTr="001A3877">
        <w:trPr>
          <w:trHeight w:val="284"/>
        </w:trPr>
        <w:tc>
          <w:tcPr>
            <w:tcW w:w="416" w:type="pct"/>
          </w:tcPr>
          <w:p w14:paraId="1A9A343B" w14:textId="77777777" w:rsidR="000B06A3" w:rsidRPr="00F542DC" w:rsidRDefault="000B06A3" w:rsidP="00867EE4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lang w:val="en-US"/>
              </w:rPr>
            </w:pPr>
          </w:p>
        </w:tc>
        <w:tc>
          <w:tcPr>
            <w:tcW w:w="2746" w:type="pct"/>
            <w:vAlign w:val="center"/>
          </w:tcPr>
          <w:p w14:paraId="28D26ADD" w14:textId="03FBDE76" w:rsidR="000B06A3" w:rsidRPr="00F542DC" w:rsidRDefault="000B06A3" w:rsidP="006C6FB0">
            <w:pPr>
              <w:rPr>
                <w:lang w:val="en-US"/>
              </w:rPr>
            </w:pPr>
            <w:del w:id="62" w:author="7Я" w:date="2026-01-03T11:05:00Z">
              <w:r w:rsidDel="00555EBE">
                <w:rPr>
                  <w:lang w:val="en-US"/>
                </w:rPr>
                <w:delText>IP-</w:delText>
              </w:r>
              <w:r w:rsidDel="00555EBE">
                <w:delText>камера</w:delText>
              </w:r>
              <w:r w:rsidRPr="00F542DC" w:rsidDel="00555EBE">
                <w:rPr>
                  <w:lang w:val="en-US"/>
                </w:rPr>
                <w:delText xml:space="preserve"> Hikvision DS-2CD2432F-IW</w:delText>
              </w:r>
            </w:del>
          </w:p>
        </w:tc>
        <w:tc>
          <w:tcPr>
            <w:tcW w:w="939" w:type="pct"/>
          </w:tcPr>
          <w:p w14:paraId="2B5A794D" w14:textId="4C0FC21D" w:rsidR="000B06A3" w:rsidRPr="00F542DC" w:rsidRDefault="002F18A6" w:rsidP="006C6FB0">
            <w:pPr>
              <w:jc w:val="center"/>
              <w:rPr>
                <w:lang w:val="en-US"/>
              </w:rPr>
            </w:pPr>
            <w:del w:id="63" w:author="7Я" w:date="2026-01-03T11:05:00Z">
              <w:r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48EC50B8" w14:textId="069CE527" w:rsidR="000B06A3" w:rsidRPr="00F542DC" w:rsidRDefault="002F18A6" w:rsidP="00B30C69">
            <w:pPr>
              <w:jc w:val="center"/>
            </w:pPr>
            <w:del w:id="64" w:author="7Я" w:date="2026-01-03T11:05:00Z">
              <w:r w:rsidDel="00555EBE">
                <w:delText>11490</w:delText>
              </w:r>
            </w:del>
          </w:p>
        </w:tc>
      </w:tr>
      <w:tr w:rsidR="000B06A3" w:rsidRPr="00F542DC" w14:paraId="4A6283D2" w14:textId="77777777" w:rsidTr="001A3877">
        <w:trPr>
          <w:trHeight w:val="284"/>
        </w:trPr>
        <w:tc>
          <w:tcPr>
            <w:tcW w:w="416" w:type="pct"/>
          </w:tcPr>
          <w:p w14:paraId="62732BFE" w14:textId="77777777" w:rsidR="000B06A3" w:rsidRPr="00F542DC" w:rsidRDefault="000B06A3" w:rsidP="00867EE4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lang w:val="en-US"/>
              </w:rPr>
            </w:pPr>
          </w:p>
        </w:tc>
        <w:tc>
          <w:tcPr>
            <w:tcW w:w="2746" w:type="pct"/>
            <w:vAlign w:val="center"/>
          </w:tcPr>
          <w:p w14:paraId="776BA1C3" w14:textId="7603D58F" w:rsidR="000B06A3" w:rsidRPr="00F542DC" w:rsidRDefault="002F18A6" w:rsidP="006C6FB0">
            <w:pPr>
              <w:rPr>
                <w:lang w:val="en-US"/>
              </w:rPr>
            </w:pPr>
            <w:del w:id="65" w:author="7Я" w:date="2026-01-03T11:05:00Z">
              <w:r w:rsidRPr="00F542DC" w:rsidDel="00555EBE">
                <w:rPr>
                  <w:lang w:val="en-US"/>
                </w:rPr>
                <w:delText xml:space="preserve">Nobelic WI-FI </w:delText>
              </w:r>
              <w:r w:rsidRPr="002F18A6" w:rsidDel="00555EBE">
                <w:delText>камера</w:delText>
              </w:r>
              <w:r w:rsidRPr="00F542DC" w:rsidDel="00555EBE">
                <w:rPr>
                  <w:lang w:val="en-US"/>
                </w:rPr>
                <w:delText xml:space="preserve"> NBQ-1110F</w:delText>
              </w:r>
            </w:del>
          </w:p>
        </w:tc>
        <w:tc>
          <w:tcPr>
            <w:tcW w:w="939" w:type="pct"/>
          </w:tcPr>
          <w:p w14:paraId="7729A4A8" w14:textId="16A4AD72" w:rsidR="000B06A3" w:rsidRPr="00F542DC" w:rsidRDefault="002F18A6" w:rsidP="006C6FB0">
            <w:pPr>
              <w:jc w:val="center"/>
              <w:rPr>
                <w:lang w:val="en-US"/>
              </w:rPr>
            </w:pPr>
            <w:del w:id="66" w:author="7Я" w:date="2026-01-03T11:05:00Z">
              <w:r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139EB3C0" w14:textId="1396AE2D" w:rsidR="000B06A3" w:rsidRPr="00F542DC" w:rsidRDefault="002F18A6" w:rsidP="00B30C69">
            <w:pPr>
              <w:jc w:val="center"/>
            </w:pPr>
            <w:del w:id="67" w:author="7Я" w:date="2026-01-03T11:05:00Z">
              <w:r w:rsidDel="00555EBE">
                <w:delText>8500</w:delText>
              </w:r>
            </w:del>
          </w:p>
        </w:tc>
      </w:tr>
      <w:tr w:rsidR="000B06A3" w:rsidRPr="00F542DC" w14:paraId="054FCE37" w14:textId="77777777" w:rsidTr="001A3877">
        <w:trPr>
          <w:trHeight w:val="284"/>
        </w:trPr>
        <w:tc>
          <w:tcPr>
            <w:tcW w:w="416" w:type="pct"/>
          </w:tcPr>
          <w:p w14:paraId="4067FC89" w14:textId="77777777" w:rsidR="000B06A3" w:rsidRPr="00F542DC" w:rsidRDefault="000B06A3" w:rsidP="00867EE4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lang w:val="en-US"/>
              </w:rPr>
            </w:pPr>
          </w:p>
        </w:tc>
        <w:tc>
          <w:tcPr>
            <w:tcW w:w="2746" w:type="pct"/>
            <w:vAlign w:val="center"/>
          </w:tcPr>
          <w:p w14:paraId="704FE729" w14:textId="0835D109" w:rsidR="000B06A3" w:rsidRPr="00F542DC" w:rsidRDefault="002F18A6" w:rsidP="006C6FB0">
            <w:pPr>
              <w:rPr>
                <w:lang w:val="en-US"/>
              </w:rPr>
            </w:pPr>
            <w:del w:id="68" w:author="7Я" w:date="2026-01-03T11:05:00Z">
              <w:r w:rsidDel="00555EBE">
                <w:rPr>
                  <w:lang w:val="en-US"/>
                </w:rPr>
                <w:delText>IP-</w:delText>
              </w:r>
              <w:r w:rsidDel="00555EBE">
                <w:delText>камера</w:delText>
              </w:r>
              <w:r w:rsidRPr="00F542DC" w:rsidDel="00555EBE">
                <w:rPr>
                  <w:lang w:val="en-US"/>
                </w:rPr>
                <w:delText xml:space="preserve"> Hikvision DS-2CD2522FWD-IWS</w:delText>
              </w:r>
            </w:del>
          </w:p>
        </w:tc>
        <w:tc>
          <w:tcPr>
            <w:tcW w:w="939" w:type="pct"/>
          </w:tcPr>
          <w:p w14:paraId="44641677" w14:textId="51111E57" w:rsidR="000B06A3" w:rsidRPr="00F542DC" w:rsidRDefault="002F18A6" w:rsidP="006C6FB0">
            <w:pPr>
              <w:jc w:val="center"/>
              <w:rPr>
                <w:lang w:val="en-US"/>
              </w:rPr>
            </w:pPr>
            <w:del w:id="69" w:author="7Я" w:date="2026-01-03T11:05:00Z">
              <w:r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4EBEB5C3" w14:textId="469EB1A0" w:rsidR="000B06A3" w:rsidRPr="00F542DC" w:rsidRDefault="002F18A6" w:rsidP="00B30C69">
            <w:pPr>
              <w:jc w:val="center"/>
            </w:pPr>
            <w:del w:id="70" w:author="7Я" w:date="2026-01-03T11:05:00Z">
              <w:r w:rsidDel="00555EBE">
                <w:delText>14990</w:delText>
              </w:r>
            </w:del>
          </w:p>
        </w:tc>
      </w:tr>
      <w:tr w:rsidR="000B06A3" w:rsidRPr="00F542DC" w14:paraId="50D1A112" w14:textId="77777777" w:rsidTr="001A3877">
        <w:trPr>
          <w:trHeight w:val="284"/>
        </w:trPr>
        <w:tc>
          <w:tcPr>
            <w:tcW w:w="416" w:type="pct"/>
          </w:tcPr>
          <w:p w14:paraId="61A6B552" w14:textId="77777777" w:rsidR="000B06A3" w:rsidRPr="00F542DC" w:rsidRDefault="000B06A3" w:rsidP="00867EE4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lang w:val="en-US"/>
              </w:rPr>
            </w:pPr>
          </w:p>
        </w:tc>
        <w:tc>
          <w:tcPr>
            <w:tcW w:w="2746" w:type="pct"/>
            <w:vAlign w:val="center"/>
          </w:tcPr>
          <w:p w14:paraId="53870479" w14:textId="13175117" w:rsidR="000B06A3" w:rsidRPr="00F542DC" w:rsidRDefault="002F18A6" w:rsidP="006C6FB0">
            <w:del w:id="71" w:author="7Я" w:date="2026-01-03T11:05:00Z">
              <w:r w:rsidRPr="002F18A6" w:rsidDel="00555EBE">
                <w:rPr>
                  <w:lang w:val="en-US"/>
                </w:rPr>
                <w:delText>IP</w:delText>
              </w:r>
              <w:r w:rsidRPr="00F542DC" w:rsidDel="00555EBE">
                <w:delText>-видеорегистратор</w:delText>
              </w:r>
              <w:r w:rsidDel="00555EBE">
                <w:delText xml:space="preserve"> </w:delText>
              </w:r>
              <w:r w:rsidRPr="002F18A6" w:rsidDel="00555EBE">
                <w:delText>IvideonNVR-mini 1 Tb для 4 камер</w:delText>
              </w:r>
            </w:del>
          </w:p>
        </w:tc>
        <w:tc>
          <w:tcPr>
            <w:tcW w:w="939" w:type="pct"/>
          </w:tcPr>
          <w:p w14:paraId="7DC36F31" w14:textId="79464FA2" w:rsidR="000B06A3" w:rsidRPr="00F542DC" w:rsidRDefault="002F18A6" w:rsidP="006C6FB0">
            <w:pPr>
              <w:jc w:val="center"/>
            </w:pPr>
            <w:del w:id="72" w:author="7Я" w:date="2026-01-03T11:05:00Z">
              <w:r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4D8DB7D1" w14:textId="18C5D9EE" w:rsidR="000B06A3" w:rsidRPr="00F542DC" w:rsidRDefault="002F18A6" w:rsidP="00B30C69">
            <w:pPr>
              <w:jc w:val="center"/>
            </w:pPr>
            <w:del w:id="73" w:author="7Я" w:date="2026-01-03T11:05:00Z">
              <w:r w:rsidRPr="002F18A6" w:rsidDel="00555EBE">
                <w:delText>19900</w:delText>
              </w:r>
            </w:del>
          </w:p>
        </w:tc>
      </w:tr>
      <w:tr w:rsidR="002F18A6" w:rsidRPr="00F542DC" w14:paraId="44C76B91" w14:textId="77777777" w:rsidTr="001A3877">
        <w:trPr>
          <w:trHeight w:val="284"/>
        </w:trPr>
        <w:tc>
          <w:tcPr>
            <w:tcW w:w="416" w:type="pct"/>
          </w:tcPr>
          <w:p w14:paraId="151D08B5" w14:textId="77777777" w:rsidR="002F18A6" w:rsidRPr="00F542DC" w:rsidRDefault="002F18A6" w:rsidP="00867EE4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lang w:val="en-US"/>
              </w:rPr>
            </w:pPr>
          </w:p>
        </w:tc>
        <w:tc>
          <w:tcPr>
            <w:tcW w:w="2746" w:type="pct"/>
            <w:vAlign w:val="center"/>
          </w:tcPr>
          <w:p w14:paraId="15E3C114" w14:textId="15210683" w:rsidR="002F18A6" w:rsidRPr="00F542DC" w:rsidRDefault="002F18A6" w:rsidP="006C6FB0">
            <w:del w:id="74" w:author="7Я" w:date="2026-01-03T11:05:00Z">
              <w:r w:rsidRPr="002F18A6" w:rsidDel="00555EBE">
                <w:rPr>
                  <w:lang w:val="en-US"/>
                </w:rPr>
                <w:delText>IP</w:delText>
              </w:r>
              <w:r w:rsidRPr="004200A1" w:rsidDel="00555EBE">
                <w:delText>-видеорегистратор</w:delText>
              </w:r>
              <w:r w:rsidDel="00555EBE">
                <w:delText xml:space="preserve"> </w:delText>
              </w:r>
              <w:r w:rsidRPr="002F18A6" w:rsidDel="00555EBE">
                <w:rPr>
                  <w:lang w:val="en-US"/>
                </w:rPr>
                <w:delText>IvideonNVR</w:delText>
              </w:r>
              <w:r w:rsidRPr="00F542DC" w:rsidDel="00555EBE">
                <w:delText>-</w:delText>
              </w:r>
              <w:r w:rsidRPr="002F18A6" w:rsidDel="00555EBE">
                <w:rPr>
                  <w:lang w:val="en-US"/>
                </w:rPr>
                <w:delText>Standard</w:delText>
              </w:r>
              <w:r w:rsidRPr="00F542DC" w:rsidDel="00555EBE">
                <w:delText xml:space="preserve"> до 10 камер</w:delText>
              </w:r>
            </w:del>
          </w:p>
        </w:tc>
        <w:tc>
          <w:tcPr>
            <w:tcW w:w="939" w:type="pct"/>
          </w:tcPr>
          <w:p w14:paraId="5D72CE04" w14:textId="0DF62783" w:rsidR="002F18A6" w:rsidRDefault="002F18A6" w:rsidP="006C6FB0">
            <w:pPr>
              <w:jc w:val="center"/>
            </w:pPr>
            <w:del w:id="75" w:author="7Я" w:date="2026-01-03T11:05:00Z">
              <w:r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185660AC" w14:textId="1969E155" w:rsidR="002F18A6" w:rsidRPr="002F18A6" w:rsidRDefault="002F18A6" w:rsidP="00B30C69">
            <w:pPr>
              <w:jc w:val="center"/>
            </w:pPr>
            <w:del w:id="76" w:author="7Я" w:date="2026-01-03T11:05:00Z">
              <w:r w:rsidRPr="002F18A6" w:rsidDel="00555EBE">
                <w:delText>33500</w:delText>
              </w:r>
            </w:del>
          </w:p>
        </w:tc>
      </w:tr>
      <w:tr w:rsidR="006C6DB2" w:rsidRPr="002379C4" w14:paraId="010E50C4" w14:textId="77777777" w:rsidTr="001A3877">
        <w:trPr>
          <w:trHeight w:val="284"/>
        </w:trPr>
        <w:tc>
          <w:tcPr>
            <w:tcW w:w="416" w:type="pct"/>
          </w:tcPr>
          <w:p w14:paraId="317685A6" w14:textId="77777777" w:rsidR="006C6DB2" w:rsidRPr="00F542DC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2AF20154" w14:textId="2F037A13" w:rsidR="006C6DB2" w:rsidRPr="006C6FB0" w:rsidRDefault="006C6DB2" w:rsidP="006C6FB0">
            <w:pPr>
              <w:rPr>
                <w:lang w:val="en-US"/>
              </w:rPr>
            </w:pPr>
            <w:del w:id="77" w:author="7Я" w:date="2026-01-03T11:05:00Z">
              <w:r w:rsidRPr="006C6FB0" w:rsidDel="00555EBE">
                <w:rPr>
                  <w:lang w:val="en-US"/>
                </w:rPr>
                <w:delText xml:space="preserve">Yealink SIP-T22 </w:delText>
              </w:r>
            </w:del>
          </w:p>
        </w:tc>
        <w:tc>
          <w:tcPr>
            <w:tcW w:w="939" w:type="pct"/>
          </w:tcPr>
          <w:p w14:paraId="2129CD0F" w14:textId="100B14DB" w:rsidR="006C6DB2" w:rsidRDefault="006C6DB2" w:rsidP="006C6FB0">
            <w:pPr>
              <w:jc w:val="center"/>
            </w:pPr>
            <w:del w:id="78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5BAC6E3F" w14:textId="375697D2" w:rsidR="006C6DB2" w:rsidRDefault="006C6DB2" w:rsidP="00B30C69">
            <w:pPr>
              <w:jc w:val="center"/>
            </w:pPr>
            <w:del w:id="79" w:author="7Я" w:date="2026-01-03T11:05:00Z">
              <w:r w:rsidDel="00555EBE">
                <w:delText>9794</w:delText>
              </w:r>
            </w:del>
          </w:p>
        </w:tc>
      </w:tr>
      <w:tr w:rsidR="006C6DB2" w:rsidRPr="002379C4" w14:paraId="2C357576" w14:textId="77777777" w:rsidTr="001A3877">
        <w:trPr>
          <w:trHeight w:val="284"/>
        </w:trPr>
        <w:tc>
          <w:tcPr>
            <w:tcW w:w="416" w:type="pct"/>
          </w:tcPr>
          <w:p w14:paraId="1D3D1592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4B713584" w14:textId="336F045E" w:rsidR="006C6DB2" w:rsidRPr="006C6FB0" w:rsidRDefault="006C6DB2" w:rsidP="006C6FB0">
            <w:pPr>
              <w:rPr>
                <w:lang w:val="en-US"/>
              </w:rPr>
            </w:pPr>
            <w:del w:id="80" w:author="7Я" w:date="2026-01-03T11:05:00Z">
              <w:r w:rsidRPr="006C6FB0" w:rsidDel="00555EBE">
                <w:rPr>
                  <w:lang w:val="en-US"/>
                </w:rPr>
                <w:delText>Yealink SIP-T22P</w:delText>
              </w:r>
            </w:del>
          </w:p>
        </w:tc>
        <w:tc>
          <w:tcPr>
            <w:tcW w:w="939" w:type="pct"/>
          </w:tcPr>
          <w:p w14:paraId="511EE620" w14:textId="6E6D5435" w:rsidR="006C6DB2" w:rsidRDefault="006C6DB2" w:rsidP="006C6FB0">
            <w:pPr>
              <w:jc w:val="center"/>
            </w:pPr>
            <w:del w:id="81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296F41A1" w14:textId="142BC691" w:rsidR="006C6DB2" w:rsidRDefault="006C6DB2" w:rsidP="00B30C69">
            <w:pPr>
              <w:jc w:val="center"/>
            </w:pPr>
            <w:del w:id="82" w:author="7Я" w:date="2026-01-03T11:05:00Z">
              <w:r w:rsidDel="00555EBE">
                <w:delText>9794</w:delText>
              </w:r>
            </w:del>
          </w:p>
        </w:tc>
      </w:tr>
      <w:tr w:rsidR="006C6DB2" w:rsidRPr="002379C4" w14:paraId="00A49C10" w14:textId="77777777" w:rsidTr="001A3877">
        <w:trPr>
          <w:trHeight w:val="284"/>
        </w:trPr>
        <w:tc>
          <w:tcPr>
            <w:tcW w:w="416" w:type="pct"/>
          </w:tcPr>
          <w:p w14:paraId="19E7FDA5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73FA6B3F" w14:textId="45075F58" w:rsidR="006C6DB2" w:rsidRPr="006C6FB0" w:rsidRDefault="006C6DB2" w:rsidP="006C6FB0">
            <w:pPr>
              <w:rPr>
                <w:lang w:val="en-US"/>
              </w:rPr>
            </w:pPr>
            <w:del w:id="83" w:author="7Я" w:date="2026-01-03T11:05:00Z">
              <w:r w:rsidRPr="006C6FB0" w:rsidDel="00555EBE">
                <w:rPr>
                  <w:lang w:val="en-US"/>
                </w:rPr>
                <w:delText xml:space="preserve">Yealink SIP-T19 </w:delText>
              </w:r>
            </w:del>
          </w:p>
        </w:tc>
        <w:tc>
          <w:tcPr>
            <w:tcW w:w="939" w:type="pct"/>
          </w:tcPr>
          <w:p w14:paraId="68F13497" w14:textId="21ABDA16" w:rsidR="006C6DB2" w:rsidRDefault="006C6DB2" w:rsidP="006C6FB0">
            <w:pPr>
              <w:jc w:val="center"/>
            </w:pPr>
            <w:del w:id="84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087B637E" w14:textId="7344638C" w:rsidR="006C6DB2" w:rsidRDefault="006C6DB2" w:rsidP="00B30C69">
            <w:pPr>
              <w:jc w:val="center"/>
            </w:pPr>
            <w:del w:id="85" w:author="7Я" w:date="2026-01-03T11:05:00Z">
              <w:r w:rsidDel="00555EBE">
                <w:delText>5428</w:delText>
              </w:r>
            </w:del>
          </w:p>
        </w:tc>
      </w:tr>
      <w:tr w:rsidR="006C6DB2" w:rsidRPr="002379C4" w14:paraId="748F3AC8" w14:textId="77777777" w:rsidTr="001A3877">
        <w:trPr>
          <w:trHeight w:val="284"/>
        </w:trPr>
        <w:tc>
          <w:tcPr>
            <w:tcW w:w="416" w:type="pct"/>
          </w:tcPr>
          <w:p w14:paraId="4603C9A2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1A5B320F" w14:textId="46E17A9A" w:rsidR="006C6DB2" w:rsidRPr="006C6FB0" w:rsidRDefault="006C6DB2" w:rsidP="006C6FB0">
            <w:pPr>
              <w:rPr>
                <w:lang w:val="en-US"/>
              </w:rPr>
            </w:pPr>
            <w:del w:id="86" w:author="7Я" w:date="2026-01-03T11:05:00Z">
              <w:r w:rsidRPr="006C6FB0" w:rsidDel="00555EBE">
                <w:rPr>
                  <w:lang w:val="en-US"/>
                </w:rPr>
                <w:delText>Yealink SIP-T19P</w:delText>
              </w:r>
            </w:del>
          </w:p>
        </w:tc>
        <w:tc>
          <w:tcPr>
            <w:tcW w:w="939" w:type="pct"/>
          </w:tcPr>
          <w:p w14:paraId="379C1F19" w14:textId="4979EE4B" w:rsidR="006C6DB2" w:rsidRDefault="006C6DB2" w:rsidP="006C6FB0">
            <w:pPr>
              <w:jc w:val="center"/>
            </w:pPr>
            <w:del w:id="87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7B61DE04" w14:textId="58DA4AF1" w:rsidR="006C6DB2" w:rsidRDefault="006C6DB2" w:rsidP="00B30C69">
            <w:pPr>
              <w:jc w:val="center"/>
            </w:pPr>
            <w:del w:id="88" w:author="7Я" w:date="2026-01-03T11:05:00Z">
              <w:r w:rsidDel="00555EBE">
                <w:delText>5900</w:delText>
              </w:r>
            </w:del>
          </w:p>
        </w:tc>
      </w:tr>
      <w:tr w:rsidR="006C6DB2" w:rsidRPr="002379C4" w14:paraId="13804590" w14:textId="77777777" w:rsidTr="001A3877">
        <w:trPr>
          <w:trHeight w:val="284"/>
        </w:trPr>
        <w:tc>
          <w:tcPr>
            <w:tcW w:w="416" w:type="pct"/>
          </w:tcPr>
          <w:p w14:paraId="35CF0A43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62C96CB4" w14:textId="5329324C" w:rsidR="006C6DB2" w:rsidRPr="006C6FB0" w:rsidRDefault="006C6DB2" w:rsidP="006C6FB0">
            <w:pPr>
              <w:rPr>
                <w:lang w:val="en-US"/>
              </w:rPr>
            </w:pPr>
            <w:del w:id="89" w:author="7Я" w:date="2026-01-03T11:05:00Z">
              <w:r w:rsidRPr="006C6FB0" w:rsidDel="00555EBE">
                <w:rPr>
                  <w:lang w:val="en-US"/>
                </w:rPr>
                <w:delText xml:space="preserve">Yealink SIP-T26P </w:delText>
              </w:r>
            </w:del>
          </w:p>
        </w:tc>
        <w:tc>
          <w:tcPr>
            <w:tcW w:w="939" w:type="pct"/>
          </w:tcPr>
          <w:p w14:paraId="645C105A" w14:textId="505877E2" w:rsidR="006C6DB2" w:rsidRDefault="006C6DB2" w:rsidP="006C6FB0">
            <w:pPr>
              <w:jc w:val="center"/>
            </w:pPr>
            <w:del w:id="90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3AEC3A2B" w14:textId="65B79EEB" w:rsidR="006C6DB2" w:rsidRDefault="006C6DB2" w:rsidP="00B30C69">
            <w:pPr>
              <w:jc w:val="center"/>
            </w:pPr>
            <w:del w:id="91" w:author="7Я" w:date="2026-01-03T11:05:00Z">
              <w:r w:rsidDel="00555EBE">
                <w:delText>14632</w:delText>
              </w:r>
            </w:del>
          </w:p>
        </w:tc>
      </w:tr>
      <w:tr w:rsidR="006C6DB2" w:rsidRPr="002379C4" w14:paraId="749BC417" w14:textId="77777777" w:rsidTr="001A3877">
        <w:trPr>
          <w:trHeight w:val="284"/>
        </w:trPr>
        <w:tc>
          <w:tcPr>
            <w:tcW w:w="416" w:type="pct"/>
          </w:tcPr>
          <w:p w14:paraId="3AF952CB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09EA1968" w14:textId="6E7B6AF8" w:rsidR="006C6DB2" w:rsidRPr="006C6FB0" w:rsidRDefault="006C6DB2" w:rsidP="006C6FB0">
            <w:pPr>
              <w:rPr>
                <w:lang w:val="en-US"/>
              </w:rPr>
            </w:pPr>
            <w:del w:id="92" w:author="7Я" w:date="2026-01-03T11:05:00Z">
              <w:r w:rsidRPr="006C6FB0" w:rsidDel="00555EBE">
                <w:rPr>
                  <w:lang w:val="en-US"/>
                </w:rPr>
                <w:delText xml:space="preserve">Yealink SIP-T41P </w:delText>
              </w:r>
            </w:del>
          </w:p>
        </w:tc>
        <w:tc>
          <w:tcPr>
            <w:tcW w:w="939" w:type="pct"/>
          </w:tcPr>
          <w:p w14:paraId="74DD4E38" w14:textId="1B10BD4A" w:rsidR="006C6DB2" w:rsidRDefault="006C6DB2" w:rsidP="006C6FB0">
            <w:pPr>
              <w:jc w:val="center"/>
            </w:pPr>
            <w:del w:id="93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690EB752" w14:textId="6CFC031F" w:rsidR="006C6DB2" w:rsidRDefault="006C6DB2" w:rsidP="00B30C69">
            <w:pPr>
              <w:jc w:val="center"/>
            </w:pPr>
            <w:del w:id="94" w:author="7Я" w:date="2026-01-03T11:05:00Z">
              <w:r w:rsidDel="00555EBE">
                <w:delText>11446</w:delText>
              </w:r>
            </w:del>
          </w:p>
        </w:tc>
      </w:tr>
      <w:tr w:rsidR="006C6DB2" w:rsidRPr="002379C4" w14:paraId="3AAD59C2" w14:textId="77777777" w:rsidTr="001A3877">
        <w:trPr>
          <w:trHeight w:val="284"/>
        </w:trPr>
        <w:tc>
          <w:tcPr>
            <w:tcW w:w="416" w:type="pct"/>
          </w:tcPr>
          <w:p w14:paraId="16BE9780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28C6C7C4" w14:textId="0FC39260" w:rsidR="006C6DB2" w:rsidRPr="006C6FB0" w:rsidRDefault="006C6DB2" w:rsidP="006C6FB0">
            <w:pPr>
              <w:rPr>
                <w:lang w:val="en-US"/>
              </w:rPr>
            </w:pPr>
            <w:del w:id="95" w:author="7Я" w:date="2026-01-03T11:05:00Z">
              <w:r w:rsidRPr="006C6FB0" w:rsidDel="00555EBE">
                <w:rPr>
                  <w:lang w:val="en-US"/>
                </w:rPr>
                <w:delText>Yealink W52P DECT SIP</w:delText>
              </w:r>
            </w:del>
          </w:p>
        </w:tc>
        <w:tc>
          <w:tcPr>
            <w:tcW w:w="939" w:type="pct"/>
          </w:tcPr>
          <w:p w14:paraId="6CEA81DE" w14:textId="1DF1ADD9" w:rsidR="006C6DB2" w:rsidRDefault="006C6DB2" w:rsidP="006C6FB0">
            <w:pPr>
              <w:jc w:val="center"/>
            </w:pPr>
            <w:del w:id="96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7B850F6A" w14:textId="6C3A91A1" w:rsidR="006C6DB2" w:rsidRDefault="006C6DB2" w:rsidP="00B30C69">
            <w:pPr>
              <w:jc w:val="center"/>
            </w:pPr>
            <w:del w:id="97" w:author="7Я" w:date="2026-01-03T11:05:00Z">
              <w:r w:rsidDel="00555EBE">
                <w:delText>11800</w:delText>
              </w:r>
            </w:del>
          </w:p>
        </w:tc>
      </w:tr>
      <w:tr w:rsidR="006C6DB2" w:rsidRPr="002379C4" w14:paraId="3EACEAD0" w14:textId="77777777" w:rsidTr="001A3877">
        <w:trPr>
          <w:trHeight w:val="284"/>
        </w:trPr>
        <w:tc>
          <w:tcPr>
            <w:tcW w:w="416" w:type="pct"/>
          </w:tcPr>
          <w:p w14:paraId="275931E2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23DB6CBE" w14:textId="0F60FCD2" w:rsidR="006C6DB2" w:rsidRPr="006C6FB0" w:rsidRDefault="00505773" w:rsidP="006C6FB0">
            <w:pPr>
              <w:rPr>
                <w:lang w:val="en-US"/>
              </w:rPr>
            </w:pPr>
            <w:del w:id="98" w:author="7Я" w:date="2026-01-03T11:05:00Z">
              <w:r w:rsidDel="00555EBE">
                <w:rPr>
                  <w:lang w:val="en-US"/>
                </w:rPr>
                <w:delText>IP-т</w:delText>
              </w:r>
              <w:r w:rsidDel="00555EBE">
                <w:delText xml:space="preserve">елефон </w:delText>
              </w:r>
              <w:r w:rsidR="006C6DB2" w:rsidRPr="006C6FB0" w:rsidDel="00555EBE">
                <w:rPr>
                  <w:lang w:val="en-US"/>
                </w:rPr>
                <w:delText xml:space="preserve">Fanvil C58P </w:delText>
              </w:r>
            </w:del>
          </w:p>
        </w:tc>
        <w:tc>
          <w:tcPr>
            <w:tcW w:w="939" w:type="pct"/>
          </w:tcPr>
          <w:p w14:paraId="33E76CFF" w14:textId="36B9AE0F" w:rsidR="006C6DB2" w:rsidRDefault="006C6DB2" w:rsidP="006C6FB0">
            <w:pPr>
              <w:jc w:val="center"/>
            </w:pPr>
            <w:del w:id="99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504D4069" w14:textId="5BA72816" w:rsidR="006C6DB2" w:rsidRDefault="006C6DB2" w:rsidP="00B30C69">
            <w:pPr>
              <w:jc w:val="center"/>
            </w:pPr>
            <w:del w:id="100" w:author="7Я" w:date="2026-01-03T11:05:00Z">
              <w:r w:rsidDel="00555EBE">
                <w:delText>7080</w:delText>
              </w:r>
            </w:del>
          </w:p>
        </w:tc>
      </w:tr>
      <w:tr w:rsidR="006C6DB2" w:rsidRPr="002379C4" w14:paraId="5CDD8708" w14:textId="77777777" w:rsidTr="001A3877">
        <w:trPr>
          <w:trHeight w:val="284"/>
        </w:trPr>
        <w:tc>
          <w:tcPr>
            <w:tcW w:w="416" w:type="pct"/>
          </w:tcPr>
          <w:p w14:paraId="0AB91245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78FE9956" w14:textId="16CFC747" w:rsidR="006C6DB2" w:rsidRPr="009657D0" w:rsidRDefault="006C6DB2" w:rsidP="0021216C">
            <w:pPr>
              <w:pStyle w:val="afa"/>
            </w:pPr>
            <w:del w:id="101" w:author="7Я" w:date="2026-01-03T11:05:00Z">
              <w:r w:rsidRPr="009657D0" w:rsidDel="00555EBE">
                <w:delText>Пульт для STB Amino</w:delText>
              </w:r>
            </w:del>
          </w:p>
        </w:tc>
        <w:tc>
          <w:tcPr>
            <w:tcW w:w="939" w:type="pct"/>
          </w:tcPr>
          <w:p w14:paraId="5A4D61E4" w14:textId="08B287CA" w:rsidR="006C6DB2" w:rsidRPr="009657D0" w:rsidRDefault="006C6DB2" w:rsidP="0021216C">
            <w:pPr>
              <w:jc w:val="center"/>
            </w:pPr>
            <w:del w:id="102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65B14629" w14:textId="0C5735AB" w:rsidR="006C6DB2" w:rsidRDefault="009059D8" w:rsidP="00B30C69">
            <w:pPr>
              <w:jc w:val="center"/>
            </w:pPr>
            <w:del w:id="103" w:author="7Я" w:date="2026-01-03T11:05:00Z">
              <w:r w:rsidDel="00555EBE">
                <w:delText>700</w:delText>
              </w:r>
            </w:del>
          </w:p>
        </w:tc>
      </w:tr>
      <w:tr w:rsidR="009059D8" w:rsidRPr="002379C4" w14:paraId="5A316B36" w14:textId="77777777" w:rsidTr="001A3877">
        <w:trPr>
          <w:trHeight w:val="284"/>
        </w:trPr>
        <w:tc>
          <w:tcPr>
            <w:tcW w:w="416" w:type="pct"/>
          </w:tcPr>
          <w:p w14:paraId="39922C93" w14:textId="77777777" w:rsidR="009059D8" w:rsidRPr="009657D0" w:rsidRDefault="009059D8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37C4E81B" w14:textId="69675718" w:rsidR="009059D8" w:rsidRPr="00CE38C2" w:rsidRDefault="009059D8" w:rsidP="0021216C">
            <w:pPr>
              <w:pStyle w:val="afa"/>
            </w:pPr>
            <w:del w:id="104" w:author="7Я" w:date="2026-01-03T11:05:00Z">
              <w:r w:rsidDel="00555EBE">
                <w:delText xml:space="preserve">Пульт для </w:delText>
              </w:r>
              <w:r w:rsidDel="00555EBE">
                <w:rPr>
                  <w:lang w:val="en-US"/>
                </w:rPr>
                <w:delText>STB</w:delText>
              </w:r>
              <w:r w:rsidDel="00555EBE">
                <w:delText xml:space="preserve"> </w:delText>
              </w:r>
              <w:r w:rsidRPr="007F4926" w:rsidDel="00555EBE">
                <w:rPr>
                  <w:lang w:val="en-US"/>
                </w:rPr>
                <w:delText>Dune</w:delText>
              </w:r>
            </w:del>
          </w:p>
        </w:tc>
        <w:tc>
          <w:tcPr>
            <w:tcW w:w="939" w:type="pct"/>
          </w:tcPr>
          <w:p w14:paraId="18093272" w14:textId="33DE72B3" w:rsidR="009059D8" w:rsidRPr="00CE38C2" w:rsidRDefault="009059D8" w:rsidP="0021216C">
            <w:pPr>
              <w:jc w:val="center"/>
            </w:pPr>
            <w:del w:id="105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33E102B3" w14:textId="440FF95E" w:rsidR="009059D8" w:rsidRPr="003673C8" w:rsidRDefault="009059D8" w:rsidP="00B30C69">
            <w:pPr>
              <w:jc w:val="center"/>
            </w:pPr>
            <w:del w:id="106" w:author="7Я" w:date="2026-01-03T11:05:00Z">
              <w:r w:rsidDel="00555EBE">
                <w:delText>1000</w:delText>
              </w:r>
            </w:del>
          </w:p>
        </w:tc>
      </w:tr>
      <w:tr w:rsidR="00EE4994" w:rsidRPr="002379C4" w14:paraId="54B2611A" w14:textId="77777777" w:rsidTr="001A3877">
        <w:trPr>
          <w:trHeight w:val="284"/>
        </w:trPr>
        <w:tc>
          <w:tcPr>
            <w:tcW w:w="416" w:type="pct"/>
          </w:tcPr>
          <w:p w14:paraId="34EADCD2" w14:textId="77777777" w:rsidR="00EE4994" w:rsidRPr="009657D0" w:rsidRDefault="00EE4994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312634D7" w14:textId="3C851F17" w:rsidR="00EE4994" w:rsidRPr="009657D0" w:rsidRDefault="00EE4994" w:rsidP="0021216C">
            <w:pPr>
              <w:pStyle w:val="afa"/>
            </w:pPr>
            <w:del w:id="107" w:author="7Я" w:date="2026-01-03T11:05:00Z">
              <w:r w:rsidRPr="00CE38C2" w:rsidDel="00555EBE">
                <w:delText>Кабель  DIN-SCART</w:delText>
              </w:r>
            </w:del>
          </w:p>
        </w:tc>
        <w:tc>
          <w:tcPr>
            <w:tcW w:w="939" w:type="pct"/>
          </w:tcPr>
          <w:p w14:paraId="21C5D9B3" w14:textId="5E195282" w:rsidR="00EE4994" w:rsidRPr="009657D0" w:rsidRDefault="00EE4994" w:rsidP="0021216C">
            <w:pPr>
              <w:jc w:val="center"/>
            </w:pPr>
            <w:del w:id="108" w:author="7Я" w:date="2026-01-03T11:05:00Z">
              <w:r w:rsidRPr="00CE38C2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3E3D6758" w14:textId="77E317EA" w:rsidR="00EE4994" w:rsidRPr="00EE4994" w:rsidRDefault="00EE4994" w:rsidP="00B30C69">
            <w:pPr>
              <w:jc w:val="center"/>
              <w:rPr>
                <w:lang w:val="en-US"/>
              </w:rPr>
            </w:pPr>
            <w:del w:id="109" w:author="7Я" w:date="2026-01-03T11:05:00Z">
              <w:r w:rsidDel="00555EBE">
                <w:rPr>
                  <w:lang w:val="en-US"/>
                </w:rPr>
                <w:delText>700</w:delText>
              </w:r>
            </w:del>
          </w:p>
        </w:tc>
      </w:tr>
      <w:tr w:rsidR="00EE4994" w:rsidRPr="002379C4" w14:paraId="6700401E" w14:textId="77777777" w:rsidTr="001A3877">
        <w:trPr>
          <w:trHeight w:val="284"/>
        </w:trPr>
        <w:tc>
          <w:tcPr>
            <w:tcW w:w="416" w:type="pct"/>
          </w:tcPr>
          <w:p w14:paraId="5A43FCE2" w14:textId="77777777" w:rsidR="00EE4994" w:rsidRPr="009657D0" w:rsidRDefault="00EE4994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7D494D27" w14:textId="4A5C8F91" w:rsidR="00EE4994" w:rsidRPr="009657D0" w:rsidRDefault="00EE4994" w:rsidP="0021216C">
            <w:pPr>
              <w:pStyle w:val="afa"/>
            </w:pPr>
            <w:del w:id="110" w:author="7Я" w:date="2026-01-03T11:05:00Z">
              <w:r w:rsidRPr="00CE38C2" w:rsidDel="00555EBE">
                <w:delText>Кабель  DIN-SVIDEO/Тюльпан</w:delText>
              </w:r>
            </w:del>
          </w:p>
        </w:tc>
        <w:tc>
          <w:tcPr>
            <w:tcW w:w="939" w:type="pct"/>
          </w:tcPr>
          <w:p w14:paraId="0021D652" w14:textId="06A080C7" w:rsidR="00EE4994" w:rsidRPr="009657D0" w:rsidRDefault="00EE4994" w:rsidP="0021216C">
            <w:pPr>
              <w:jc w:val="center"/>
            </w:pPr>
            <w:del w:id="111" w:author="7Я" w:date="2026-01-03T11:05:00Z">
              <w:r w:rsidRPr="00CE38C2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2D27B2B9" w14:textId="0C7F31A7" w:rsidR="00EE4994" w:rsidRPr="00EE4994" w:rsidRDefault="00EE4994" w:rsidP="00B30C69">
            <w:pPr>
              <w:jc w:val="center"/>
              <w:rPr>
                <w:lang w:val="en-US"/>
              </w:rPr>
            </w:pPr>
            <w:del w:id="112" w:author="7Я" w:date="2026-01-03T11:05:00Z">
              <w:r w:rsidDel="00555EBE">
                <w:rPr>
                  <w:lang w:val="en-US"/>
                </w:rPr>
                <w:delText>700</w:delText>
              </w:r>
            </w:del>
          </w:p>
        </w:tc>
      </w:tr>
      <w:tr w:rsidR="00EE4994" w:rsidRPr="002379C4" w14:paraId="00938721" w14:textId="77777777" w:rsidTr="001A3877">
        <w:trPr>
          <w:trHeight w:val="284"/>
        </w:trPr>
        <w:tc>
          <w:tcPr>
            <w:tcW w:w="416" w:type="pct"/>
          </w:tcPr>
          <w:p w14:paraId="0FA8B01E" w14:textId="77777777" w:rsidR="00EE4994" w:rsidRPr="009657D0" w:rsidRDefault="00EE4994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557933FB" w14:textId="5BFC86D7" w:rsidR="00EE4994" w:rsidRPr="009657D0" w:rsidRDefault="00EE4994" w:rsidP="0021216C">
            <w:pPr>
              <w:pStyle w:val="afa"/>
            </w:pPr>
            <w:del w:id="113" w:author="7Я" w:date="2026-01-03T11:05:00Z">
              <w:r w:rsidRPr="00CE38C2" w:rsidDel="00555EBE">
                <w:delText>Кабель  DIN-Тюльпан</w:delText>
              </w:r>
            </w:del>
          </w:p>
        </w:tc>
        <w:tc>
          <w:tcPr>
            <w:tcW w:w="939" w:type="pct"/>
          </w:tcPr>
          <w:p w14:paraId="25CC1028" w14:textId="7DDED137" w:rsidR="00EE4994" w:rsidRPr="009657D0" w:rsidRDefault="00EE4994" w:rsidP="0021216C">
            <w:pPr>
              <w:jc w:val="center"/>
            </w:pPr>
            <w:del w:id="114" w:author="7Я" w:date="2026-01-03T11:05:00Z">
              <w:r w:rsidRPr="00CE38C2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20949E8F" w14:textId="5679131B" w:rsidR="00EE4994" w:rsidRPr="00EE4994" w:rsidRDefault="00EE4994" w:rsidP="00B30C69">
            <w:pPr>
              <w:jc w:val="center"/>
              <w:rPr>
                <w:lang w:val="en-US"/>
              </w:rPr>
            </w:pPr>
            <w:del w:id="115" w:author="7Я" w:date="2026-01-03T11:05:00Z">
              <w:r w:rsidDel="00555EBE">
                <w:rPr>
                  <w:lang w:val="en-US"/>
                </w:rPr>
                <w:delText>700</w:delText>
              </w:r>
            </w:del>
          </w:p>
        </w:tc>
      </w:tr>
      <w:tr w:rsidR="006C6FB0" w:rsidRPr="002379C4" w:rsidDel="00555EBE" w14:paraId="3CF69E90" w14:textId="1336619E" w:rsidTr="00A15D81">
        <w:trPr>
          <w:trHeight w:val="284"/>
          <w:del w:id="116" w:author="7Я" w:date="2026-01-03T11:05:00Z"/>
        </w:trPr>
        <w:tc>
          <w:tcPr>
            <w:tcW w:w="416" w:type="pct"/>
          </w:tcPr>
          <w:p w14:paraId="36B3B2CA" w14:textId="12AEC30A" w:rsidR="006C6FB0" w:rsidRPr="009657D0" w:rsidDel="00555EBE" w:rsidRDefault="006C6FB0" w:rsidP="00867EE4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del w:id="117" w:author="7Я" w:date="2026-01-03T11:05:00Z"/>
              </w:rPr>
            </w:pPr>
          </w:p>
        </w:tc>
        <w:tc>
          <w:tcPr>
            <w:tcW w:w="2746" w:type="pct"/>
            <w:vAlign w:val="bottom"/>
          </w:tcPr>
          <w:p w14:paraId="26DEB2E5" w14:textId="557D114D" w:rsidR="006C6FB0" w:rsidRPr="009657D0" w:rsidDel="00555EBE" w:rsidRDefault="006C6FB0" w:rsidP="0021216C">
            <w:pPr>
              <w:rPr>
                <w:del w:id="118" w:author="7Я" w:date="2026-01-03T11:05:00Z"/>
              </w:rPr>
            </w:pPr>
            <w:del w:id="119" w:author="7Я" w:date="2026-01-03T11:05:00Z">
              <w:r w:rsidRPr="009657D0" w:rsidDel="00555EBE">
                <w:delText>Кабель UTP cat.5 в помещении абонента (15 п.м. бесплатно)</w:delText>
              </w:r>
            </w:del>
          </w:p>
        </w:tc>
        <w:tc>
          <w:tcPr>
            <w:tcW w:w="939" w:type="pct"/>
          </w:tcPr>
          <w:p w14:paraId="4881D362" w14:textId="3A0D996E" w:rsidR="006C6FB0" w:rsidRPr="009657D0" w:rsidDel="00555EBE" w:rsidRDefault="006C6FB0" w:rsidP="0021216C">
            <w:pPr>
              <w:jc w:val="center"/>
              <w:rPr>
                <w:del w:id="120" w:author="7Я" w:date="2026-01-03T11:05:00Z"/>
              </w:rPr>
            </w:pPr>
            <w:del w:id="121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3797286D" w14:textId="36C3DE5D" w:rsidR="006C6FB0" w:rsidRPr="00B65BC9" w:rsidDel="00555EBE" w:rsidRDefault="006C6FB0" w:rsidP="0021216C">
            <w:pPr>
              <w:jc w:val="center"/>
              <w:rPr>
                <w:del w:id="122" w:author="7Я" w:date="2026-01-03T11:05:00Z"/>
                <w:color w:val="000000"/>
              </w:rPr>
            </w:pPr>
            <w:del w:id="123" w:author="7Я" w:date="2026-01-03T11:05:00Z">
              <w:r w:rsidRPr="00B65BC9" w:rsidDel="00555EBE">
                <w:rPr>
                  <w:color w:val="000000"/>
                </w:rPr>
                <w:delText>15</w:delText>
              </w:r>
            </w:del>
          </w:p>
        </w:tc>
      </w:tr>
      <w:tr w:rsidR="006C6FB0" w:rsidRPr="002379C4" w:rsidDel="00555EBE" w14:paraId="35FB42D4" w14:textId="3CCACC7F" w:rsidTr="00A15D81">
        <w:trPr>
          <w:trHeight w:val="284"/>
          <w:del w:id="124" w:author="7Я" w:date="2026-01-03T11:05:00Z"/>
        </w:trPr>
        <w:tc>
          <w:tcPr>
            <w:tcW w:w="416" w:type="pct"/>
          </w:tcPr>
          <w:p w14:paraId="5C2DC04B" w14:textId="284B96FC" w:rsidR="006C6FB0" w:rsidRPr="009657D0" w:rsidDel="00555EBE" w:rsidRDefault="006C6FB0" w:rsidP="009657D0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del w:id="125" w:author="7Я" w:date="2026-01-03T11:05:00Z"/>
              </w:rPr>
            </w:pPr>
          </w:p>
        </w:tc>
        <w:tc>
          <w:tcPr>
            <w:tcW w:w="2746" w:type="pct"/>
            <w:vAlign w:val="bottom"/>
          </w:tcPr>
          <w:p w14:paraId="6236F01C" w14:textId="76EBF7F1" w:rsidR="006C6FB0" w:rsidRPr="009657D0" w:rsidDel="00555EBE" w:rsidRDefault="006C6FB0" w:rsidP="0021216C">
            <w:pPr>
              <w:rPr>
                <w:del w:id="126" w:author="7Я" w:date="2026-01-03T11:05:00Z"/>
              </w:rPr>
            </w:pPr>
            <w:del w:id="127" w:author="7Я" w:date="2026-01-03T11:05:00Z">
              <w:r w:rsidRPr="009657D0" w:rsidDel="00555EBE">
                <w:delText xml:space="preserve">Сетевая однопортовая розетка RJ45  </w:delText>
              </w:r>
            </w:del>
          </w:p>
        </w:tc>
        <w:tc>
          <w:tcPr>
            <w:tcW w:w="939" w:type="pct"/>
          </w:tcPr>
          <w:p w14:paraId="70A64D77" w14:textId="5593D3CF" w:rsidR="006C6FB0" w:rsidRPr="009657D0" w:rsidDel="00555EBE" w:rsidRDefault="006C6FB0" w:rsidP="0021216C">
            <w:pPr>
              <w:jc w:val="center"/>
              <w:rPr>
                <w:del w:id="128" w:author="7Я" w:date="2026-01-03T11:05:00Z"/>
              </w:rPr>
            </w:pPr>
            <w:del w:id="129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36F6D2A1" w14:textId="23317E66" w:rsidR="006C6FB0" w:rsidRPr="00B65BC9" w:rsidDel="00555EBE" w:rsidRDefault="006C6FB0" w:rsidP="0021216C">
            <w:pPr>
              <w:jc w:val="center"/>
              <w:rPr>
                <w:del w:id="130" w:author="7Я" w:date="2026-01-03T11:05:00Z"/>
                <w:color w:val="000000"/>
              </w:rPr>
            </w:pPr>
            <w:del w:id="131" w:author="7Я" w:date="2026-01-03T11:05:00Z">
              <w:r w:rsidRPr="00B65BC9" w:rsidDel="00555EBE">
                <w:rPr>
                  <w:color w:val="000000"/>
                </w:rPr>
                <w:delText>100</w:delText>
              </w:r>
            </w:del>
          </w:p>
        </w:tc>
      </w:tr>
      <w:tr w:rsidR="006C6FB0" w:rsidRPr="002379C4" w:rsidDel="00555EBE" w14:paraId="7DB524EF" w14:textId="697EAF77" w:rsidTr="00A15D81">
        <w:trPr>
          <w:trHeight w:val="284"/>
          <w:del w:id="132" w:author="7Я" w:date="2026-01-03T11:05:00Z"/>
        </w:trPr>
        <w:tc>
          <w:tcPr>
            <w:tcW w:w="416" w:type="pct"/>
          </w:tcPr>
          <w:p w14:paraId="033F9EC7" w14:textId="4B13FBE1" w:rsidR="006C6FB0" w:rsidRPr="009657D0" w:rsidDel="00555EBE" w:rsidRDefault="006C6FB0" w:rsidP="009657D0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del w:id="133" w:author="7Я" w:date="2026-01-03T11:05:00Z"/>
              </w:rPr>
            </w:pPr>
          </w:p>
        </w:tc>
        <w:tc>
          <w:tcPr>
            <w:tcW w:w="2746" w:type="pct"/>
            <w:vAlign w:val="bottom"/>
          </w:tcPr>
          <w:p w14:paraId="3ABAF104" w14:textId="58B2B51D" w:rsidR="006C6FB0" w:rsidRPr="009657D0" w:rsidDel="00555EBE" w:rsidRDefault="006C6FB0" w:rsidP="0021216C">
            <w:pPr>
              <w:rPr>
                <w:del w:id="134" w:author="7Я" w:date="2026-01-03T11:05:00Z"/>
              </w:rPr>
            </w:pPr>
            <w:del w:id="135" w:author="7Я" w:date="2026-01-03T11:05:00Z">
              <w:r w:rsidRPr="009657D0" w:rsidDel="00555EBE">
                <w:delText>Патч-корд до 10 м. с разъемами RJ45</w:delText>
              </w:r>
            </w:del>
          </w:p>
        </w:tc>
        <w:tc>
          <w:tcPr>
            <w:tcW w:w="939" w:type="pct"/>
          </w:tcPr>
          <w:p w14:paraId="30BCED30" w14:textId="5ADAF339" w:rsidR="006C6FB0" w:rsidRPr="009657D0" w:rsidDel="00555EBE" w:rsidRDefault="006C6FB0" w:rsidP="0021216C">
            <w:pPr>
              <w:jc w:val="center"/>
              <w:rPr>
                <w:del w:id="136" w:author="7Я" w:date="2026-01-03T11:05:00Z"/>
              </w:rPr>
            </w:pPr>
            <w:del w:id="137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5AE426E6" w14:textId="1CB1BBCF" w:rsidR="006C6FB0" w:rsidRPr="00B65BC9" w:rsidDel="00555EBE" w:rsidRDefault="006C6FB0" w:rsidP="0021216C">
            <w:pPr>
              <w:jc w:val="center"/>
              <w:rPr>
                <w:del w:id="138" w:author="7Я" w:date="2026-01-03T11:05:00Z"/>
                <w:color w:val="000000"/>
              </w:rPr>
            </w:pPr>
            <w:del w:id="139" w:author="7Я" w:date="2026-01-03T11:05:00Z">
              <w:r w:rsidRPr="00B65BC9" w:rsidDel="00555EBE">
                <w:rPr>
                  <w:color w:val="000000"/>
                </w:rPr>
                <w:delText>20</w:delText>
              </w:r>
            </w:del>
          </w:p>
        </w:tc>
      </w:tr>
      <w:tr w:rsidR="006C6FB0" w:rsidRPr="002379C4" w:rsidDel="00555EBE" w14:paraId="2A4D8896" w14:textId="58E16A82" w:rsidTr="00A15D81">
        <w:trPr>
          <w:trHeight w:val="284"/>
          <w:del w:id="140" w:author="7Я" w:date="2026-01-03T11:05:00Z"/>
        </w:trPr>
        <w:tc>
          <w:tcPr>
            <w:tcW w:w="416" w:type="pct"/>
          </w:tcPr>
          <w:p w14:paraId="2956EDCB" w14:textId="3C1E5C12" w:rsidR="006C6FB0" w:rsidRPr="009657D0" w:rsidDel="00555EBE" w:rsidRDefault="006C6FB0" w:rsidP="009657D0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del w:id="141" w:author="7Я" w:date="2026-01-03T11:05:00Z"/>
              </w:rPr>
            </w:pPr>
          </w:p>
        </w:tc>
        <w:tc>
          <w:tcPr>
            <w:tcW w:w="2746" w:type="pct"/>
            <w:vAlign w:val="bottom"/>
          </w:tcPr>
          <w:p w14:paraId="06ED6016" w14:textId="73BEF155" w:rsidR="006C6FB0" w:rsidRPr="009657D0" w:rsidDel="00555EBE" w:rsidRDefault="006C6FB0" w:rsidP="0021216C">
            <w:pPr>
              <w:rPr>
                <w:del w:id="142" w:author="7Я" w:date="2026-01-03T11:05:00Z"/>
              </w:rPr>
            </w:pPr>
            <w:del w:id="143" w:author="7Я" w:date="2026-01-03T11:05:00Z">
              <w:r w:rsidRPr="009657D0" w:rsidDel="00555EBE">
                <w:delText>Короб для прокладки кабеля</w:delText>
              </w:r>
            </w:del>
          </w:p>
        </w:tc>
        <w:tc>
          <w:tcPr>
            <w:tcW w:w="939" w:type="pct"/>
          </w:tcPr>
          <w:p w14:paraId="5B8BEF93" w14:textId="7F3D3F10" w:rsidR="006C6FB0" w:rsidRPr="009657D0" w:rsidDel="00555EBE" w:rsidRDefault="006C6FB0" w:rsidP="0021216C">
            <w:pPr>
              <w:jc w:val="center"/>
              <w:rPr>
                <w:del w:id="144" w:author="7Я" w:date="2026-01-03T11:05:00Z"/>
              </w:rPr>
            </w:pPr>
            <w:del w:id="145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2272D476" w14:textId="6BA94C4F" w:rsidR="006C6FB0" w:rsidRPr="00B65BC9" w:rsidDel="00555EBE" w:rsidRDefault="006C6FB0" w:rsidP="0021216C">
            <w:pPr>
              <w:jc w:val="center"/>
              <w:rPr>
                <w:del w:id="146" w:author="7Я" w:date="2026-01-03T11:05:00Z"/>
                <w:color w:val="000000"/>
              </w:rPr>
            </w:pPr>
            <w:del w:id="147" w:author="7Я" w:date="2026-01-03T11:05:00Z">
              <w:r w:rsidRPr="00B65BC9" w:rsidDel="00555EBE">
                <w:rPr>
                  <w:color w:val="000000"/>
                </w:rPr>
                <w:delText>47</w:delText>
              </w:r>
            </w:del>
          </w:p>
        </w:tc>
      </w:tr>
      <w:tr w:rsidR="006C6FB0" w:rsidRPr="002379C4" w:rsidDel="00555EBE" w14:paraId="611698A5" w14:textId="505A8AB5" w:rsidTr="00333470">
        <w:trPr>
          <w:trHeight w:val="284"/>
          <w:del w:id="148" w:author="7Я" w:date="2026-01-03T11:05:00Z"/>
        </w:trPr>
        <w:tc>
          <w:tcPr>
            <w:tcW w:w="416" w:type="pct"/>
          </w:tcPr>
          <w:p w14:paraId="7B7DB489" w14:textId="5ABFE826" w:rsidR="006C6FB0" w:rsidRPr="009657D0" w:rsidDel="00555EBE" w:rsidRDefault="006C6FB0" w:rsidP="009657D0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del w:id="149" w:author="7Я" w:date="2026-01-03T11:05:00Z"/>
              </w:rPr>
            </w:pPr>
          </w:p>
        </w:tc>
        <w:tc>
          <w:tcPr>
            <w:tcW w:w="2746" w:type="pct"/>
            <w:vAlign w:val="center"/>
          </w:tcPr>
          <w:p w14:paraId="2083E801" w14:textId="0F39DB5D" w:rsidR="006C6FB0" w:rsidDel="00555EBE" w:rsidRDefault="006C6FB0" w:rsidP="006C6FB0">
            <w:pPr>
              <w:rPr>
                <w:del w:id="150" w:author="7Я" w:date="2026-01-03T11:05:00Z"/>
              </w:rPr>
            </w:pPr>
            <w:del w:id="151" w:author="7Я" w:date="2026-01-03T11:05:00Z">
              <w:r w:rsidDel="00555EBE">
                <w:delText>Блок питания</w:delText>
              </w:r>
            </w:del>
          </w:p>
        </w:tc>
        <w:tc>
          <w:tcPr>
            <w:tcW w:w="939" w:type="pct"/>
            <w:vAlign w:val="center"/>
          </w:tcPr>
          <w:p w14:paraId="7F682821" w14:textId="39A1454B" w:rsidR="006C6FB0" w:rsidDel="00555EBE" w:rsidRDefault="006C6FB0" w:rsidP="0021216C">
            <w:pPr>
              <w:jc w:val="center"/>
              <w:rPr>
                <w:del w:id="152" w:author="7Я" w:date="2026-01-03T11:05:00Z"/>
              </w:rPr>
            </w:pPr>
            <w:del w:id="153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</w:tcPr>
          <w:p w14:paraId="59D87BEA" w14:textId="7AEC2529" w:rsidR="006C6FB0" w:rsidDel="00555EBE" w:rsidRDefault="00C70DF6" w:rsidP="006C6FB0">
            <w:pPr>
              <w:jc w:val="center"/>
              <w:rPr>
                <w:del w:id="154" w:author="7Я" w:date="2026-01-03T11:05:00Z"/>
              </w:rPr>
            </w:pPr>
            <w:del w:id="155" w:author="7Я" w:date="2026-01-03T11:05:00Z">
              <w:r w:rsidDel="00555EBE">
                <w:delText>909</w:delText>
              </w:r>
            </w:del>
          </w:p>
        </w:tc>
      </w:tr>
      <w:tr w:rsidR="005035A5" w:rsidRPr="002379C4" w:rsidDel="00555EBE" w14:paraId="7C5D9065" w14:textId="2F5A63BE" w:rsidTr="00662D12">
        <w:trPr>
          <w:trHeight w:val="284"/>
          <w:del w:id="156" w:author="7Я" w:date="2026-01-03T11:05:00Z"/>
        </w:trPr>
        <w:tc>
          <w:tcPr>
            <w:tcW w:w="416" w:type="pct"/>
          </w:tcPr>
          <w:p w14:paraId="3AEAED93" w14:textId="3C88227D" w:rsidR="005035A5" w:rsidRPr="005035A5" w:rsidDel="00555EBE" w:rsidRDefault="005035A5" w:rsidP="005035A5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del w:id="157" w:author="7Я" w:date="2026-01-03T11:05:00Z"/>
              </w:rPr>
            </w:pPr>
          </w:p>
        </w:tc>
        <w:tc>
          <w:tcPr>
            <w:tcW w:w="2746" w:type="pct"/>
          </w:tcPr>
          <w:p w14:paraId="61A8EF00" w14:textId="4D9FDBFE" w:rsidR="005035A5" w:rsidRPr="005035A5" w:rsidDel="00555EBE" w:rsidRDefault="005035A5" w:rsidP="00662D12">
            <w:pPr>
              <w:rPr>
                <w:del w:id="158" w:author="7Я" w:date="2026-01-03T11:05:00Z"/>
              </w:rPr>
            </w:pPr>
            <w:del w:id="159" w:author="7Я" w:date="2026-01-03T11:05:00Z">
              <w:r w:rsidRPr="00662D12" w:rsidDel="00555EBE">
                <w:delText xml:space="preserve">Блок питания для абонентских декодеров  </w:delText>
              </w:r>
            </w:del>
          </w:p>
        </w:tc>
        <w:tc>
          <w:tcPr>
            <w:tcW w:w="939" w:type="pct"/>
          </w:tcPr>
          <w:p w14:paraId="28E5C199" w14:textId="08C77D2A" w:rsidR="005035A5" w:rsidRPr="005035A5" w:rsidDel="00555EBE" w:rsidRDefault="005035A5" w:rsidP="005035A5">
            <w:pPr>
              <w:jc w:val="center"/>
              <w:rPr>
                <w:del w:id="160" w:author="7Я" w:date="2026-01-03T11:05:00Z"/>
              </w:rPr>
            </w:pPr>
            <w:del w:id="161" w:author="7Я" w:date="2026-01-03T11:05:00Z">
              <w:r w:rsidRPr="00662D12" w:rsidDel="00555EBE">
                <w:delText>единовременно</w:delText>
              </w:r>
            </w:del>
          </w:p>
        </w:tc>
        <w:tc>
          <w:tcPr>
            <w:tcW w:w="899" w:type="pct"/>
          </w:tcPr>
          <w:p w14:paraId="1140C1F5" w14:textId="68195839" w:rsidR="005035A5" w:rsidRPr="00662D12" w:rsidDel="00555EBE" w:rsidRDefault="00662D12" w:rsidP="005035A5">
            <w:pPr>
              <w:jc w:val="center"/>
              <w:rPr>
                <w:del w:id="162" w:author="7Я" w:date="2026-01-03T11:05:00Z"/>
                <w:color w:val="000000"/>
                <w:lang w:val="en-US"/>
              </w:rPr>
            </w:pPr>
            <w:del w:id="163" w:author="7Я" w:date="2026-01-03T11:05:00Z">
              <w:r w:rsidDel="00555EBE">
                <w:rPr>
                  <w:color w:val="000000"/>
                  <w:lang w:val="en-US"/>
                </w:rPr>
                <w:delText>800</w:delText>
              </w:r>
            </w:del>
          </w:p>
        </w:tc>
      </w:tr>
    </w:tbl>
    <w:p w14:paraId="2C795BF8" w14:textId="77777777" w:rsidR="00505773" w:rsidRDefault="00505773" w:rsidP="00C77EB2">
      <w:pPr>
        <w:tabs>
          <w:tab w:val="left" w:pos="3494"/>
          <w:tab w:val="left" w:pos="6750"/>
        </w:tabs>
        <w:rPr>
          <w:sz w:val="24"/>
          <w:lang w:val="en-US"/>
        </w:rPr>
      </w:pPr>
    </w:p>
    <w:p w14:paraId="46C9F483" w14:textId="77777777" w:rsidR="00662D12" w:rsidRDefault="00505773" w:rsidP="00152DD3">
      <w:r>
        <w:t>Доставка оборудования:</w:t>
      </w:r>
    </w:p>
    <w:p w14:paraId="4CB62100" w14:textId="77777777" w:rsidR="00505773" w:rsidRPr="00824405" w:rsidRDefault="00505773" w:rsidP="00152DD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8"/>
        <w:gridCol w:w="5599"/>
        <w:gridCol w:w="1915"/>
        <w:gridCol w:w="1833"/>
      </w:tblGrid>
      <w:tr w:rsidR="00505773" w:rsidRPr="00B65BC9" w14:paraId="5FA5CB3F" w14:textId="77777777" w:rsidTr="001C0DF3">
        <w:trPr>
          <w:trHeight w:val="284"/>
        </w:trPr>
        <w:tc>
          <w:tcPr>
            <w:tcW w:w="416" w:type="pct"/>
          </w:tcPr>
          <w:p w14:paraId="021CEDEC" w14:textId="77777777" w:rsidR="00505773" w:rsidRPr="009657D0" w:rsidRDefault="00505773" w:rsidP="00505773">
            <w:pPr>
              <w:numPr>
                <w:ilvl w:val="0"/>
                <w:numId w:val="19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2AE01FF2" w14:textId="77777777" w:rsidR="00505773" w:rsidRPr="009657D0" w:rsidRDefault="00505773" w:rsidP="001C0DF3">
            <w:r w:rsidRPr="009657D0">
              <w:t>Доставка оборудования по Москве</w:t>
            </w:r>
          </w:p>
        </w:tc>
        <w:tc>
          <w:tcPr>
            <w:tcW w:w="939" w:type="pct"/>
          </w:tcPr>
          <w:p w14:paraId="73365D02" w14:textId="77777777" w:rsidR="00505773" w:rsidRPr="009657D0" w:rsidRDefault="00505773" w:rsidP="001C0DF3">
            <w:pPr>
              <w:jc w:val="center"/>
            </w:pPr>
            <w:r w:rsidRPr="009657D0">
              <w:t>единовременно</w:t>
            </w:r>
          </w:p>
        </w:tc>
        <w:tc>
          <w:tcPr>
            <w:tcW w:w="899" w:type="pct"/>
            <w:vAlign w:val="bottom"/>
          </w:tcPr>
          <w:p w14:paraId="079AFB42" w14:textId="19F99D36" w:rsidR="00505773" w:rsidRPr="00B65BC9" w:rsidRDefault="00505773" w:rsidP="001C0DF3">
            <w:pPr>
              <w:jc w:val="center"/>
              <w:rPr>
                <w:color w:val="000000"/>
              </w:rPr>
            </w:pPr>
            <w:del w:id="164" w:author="7Я" w:date="2026-01-03T11:05:00Z">
              <w:r w:rsidRPr="00B65BC9" w:rsidDel="00555EBE">
                <w:rPr>
                  <w:color w:val="000000"/>
                </w:rPr>
                <w:delText>354</w:delText>
              </w:r>
            </w:del>
          </w:p>
        </w:tc>
      </w:tr>
      <w:tr w:rsidR="00505773" w:rsidRPr="00C97926" w14:paraId="0641024D" w14:textId="77777777" w:rsidTr="001C0DF3">
        <w:trPr>
          <w:trHeight w:val="284"/>
        </w:trPr>
        <w:tc>
          <w:tcPr>
            <w:tcW w:w="416" w:type="pct"/>
          </w:tcPr>
          <w:p w14:paraId="76731988" w14:textId="77777777" w:rsidR="00505773" w:rsidRPr="009657D0" w:rsidRDefault="00505773" w:rsidP="00505773">
            <w:pPr>
              <w:numPr>
                <w:ilvl w:val="0"/>
                <w:numId w:val="19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38A77AF5" w14:textId="77777777" w:rsidR="00505773" w:rsidRPr="00C97926" w:rsidRDefault="00505773" w:rsidP="001C0DF3">
            <w:r w:rsidRPr="00C97926">
              <w:t>Доставка оборудования по Московской области</w:t>
            </w:r>
          </w:p>
        </w:tc>
        <w:tc>
          <w:tcPr>
            <w:tcW w:w="939" w:type="pct"/>
          </w:tcPr>
          <w:p w14:paraId="0C24C8EC" w14:textId="77777777" w:rsidR="00505773" w:rsidRPr="00C97926" w:rsidRDefault="00505773" w:rsidP="001C0DF3">
            <w:pPr>
              <w:jc w:val="center"/>
            </w:pPr>
            <w:r w:rsidRPr="00C97926">
              <w:t>единовременно</w:t>
            </w:r>
          </w:p>
        </w:tc>
        <w:tc>
          <w:tcPr>
            <w:tcW w:w="899" w:type="pct"/>
            <w:vAlign w:val="center"/>
          </w:tcPr>
          <w:p w14:paraId="7A3CB6E2" w14:textId="1810DDB0" w:rsidR="00505773" w:rsidRPr="00C97926" w:rsidRDefault="00505773" w:rsidP="001C0DF3">
            <w:pPr>
              <w:jc w:val="center"/>
            </w:pPr>
            <w:del w:id="165" w:author="7Я" w:date="2026-01-03T11:05:00Z">
              <w:r w:rsidRPr="00C97926" w:rsidDel="00555EBE">
                <w:delText>500</w:delText>
              </w:r>
            </w:del>
          </w:p>
        </w:tc>
      </w:tr>
    </w:tbl>
    <w:p w14:paraId="070203BE" w14:textId="77777777" w:rsidR="0017736B" w:rsidRPr="00AE176F" w:rsidRDefault="0017736B">
      <w:pPr>
        <w:autoSpaceDE/>
        <w:autoSpaceDN/>
        <w:rPr>
          <w:b/>
          <w:sz w:val="24"/>
        </w:rPr>
      </w:pPr>
      <w:r>
        <w:rPr>
          <w:b/>
          <w:sz w:val="24"/>
        </w:rPr>
        <w:br w:type="page"/>
      </w:r>
    </w:p>
    <w:p w14:paraId="7356333D" w14:textId="77777777" w:rsidR="00AE176F" w:rsidRPr="00AE176F" w:rsidRDefault="00AE176F">
      <w:pPr>
        <w:autoSpaceDE/>
        <w:autoSpaceDN/>
        <w:rPr>
          <w:b/>
          <w:sz w:val="24"/>
        </w:rPr>
      </w:pPr>
    </w:p>
    <w:p w14:paraId="4CF8933C" w14:textId="77777777" w:rsidR="00824C7D" w:rsidRPr="003251DA" w:rsidRDefault="00824C7D" w:rsidP="00FA50E6">
      <w:pPr>
        <w:tabs>
          <w:tab w:val="left" w:pos="5670"/>
        </w:tabs>
        <w:ind w:firstLine="5670"/>
        <w:jc w:val="both"/>
        <w:rPr>
          <w:b/>
          <w:sz w:val="24"/>
        </w:rPr>
      </w:pPr>
      <w:r w:rsidRPr="003251DA">
        <w:rPr>
          <w:b/>
          <w:sz w:val="24"/>
        </w:rPr>
        <w:t>Приложение</w:t>
      </w:r>
      <w:r w:rsidRPr="003251DA">
        <w:rPr>
          <w:sz w:val="24"/>
        </w:rPr>
        <w:t xml:space="preserve"> </w:t>
      </w:r>
      <w:r w:rsidRPr="003251DA">
        <w:rPr>
          <w:b/>
          <w:sz w:val="24"/>
        </w:rPr>
        <w:t xml:space="preserve">№ </w:t>
      </w:r>
      <w:r>
        <w:rPr>
          <w:b/>
          <w:sz w:val="24"/>
        </w:rPr>
        <w:t>2</w:t>
      </w:r>
    </w:p>
    <w:p w14:paraId="77354A2C" w14:textId="77777777" w:rsidR="0002597A" w:rsidRDefault="00824C7D" w:rsidP="0002597A">
      <w:pPr>
        <w:pStyle w:val="31"/>
        <w:tabs>
          <w:tab w:val="left" w:pos="5670"/>
        </w:tabs>
        <w:jc w:val="right"/>
      </w:pPr>
      <w:r>
        <w:tab/>
      </w:r>
      <w:r w:rsidRPr="003251DA">
        <w:t xml:space="preserve">к </w:t>
      </w:r>
      <w:r>
        <w:t xml:space="preserve">Оферте </w:t>
      </w:r>
      <w:r w:rsidR="000C256D">
        <w:t xml:space="preserve">о заключении договора </w:t>
      </w:r>
    </w:p>
    <w:p w14:paraId="526B70F8" w14:textId="77777777" w:rsidR="00824C7D" w:rsidRPr="003251DA" w:rsidRDefault="00824C7D" w:rsidP="0002597A">
      <w:pPr>
        <w:pStyle w:val="31"/>
        <w:tabs>
          <w:tab w:val="left" w:pos="5670"/>
        </w:tabs>
        <w:jc w:val="right"/>
      </w:pPr>
      <w:r>
        <w:t>на</w:t>
      </w:r>
      <w:r w:rsidRPr="003251DA">
        <w:t xml:space="preserve"> </w:t>
      </w:r>
      <w:r>
        <w:t xml:space="preserve">поставку оборудования </w:t>
      </w:r>
      <w:r w:rsidRPr="003251DA">
        <w:t xml:space="preserve"> </w:t>
      </w:r>
    </w:p>
    <w:p w14:paraId="7ED9C503" w14:textId="77777777" w:rsidR="00824C7D" w:rsidRPr="003251DA" w:rsidRDefault="00824C7D" w:rsidP="00FA50E6">
      <w:pPr>
        <w:pStyle w:val="31"/>
        <w:tabs>
          <w:tab w:val="left" w:pos="5670"/>
        </w:tabs>
        <w:jc w:val="both"/>
      </w:pPr>
      <w:r>
        <w:tab/>
      </w:r>
      <w:proofErr w:type="gramStart"/>
      <w:r w:rsidRPr="003251DA">
        <w:t>от  «</w:t>
      </w:r>
      <w:proofErr w:type="gramEnd"/>
      <w:r w:rsidRPr="003251DA">
        <w:t>__» __</w:t>
      </w:r>
      <w:r>
        <w:t>__________</w:t>
      </w:r>
      <w:r w:rsidRPr="003251DA">
        <w:t>_ 20</w:t>
      </w:r>
      <w:r>
        <w:t>___</w:t>
      </w:r>
      <w:r w:rsidRPr="003251DA">
        <w:t xml:space="preserve"> г.</w:t>
      </w:r>
    </w:p>
    <w:p w14:paraId="03680C04" w14:textId="77777777" w:rsidR="00824C7D" w:rsidRPr="003251DA" w:rsidRDefault="00824C7D" w:rsidP="00FA50E6">
      <w:pPr>
        <w:rPr>
          <w:b/>
          <w:sz w:val="24"/>
        </w:rPr>
      </w:pPr>
    </w:p>
    <w:p w14:paraId="49A195BF" w14:textId="77777777" w:rsidR="00824C7D" w:rsidRDefault="00824C7D" w:rsidP="00FA50E6">
      <w:pPr>
        <w:ind w:firstLine="720"/>
        <w:jc w:val="center"/>
        <w:rPr>
          <w:b/>
          <w:sz w:val="24"/>
        </w:rPr>
      </w:pPr>
      <w:r>
        <w:rPr>
          <w:b/>
          <w:sz w:val="24"/>
        </w:rPr>
        <w:t>Форма «Заявка на поставку оборудования»</w:t>
      </w:r>
    </w:p>
    <w:p w14:paraId="56FAA53D" w14:textId="77777777" w:rsidR="00E168BF" w:rsidRDefault="00E168BF" w:rsidP="00E168BF">
      <w:pPr>
        <w:ind w:firstLine="720"/>
        <w:rPr>
          <w:b/>
          <w:sz w:val="24"/>
        </w:rPr>
      </w:pPr>
    </w:p>
    <w:p w14:paraId="68A201BB" w14:textId="77777777" w:rsidR="0002597A" w:rsidRDefault="0002597A" w:rsidP="00E168BF">
      <w:pPr>
        <w:ind w:firstLine="720"/>
        <w:rPr>
          <w:sz w:val="24"/>
        </w:rPr>
      </w:pPr>
    </w:p>
    <w:p w14:paraId="2A294458" w14:textId="77777777" w:rsidR="00E168BF" w:rsidRPr="00E168BF" w:rsidRDefault="00824C7D" w:rsidP="00E168BF">
      <w:pPr>
        <w:ind w:firstLine="720"/>
        <w:rPr>
          <w:sz w:val="24"/>
        </w:rPr>
      </w:pPr>
      <w:r>
        <w:rPr>
          <w:sz w:val="24"/>
        </w:rPr>
        <w:t>Прошу поставить следующее оборудование из Спецификации:</w:t>
      </w:r>
    </w:p>
    <w:p w14:paraId="0C2F9C8B" w14:textId="77777777" w:rsidR="00824C7D" w:rsidRPr="003251DA" w:rsidRDefault="00824C7D" w:rsidP="00FA50E6">
      <w:pPr>
        <w:tabs>
          <w:tab w:val="left" w:pos="3494"/>
          <w:tab w:val="left" w:pos="6750"/>
        </w:tabs>
        <w:rPr>
          <w:sz w:val="24"/>
        </w:r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"/>
        <w:gridCol w:w="949"/>
        <w:gridCol w:w="1738"/>
        <w:gridCol w:w="3816"/>
        <w:gridCol w:w="561"/>
        <w:gridCol w:w="567"/>
        <w:gridCol w:w="856"/>
        <w:gridCol w:w="1276"/>
      </w:tblGrid>
      <w:tr w:rsidR="00824C7D" w:rsidRPr="00C77EB2" w14:paraId="630F47BE" w14:textId="77777777" w:rsidTr="005819B9">
        <w:trPr>
          <w:trHeight w:val="480"/>
        </w:trPr>
        <w:tc>
          <w:tcPr>
            <w:tcW w:w="443" w:type="dxa"/>
            <w:vAlign w:val="center"/>
          </w:tcPr>
          <w:p w14:paraId="1995394B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№</w:t>
            </w:r>
          </w:p>
        </w:tc>
        <w:tc>
          <w:tcPr>
            <w:tcW w:w="949" w:type="dxa"/>
            <w:vAlign w:val="center"/>
          </w:tcPr>
          <w:p w14:paraId="0CC3BFF3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Артикул</w:t>
            </w:r>
          </w:p>
        </w:tc>
        <w:tc>
          <w:tcPr>
            <w:tcW w:w="1738" w:type="dxa"/>
            <w:vAlign w:val="center"/>
          </w:tcPr>
          <w:p w14:paraId="4CA78E9D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Наименование</w:t>
            </w:r>
          </w:p>
        </w:tc>
        <w:tc>
          <w:tcPr>
            <w:tcW w:w="3816" w:type="dxa"/>
            <w:vAlign w:val="center"/>
          </w:tcPr>
          <w:p w14:paraId="531705DC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Описание</w:t>
            </w:r>
          </w:p>
        </w:tc>
        <w:tc>
          <w:tcPr>
            <w:tcW w:w="561" w:type="dxa"/>
            <w:vAlign w:val="center"/>
          </w:tcPr>
          <w:p w14:paraId="3548A72F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Ед. изм.</w:t>
            </w:r>
          </w:p>
        </w:tc>
        <w:tc>
          <w:tcPr>
            <w:tcW w:w="567" w:type="dxa"/>
            <w:vAlign w:val="center"/>
          </w:tcPr>
          <w:p w14:paraId="3F427CE2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Кол-во</w:t>
            </w:r>
          </w:p>
        </w:tc>
        <w:tc>
          <w:tcPr>
            <w:tcW w:w="856" w:type="dxa"/>
            <w:vAlign w:val="center"/>
          </w:tcPr>
          <w:p w14:paraId="74BDB687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Цена за ед., в рублях</w:t>
            </w:r>
          </w:p>
        </w:tc>
        <w:tc>
          <w:tcPr>
            <w:tcW w:w="1276" w:type="dxa"/>
            <w:vAlign w:val="center"/>
          </w:tcPr>
          <w:p w14:paraId="2D103D60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Стоимость, в рублях</w:t>
            </w:r>
          </w:p>
        </w:tc>
      </w:tr>
      <w:tr w:rsidR="00824C7D" w:rsidRPr="003251DA" w14:paraId="10B528DF" w14:textId="77777777" w:rsidTr="005819B9">
        <w:trPr>
          <w:trHeight w:val="480"/>
        </w:trPr>
        <w:tc>
          <w:tcPr>
            <w:tcW w:w="443" w:type="dxa"/>
            <w:vAlign w:val="center"/>
          </w:tcPr>
          <w:p w14:paraId="5C4022E2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949" w:type="dxa"/>
            <w:vAlign w:val="center"/>
          </w:tcPr>
          <w:p w14:paraId="2387104B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1738" w:type="dxa"/>
            <w:vAlign w:val="center"/>
          </w:tcPr>
          <w:p w14:paraId="0F88DF12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3816" w:type="dxa"/>
            <w:vAlign w:val="center"/>
          </w:tcPr>
          <w:p w14:paraId="10E27681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561" w:type="dxa"/>
            <w:vAlign w:val="center"/>
          </w:tcPr>
          <w:p w14:paraId="5AE8F8D8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567" w:type="dxa"/>
            <w:vAlign w:val="center"/>
          </w:tcPr>
          <w:p w14:paraId="369F6956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6" w:type="dxa"/>
            <w:vAlign w:val="center"/>
          </w:tcPr>
          <w:p w14:paraId="1C98CD2E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D041562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</w:tr>
      <w:tr w:rsidR="00824C7D" w:rsidRPr="003251DA" w14:paraId="475A6DBB" w14:textId="77777777" w:rsidTr="005819B9">
        <w:trPr>
          <w:trHeight w:val="480"/>
        </w:trPr>
        <w:tc>
          <w:tcPr>
            <w:tcW w:w="443" w:type="dxa"/>
            <w:vAlign w:val="center"/>
          </w:tcPr>
          <w:p w14:paraId="10EDA571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949" w:type="dxa"/>
            <w:vAlign w:val="center"/>
          </w:tcPr>
          <w:p w14:paraId="07F09CE5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1738" w:type="dxa"/>
            <w:vAlign w:val="center"/>
          </w:tcPr>
          <w:p w14:paraId="34BFC38D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3816" w:type="dxa"/>
            <w:vAlign w:val="center"/>
          </w:tcPr>
          <w:p w14:paraId="3BBDC134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561" w:type="dxa"/>
            <w:vAlign w:val="center"/>
          </w:tcPr>
          <w:p w14:paraId="79A9BE94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567" w:type="dxa"/>
            <w:vAlign w:val="center"/>
          </w:tcPr>
          <w:p w14:paraId="00013A0B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6" w:type="dxa"/>
            <w:vAlign w:val="center"/>
          </w:tcPr>
          <w:p w14:paraId="4A1C584A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C73F3BD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</w:tr>
      <w:tr w:rsidR="00824C7D" w:rsidRPr="003251DA" w14:paraId="774452C8" w14:textId="77777777" w:rsidTr="005819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893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07121" w14:textId="77777777" w:rsidR="00824C7D" w:rsidRPr="003251DA" w:rsidRDefault="00824C7D" w:rsidP="005819B9">
            <w:pPr>
              <w:tabs>
                <w:tab w:val="num" w:pos="0"/>
              </w:tabs>
              <w:jc w:val="right"/>
              <w:rPr>
                <w:b/>
                <w:sz w:val="24"/>
              </w:rPr>
            </w:pPr>
            <w:r w:rsidRPr="003251DA">
              <w:rPr>
                <w:b/>
                <w:sz w:val="24"/>
              </w:rPr>
              <w:t>ИТОГО</w:t>
            </w:r>
            <w:r w:rsidR="00441758">
              <w:rPr>
                <w:b/>
                <w:sz w:val="24"/>
              </w:rPr>
              <w:t xml:space="preserve"> (с </w:t>
            </w:r>
            <w:r w:rsidR="00441758" w:rsidRPr="003251DA">
              <w:rPr>
                <w:b/>
                <w:sz w:val="24"/>
              </w:rPr>
              <w:t>НДС</w:t>
            </w:r>
            <w:r w:rsidR="00441758">
              <w:rPr>
                <w:b/>
                <w:sz w:val="24"/>
              </w:rPr>
              <w:t>)</w:t>
            </w:r>
            <w:r w:rsidRPr="003251DA">
              <w:rPr>
                <w:b/>
                <w:sz w:val="24"/>
              </w:rPr>
              <w:t>:</w:t>
            </w:r>
          </w:p>
          <w:p w14:paraId="2470E2CB" w14:textId="77777777" w:rsidR="00824C7D" w:rsidRPr="003251DA" w:rsidRDefault="00824C7D" w:rsidP="005819B9">
            <w:pPr>
              <w:tabs>
                <w:tab w:val="num" w:pos="0"/>
              </w:tabs>
              <w:jc w:val="right"/>
              <w:rPr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B95D7D" w14:textId="77777777" w:rsidR="00824C7D" w:rsidRPr="003251DA" w:rsidRDefault="00824C7D" w:rsidP="005819B9">
            <w:pPr>
              <w:tabs>
                <w:tab w:val="num" w:pos="0"/>
              </w:tabs>
              <w:jc w:val="right"/>
              <w:rPr>
                <w:b/>
                <w:sz w:val="24"/>
              </w:rPr>
            </w:pPr>
          </w:p>
        </w:tc>
      </w:tr>
    </w:tbl>
    <w:p w14:paraId="1328C2B6" w14:textId="77777777" w:rsidR="00493872" w:rsidRDefault="00493872" w:rsidP="00FA50E6">
      <w:pPr>
        <w:tabs>
          <w:tab w:val="left" w:pos="3494"/>
          <w:tab w:val="left" w:pos="6750"/>
        </w:tabs>
        <w:rPr>
          <w:sz w:val="24"/>
        </w:rPr>
      </w:pPr>
    </w:p>
    <w:p w14:paraId="1DC283EE" w14:textId="77777777" w:rsidR="00824C7D" w:rsidRDefault="00824C7D" w:rsidP="00FA50E6">
      <w:pPr>
        <w:tabs>
          <w:tab w:val="left" w:pos="3494"/>
          <w:tab w:val="left" w:pos="6750"/>
        </w:tabs>
        <w:rPr>
          <w:sz w:val="24"/>
        </w:rPr>
      </w:pPr>
      <w:r w:rsidRPr="003251DA">
        <w:rPr>
          <w:sz w:val="24"/>
        </w:rPr>
        <w:t>Итого за Оборудование: _____</w:t>
      </w:r>
      <w:proofErr w:type="gramStart"/>
      <w:r w:rsidRPr="003251DA">
        <w:rPr>
          <w:sz w:val="24"/>
        </w:rPr>
        <w:t>_</w:t>
      </w:r>
      <w:r w:rsidRPr="003251DA">
        <w:rPr>
          <w:b/>
          <w:sz w:val="24"/>
        </w:rPr>
        <w:t>,_</w:t>
      </w:r>
      <w:proofErr w:type="gramEnd"/>
      <w:r w:rsidRPr="003251DA">
        <w:rPr>
          <w:b/>
          <w:sz w:val="24"/>
        </w:rPr>
        <w:t>__</w:t>
      </w:r>
      <w:r w:rsidRPr="003251DA">
        <w:rPr>
          <w:sz w:val="24"/>
        </w:rPr>
        <w:t xml:space="preserve"> (_______________________ и </w:t>
      </w:r>
      <w:r>
        <w:rPr>
          <w:sz w:val="24"/>
        </w:rPr>
        <w:t>__</w:t>
      </w:r>
      <w:r w:rsidRPr="003251DA">
        <w:rPr>
          <w:sz w:val="24"/>
        </w:rPr>
        <w:t>/100)</w:t>
      </w:r>
      <w:r w:rsidRPr="003251DA">
        <w:rPr>
          <w:sz w:val="24"/>
          <w:szCs w:val="24"/>
        </w:rPr>
        <w:t xml:space="preserve"> рублей</w:t>
      </w:r>
      <w:r w:rsidRPr="003251DA">
        <w:rPr>
          <w:sz w:val="24"/>
        </w:rPr>
        <w:t xml:space="preserve">, </w:t>
      </w:r>
      <w:r w:rsidR="00441758">
        <w:rPr>
          <w:sz w:val="24"/>
        </w:rPr>
        <w:t xml:space="preserve">включая </w:t>
      </w:r>
      <w:r w:rsidRPr="003251DA">
        <w:rPr>
          <w:sz w:val="24"/>
        </w:rPr>
        <w:t>НДС 18%.</w:t>
      </w:r>
    </w:p>
    <w:p w14:paraId="4A4C03B2" w14:textId="77777777" w:rsidR="00824C7D" w:rsidRDefault="00824C7D" w:rsidP="00FA50E6">
      <w:pPr>
        <w:tabs>
          <w:tab w:val="left" w:pos="3494"/>
          <w:tab w:val="left" w:pos="6750"/>
        </w:tabs>
        <w:rPr>
          <w:sz w:val="24"/>
        </w:rPr>
      </w:pPr>
      <w:r>
        <w:rPr>
          <w:sz w:val="24"/>
        </w:rPr>
        <w:t>Срок поставки: ___________________________.</w:t>
      </w:r>
    </w:p>
    <w:p w14:paraId="6136B361" w14:textId="77777777" w:rsidR="00824C7D" w:rsidRDefault="00824C7D" w:rsidP="00FA50E6">
      <w:pPr>
        <w:tabs>
          <w:tab w:val="left" w:pos="3494"/>
          <w:tab w:val="left" w:pos="6750"/>
        </w:tabs>
        <w:rPr>
          <w:sz w:val="24"/>
        </w:rPr>
      </w:pPr>
      <w:r>
        <w:rPr>
          <w:sz w:val="24"/>
        </w:rPr>
        <w:t>Адрес доставки: _____________________________________________________________________ (индекс, область, город, район, поселение, улица, номер дома, номер офиса, иное).</w:t>
      </w:r>
    </w:p>
    <w:p w14:paraId="0A8C89C7" w14:textId="77777777" w:rsidR="00824C7D" w:rsidRDefault="00824C7D" w:rsidP="00FA50E6">
      <w:pPr>
        <w:tabs>
          <w:tab w:val="left" w:pos="3494"/>
          <w:tab w:val="left" w:pos="6750"/>
        </w:tabs>
        <w:rPr>
          <w:sz w:val="24"/>
        </w:rPr>
      </w:pPr>
      <w:r>
        <w:rPr>
          <w:sz w:val="24"/>
        </w:rPr>
        <w:t>Принимающее лицо: ____________________________</w:t>
      </w:r>
      <w:proofErr w:type="gramStart"/>
      <w:r>
        <w:rPr>
          <w:sz w:val="24"/>
        </w:rPr>
        <w:t>_(</w:t>
      </w:r>
      <w:proofErr w:type="gramEnd"/>
      <w:r>
        <w:rPr>
          <w:sz w:val="24"/>
        </w:rPr>
        <w:t>должность, ФИО, реквизиты доверенности на получение оборудования).</w:t>
      </w:r>
    </w:p>
    <w:p w14:paraId="4C8E3C3B" w14:textId="77777777" w:rsidR="00824C7D" w:rsidRDefault="00824C7D" w:rsidP="00FA50E6">
      <w:pPr>
        <w:tabs>
          <w:tab w:val="left" w:pos="3494"/>
          <w:tab w:val="left" w:pos="6750"/>
        </w:tabs>
        <w:rPr>
          <w:sz w:val="24"/>
        </w:rPr>
      </w:pPr>
      <w:r>
        <w:rPr>
          <w:sz w:val="24"/>
        </w:rPr>
        <w:t>Дополнительная информация: _________________________________________________________</w:t>
      </w:r>
    </w:p>
    <w:p w14:paraId="07A99255" w14:textId="77777777" w:rsidR="000C256D" w:rsidRDefault="000C256D" w:rsidP="00FA50E6">
      <w:pPr>
        <w:tabs>
          <w:tab w:val="left" w:pos="3494"/>
          <w:tab w:val="left" w:pos="6750"/>
        </w:tabs>
        <w:rPr>
          <w:sz w:val="24"/>
        </w:rPr>
      </w:pPr>
    </w:p>
    <w:p w14:paraId="0F5F73C4" w14:textId="77777777" w:rsidR="000C256D" w:rsidRDefault="000C256D" w:rsidP="00FA50E6">
      <w:pPr>
        <w:tabs>
          <w:tab w:val="left" w:pos="3494"/>
          <w:tab w:val="left" w:pos="6750"/>
        </w:tabs>
        <w:rPr>
          <w:sz w:val="24"/>
        </w:rPr>
      </w:pPr>
    </w:p>
    <w:p w14:paraId="5BE8D21C" w14:textId="77777777" w:rsidR="000C256D" w:rsidRPr="003251DA" w:rsidRDefault="000C256D" w:rsidP="00FA50E6">
      <w:pPr>
        <w:tabs>
          <w:tab w:val="left" w:pos="3494"/>
          <w:tab w:val="left" w:pos="6750"/>
        </w:tabs>
        <w:rPr>
          <w:sz w:val="24"/>
        </w:rPr>
      </w:pPr>
    </w:p>
    <w:p w14:paraId="0DD166F3" w14:textId="77777777" w:rsidR="00824C7D" w:rsidRPr="003251DA" w:rsidRDefault="00824C7D" w:rsidP="00FA50E6">
      <w:pPr>
        <w:tabs>
          <w:tab w:val="left" w:pos="3494"/>
          <w:tab w:val="left" w:pos="6750"/>
        </w:tabs>
        <w:rPr>
          <w:sz w:val="24"/>
        </w:rPr>
      </w:pPr>
    </w:p>
    <w:p w14:paraId="35672589" w14:textId="77777777" w:rsidR="00824C7D" w:rsidRDefault="00824C7D" w:rsidP="00C77EB2">
      <w:pPr>
        <w:suppressAutoHyphens/>
        <w:spacing w:before="120"/>
        <w:ind w:left="4536"/>
      </w:pPr>
      <w:r>
        <w:t xml:space="preserve"> </w:t>
      </w:r>
    </w:p>
    <w:sectPr w:rsidR="00824C7D" w:rsidSect="00383F68">
      <w:headerReference w:type="default" r:id="rId8"/>
      <w:footerReference w:type="default" r:id="rId9"/>
      <w:pgSz w:w="11906" w:h="16838"/>
      <w:pgMar w:top="567" w:right="567" w:bottom="567" w:left="1134" w:header="720" w:footer="6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A38AB" w14:textId="77777777" w:rsidR="005A66DE" w:rsidRDefault="005A66DE">
      <w:r>
        <w:separator/>
      </w:r>
    </w:p>
  </w:endnote>
  <w:endnote w:type="continuationSeparator" w:id="0">
    <w:p w14:paraId="35621ED1" w14:textId="77777777" w:rsidR="005A66DE" w:rsidRDefault="005A6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CYR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DL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E9FA6" w14:textId="7404937F" w:rsidR="00393D7E" w:rsidRPr="00555EBE" w:rsidRDefault="00393D7E" w:rsidP="00555EBE">
    <w:pPr>
      <w:pStyle w:val="aa"/>
      <w:rPr>
        <w:rPrChange w:id="166" w:author="7Я" w:date="2026-01-03T11:04:00Z">
          <w:rPr>
            <w:i/>
            <w:iCs/>
            <w:caps/>
            <w:sz w:val="16"/>
            <w:szCs w:val="16"/>
            <w:lang w:val="en-US"/>
          </w:rPr>
        </w:rPrChange>
      </w:rPr>
      <w:pPrChange w:id="167" w:author="7Я" w:date="2026-01-03T11:04:00Z">
        <w:pPr>
          <w:pStyle w:val="aa"/>
          <w:shd w:val="pct10" w:color="000000" w:fill="auto"/>
          <w:spacing w:before="120"/>
          <w:jc w:val="both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7EA8C" w14:textId="77777777" w:rsidR="005A66DE" w:rsidRDefault="005A66DE">
      <w:r>
        <w:separator/>
      </w:r>
    </w:p>
  </w:footnote>
  <w:footnote w:type="continuationSeparator" w:id="0">
    <w:p w14:paraId="0B85EA76" w14:textId="77777777" w:rsidR="005A66DE" w:rsidRDefault="005A6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41504" w14:textId="386CA4E2" w:rsidR="00393D7E" w:rsidRDefault="00393D7E" w:rsidP="0053534A">
    <w:pPr>
      <w:pStyle w:val="a8"/>
      <w:tabs>
        <w:tab w:val="clear" w:pos="4153"/>
        <w:tab w:val="clear" w:pos="8306"/>
      </w:tabs>
      <w:spacing w:before="12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293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484685"/>
    <w:multiLevelType w:val="singleLevel"/>
    <w:tmpl w:val="6AB05922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EC1A62"/>
    <w:multiLevelType w:val="multilevel"/>
    <w:tmpl w:val="D67031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i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24"/>
        <w:szCs w:val="24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  <w:szCs w:val="24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  <w:szCs w:val="24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  <w:szCs w:val="24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4"/>
        <w:szCs w:val="24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4"/>
        <w:szCs w:val="24"/>
      </w:rPr>
    </w:lvl>
  </w:abstractNum>
  <w:abstractNum w:abstractNumId="3" w15:restartNumberingAfterBreak="0">
    <w:nsid w:val="1290572A"/>
    <w:multiLevelType w:val="multilevel"/>
    <w:tmpl w:val="9B2A25F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5.%2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cs="Times New Roman" w:hint="default"/>
      </w:rPr>
    </w:lvl>
  </w:abstractNum>
  <w:abstractNum w:abstractNumId="4" w15:restartNumberingAfterBreak="0">
    <w:nsid w:val="19B72E78"/>
    <w:multiLevelType w:val="multilevel"/>
    <w:tmpl w:val="3668B5F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" w15:restartNumberingAfterBreak="0">
    <w:nsid w:val="1FAB1097"/>
    <w:multiLevelType w:val="multilevel"/>
    <w:tmpl w:val="217271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2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2">
      <w:start w:val="1"/>
      <w:numFmt w:val="decimal"/>
      <w:isLgl/>
      <w:lvlText w:val="%2.1..%3.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24"/>
        <w:szCs w:val="24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  <w:szCs w:val="24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  <w:szCs w:val="24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  <w:szCs w:val="24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4"/>
        <w:szCs w:val="24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4"/>
        <w:szCs w:val="24"/>
      </w:rPr>
    </w:lvl>
  </w:abstractNum>
  <w:abstractNum w:abstractNumId="6" w15:restartNumberingAfterBreak="0">
    <w:nsid w:val="20A503EC"/>
    <w:multiLevelType w:val="hybridMultilevel"/>
    <w:tmpl w:val="096018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30A3077A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16"/>
        </w:tabs>
        <w:ind w:left="71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8" w15:restartNumberingAfterBreak="0">
    <w:nsid w:val="31235B9C"/>
    <w:multiLevelType w:val="hybridMultilevel"/>
    <w:tmpl w:val="096018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31A25703"/>
    <w:multiLevelType w:val="multilevel"/>
    <w:tmpl w:val="A6C434B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54"/>
        </w:tabs>
        <w:ind w:left="454" w:hanging="454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0" w15:restartNumberingAfterBreak="0">
    <w:nsid w:val="33382526"/>
    <w:multiLevelType w:val="multilevel"/>
    <w:tmpl w:val="B67076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  <w:b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i w:val="0"/>
      </w:rPr>
    </w:lvl>
  </w:abstractNum>
  <w:abstractNum w:abstractNumId="11" w15:restartNumberingAfterBreak="0">
    <w:nsid w:val="366163A9"/>
    <w:multiLevelType w:val="multilevel"/>
    <w:tmpl w:val="3760B050"/>
    <w:lvl w:ilvl="0">
      <w:start w:val="1"/>
      <w:numFmt w:val="decimal"/>
      <w:lvlText w:val="%1."/>
      <w:lvlJc w:val="left"/>
      <w:pPr>
        <w:ind w:left="570" w:hanging="570"/>
      </w:pPr>
      <w:rPr>
        <w:rFonts w:ascii="Courier New" w:hAnsi="Courier New" w:cs="Courier New" w:hint="default"/>
      </w:rPr>
    </w:lvl>
    <w:lvl w:ilvl="1">
      <w:start w:val="2"/>
      <w:numFmt w:val="decimal"/>
      <w:lvlText w:val="%1.%2."/>
      <w:lvlJc w:val="left"/>
      <w:pPr>
        <w:ind w:left="1361" w:hanging="57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2302" w:hanging="72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3093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4244" w:hanging="108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5035" w:hanging="108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6186" w:hanging="1440"/>
      </w:pPr>
      <w:rPr>
        <w:rFonts w:ascii="Courier New" w:hAnsi="Courier New" w:cs="Courier New" w:hint="default"/>
      </w:rPr>
    </w:lvl>
    <w:lvl w:ilvl="7">
      <w:start w:val="1"/>
      <w:numFmt w:val="decimal"/>
      <w:lvlText w:val="%1.%2.%3.%4.%5.%6.%7.%8."/>
      <w:lvlJc w:val="left"/>
      <w:pPr>
        <w:ind w:left="6977" w:hanging="1440"/>
      </w:pPr>
      <w:rPr>
        <w:rFonts w:ascii="Courier New" w:hAnsi="Courier New" w:cs="Courier New" w:hint="default"/>
      </w:rPr>
    </w:lvl>
    <w:lvl w:ilvl="8">
      <w:start w:val="1"/>
      <w:numFmt w:val="decimal"/>
      <w:lvlText w:val="%1.%2.%3.%4.%5.%6.%7.%8.%9."/>
      <w:lvlJc w:val="left"/>
      <w:pPr>
        <w:ind w:left="8128" w:hanging="1800"/>
      </w:pPr>
      <w:rPr>
        <w:rFonts w:ascii="Courier New" w:hAnsi="Courier New" w:cs="Courier New" w:hint="default"/>
      </w:rPr>
    </w:lvl>
  </w:abstractNum>
  <w:abstractNum w:abstractNumId="12" w15:restartNumberingAfterBreak="0">
    <w:nsid w:val="39D44800"/>
    <w:multiLevelType w:val="multilevel"/>
    <w:tmpl w:val="E66C7ECE"/>
    <w:lvl w:ilvl="0">
      <w:start w:val="1"/>
      <w:numFmt w:val="bullet"/>
      <w:pStyle w:val="a0"/>
      <w:lvlText w:val=""/>
      <w:lvlJc w:val="left"/>
      <w:pPr>
        <w:tabs>
          <w:tab w:val="num" w:pos="717"/>
        </w:tabs>
        <w:ind w:left="680" w:hanging="32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1C1BA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64DE6099"/>
    <w:multiLevelType w:val="hybridMultilevel"/>
    <w:tmpl w:val="3C1EB07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6FC94B8C"/>
    <w:multiLevelType w:val="multilevel"/>
    <w:tmpl w:val="37DAF31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6.%2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cs="Times New Roman" w:hint="default"/>
      </w:rPr>
    </w:lvl>
  </w:abstractNum>
  <w:abstractNum w:abstractNumId="16" w15:restartNumberingAfterBreak="0">
    <w:nsid w:val="78B80D37"/>
    <w:multiLevelType w:val="multilevel"/>
    <w:tmpl w:val="6D68C7C6"/>
    <w:lvl w:ilvl="0">
      <w:start w:val="8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630"/>
        </w:tabs>
        <w:ind w:left="630" w:hanging="63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7" w15:restartNumberingAfterBreak="0">
    <w:nsid w:val="79A336D4"/>
    <w:multiLevelType w:val="hybridMultilevel"/>
    <w:tmpl w:val="3D2AC7C0"/>
    <w:lvl w:ilvl="0" w:tplc="0419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7C3D007A"/>
    <w:multiLevelType w:val="multilevel"/>
    <w:tmpl w:val="5B4A78E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cs="Times New Roman" w:hint="default"/>
      </w:rPr>
    </w:lvl>
  </w:abstractNum>
  <w:num w:numId="1" w16cid:durableId="1766076585">
    <w:abstractNumId w:val="9"/>
  </w:num>
  <w:num w:numId="2" w16cid:durableId="1692952007">
    <w:abstractNumId w:val="12"/>
  </w:num>
  <w:num w:numId="3" w16cid:durableId="1432043489">
    <w:abstractNumId w:val="2"/>
  </w:num>
  <w:num w:numId="4" w16cid:durableId="790171045">
    <w:abstractNumId w:val="5"/>
  </w:num>
  <w:num w:numId="5" w16cid:durableId="111094541">
    <w:abstractNumId w:val="13"/>
  </w:num>
  <w:num w:numId="6" w16cid:durableId="1379234498">
    <w:abstractNumId w:val="0"/>
  </w:num>
  <w:num w:numId="7" w16cid:durableId="1787695391">
    <w:abstractNumId w:val="18"/>
  </w:num>
  <w:num w:numId="8" w16cid:durableId="317735527">
    <w:abstractNumId w:val="3"/>
  </w:num>
  <w:num w:numId="9" w16cid:durableId="2051496264">
    <w:abstractNumId w:val="15"/>
  </w:num>
  <w:num w:numId="10" w16cid:durableId="369960413">
    <w:abstractNumId w:val="14"/>
  </w:num>
  <w:num w:numId="11" w16cid:durableId="827861094">
    <w:abstractNumId w:val="17"/>
  </w:num>
  <w:num w:numId="12" w16cid:durableId="561985072">
    <w:abstractNumId w:val="4"/>
  </w:num>
  <w:num w:numId="13" w16cid:durableId="1190492711">
    <w:abstractNumId w:val="16"/>
  </w:num>
  <w:num w:numId="14" w16cid:durableId="1675305577">
    <w:abstractNumId w:val="1"/>
  </w:num>
  <w:num w:numId="15" w16cid:durableId="595401945">
    <w:abstractNumId w:val="6"/>
  </w:num>
  <w:num w:numId="16" w16cid:durableId="713313707">
    <w:abstractNumId w:val="10"/>
  </w:num>
  <w:num w:numId="17" w16cid:durableId="1706254709">
    <w:abstractNumId w:val="7"/>
  </w:num>
  <w:num w:numId="18" w16cid:durableId="1306281932">
    <w:abstractNumId w:val="11"/>
  </w:num>
  <w:num w:numId="19" w16cid:durableId="1966038502">
    <w:abstractNumId w:val="8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7Я">
    <w15:presenceInfo w15:providerId="None" w15:userId="7Я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397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E2E"/>
    <w:rsid w:val="00014228"/>
    <w:rsid w:val="000165CD"/>
    <w:rsid w:val="0002597A"/>
    <w:rsid w:val="000312DD"/>
    <w:rsid w:val="00031606"/>
    <w:rsid w:val="00031B25"/>
    <w:rsid w:val="0003745A"/>
    <w:rsid w:val="00045927"/>
    <w:rsid w:val="00054844"/>
    <w:rsid w:val="0008190C"/>
    <w:rsid w:val="000826D8"/>
    <w:rsid w:val="00085880"/>
    <w:rsid w:val="000B06A3"/>
    <w:rsid w:val="000B12C5"/>
    <w:rsid w:val="000C1B57"/>
    <w:rsid w:val="000C256D"/>
    <w:rsid w:val="000D2BA6"/>
    <w:rsid w:val="000D2DCF"/>
    <w:rsid w:val="000F4798"/>
    <w:rsid w:val="000F7815"/>
    <w:rsid w:val="00105048"/>
    <w:rsid w:val="00136915"/>
    <w:rsid w:val="001402AA"/>
    <w:rsid w:val="00152DD3"/>
    <w:rsid w:val="0015510B"/>
    <w:rsid w:val="0017371C"/>
    <w:rsid w:val="00175E0F"/>
    <w:rsid w:val="0017736B"/>
    <w:rsid w:val="00187BD6"/>
    <w:rsid w:val="001908E2"/>
    <w:rsid w:val="0019604D"/>
    <w:rsid w:val="001C4F70"/>
    <w:rsid w:val="001E08CA"/>
    <w:rsid w:val="001F3509"/>
    <w:rsid w:val="001F4353"/>
    <w:rsid w:val="00205C0D"/>
    <w:rsid w:val="00215442"/>
    <w:rsid w:val="00237597"/>
    <w:rsid w:val="00246ED5"/>
    <w:rsid w:val="002556DD"/>
    <w:rsid w:val="00256D80"/>
    <w:rsid w:val="00260289"/>
    <w:rsid w:val="00267707"/>
    <w:rsid w:val="00267FC7"/>
    <w:rsid w:val="002816B9"/>
    <w:rsid w:val="00287829"/>
    <w:rsid w:val="002929F0"/>
    <w:rsid w:val="002A10E8"/>
    <w:rsid w:val="002A7831"/>
    <w:rsid w:val="002B21D2"/>
    <w:rsid w:val="002B4BE5"/>
    <w:rsid w:val="002C3FB0"/>
    <w:rsid w:val="002F18A6"/>
    <w:rsid w:val="00301DCC"/>
    <w:rsid w:val="003030AA"/>
    <w:rsid w:val="00311158"/>
    <w:rsid w:val="00314405"/>
    <w:rsid w:val="003238AB"/>
    <w:rsid w:val="003251DA"/>
    <w:rsid w:val="00332AA2"/>
    <w:rsid w:val="00337482"/>
    <w:rsid w:val="003416C0"/>
    <w:rsid w:val="00344698"/>
    <w:rsid w:val="00366EA1"/>
    <w:rsid w:val="003673C8"/>
    <w:rsid w:val="003721BF"/>
    <w:rsid w:val="00377C84"/>
    <w:rsid w:val="00382F9E"/>
    <w:rsid w:val="00383484"/>
    <w:rsid w:val="00383F68"/>
    <w:rsid w:val="003917C5"/>
    <w:rsid w:val="00393D7E"/>
    <w:rsid w:val="003A1BA5"/>
    <w:rsid w:val="003A3A6D"/>
    <w:rsid w:val="003C41D1"/>
    <w:rsid w:val="003C7ED0"/>
    <w:rsid w:val="003E180F"/>
    <w:rsid w:val="003E3060"/>
    <w:rsid w:val="003E32CF"/>
    <w:rsid w:val="00401A71"/>
    <w:rsid w:val="004038B0"/>
    <w:rsid w:val="00427368"/>
    <w:rsid w:val="0044090B"/>
    <w:rsid w:val="00441758"/>
    <w:rsid w:val="00456078"/>
    <w:rsid w:val="00467CE0"/>
    <w:rsid w:val="004717EC"/>
    <w:rsid w:val="00472AB2"/>
    <w:rsid w:val="00486D76"/>
    <w:rsid w:val="00493872"/>
    <w:rsid w:val="0049745D"/>
    <w:rsid w:val="004A543B"/>
    <w:rsid w:val="004B5E8D"/>
    <w:rsid w:val="004C02C2"/>
    <w:rsid w:val="004C1D58"/>
    <w:rsid w:val="004C305B"/>
    <w:rsid w:val="004F30DB"/>
    <w:rsid w:val="004F3323"/>
    <w:rsid w:val="005035A5"/>
    <w:rsid w:val="00505773"/>
    <w:rsid w:val="00510706"/>
    <w:rsid w:val="00513FE4"/>
    <w:rsid w:val="00515B30"/>
    <w:rsid w:val="00516033"/>
    <w:rsid w:val="00517DB7"/>
    <w:rsid w:val="00522392"/>
    <w:rsid w:val="0052727A"/>
    <w:rsid w:val="00532D50"/>
    <w:rsid w:val="0053534A"/>
    <w:rsid w:val="005357CE"/>
    <w:rsid w:val="00555EBE"/>
    <w:rsid w:val="00562717"/>
    <w:rsid w:val="005715FC"/>
    <w:rsid w:val="005742C6"/>
    <w:rsid w:val="005819B9"/>
    <w:rsid w:val="005A66DE"/>
    <w:rsid w:val="005B4F7B"/>
    <w:rsid w:val="005C4495"/>
    <w:rsid w:val="005D1E2F"/>
    <w:rsid w:val="005D4E71"/>
    <w:rsid w:val="005E3620"/>
    <w:rsid w:val="005E7AE6"/>
    <w:rsid w:val="006118BB"/>
    <w:rsid w:val="00611CD8"/>
    <w:rsid w:val="00627492"/>
    <w:rsid w:val="006440DF"/>
    <w:rsid w:val="00650F2E"/>
    <w:rsid w:val="00662D12"/>
    <w:rsid w:val="00662EF9"/>
    <w:rsid w:val="006669B6"/>
    <w:rsid w:val="0067315E"/>
    <w:rsid w:val="00673729"/>
    <w:rsid w:val="00687AD9"/>
    <w:rsid w:val="006A1F60"/>
    <w:rsid w:val="006A4361"/>
    <w:rsid w:val="006A588E"/>
    <w:rsid w:val="006A6AD0"/>
    <w:rsid w:val="006A6D5B"/>
    <w:rsid w:val="006C6DB2"/>
    <w:rsid w:val="006C6EF5"/>
    <w:rsid w:val="006C6FB0"/>
    <w:rsid w:val="006D0C99"/>
    <w:rsid w:val="006D2E65"/>
    <w:rsid w:val="007007FC"/>
    <w:rsid w:val="007235E0"/>
    <w:rsid w:val="00724571"/>
    <w:rsid w:val="00732949"/>
    <w:rsid w:val="00733CA3"/>
    <w:rsid w:val="00744364"/>
    <w:rsid w:val="00747E3E"/>
    <w:rsid w:val="007509B1"/>
    <w:rsid w:val="007626A2"/>
    <w:rsid w:val="0077486C"/>
    <w:rsid w:val="007A13FC"/>
    <w:rsid w:val="007B3028"/>
    <w:rsid w:val="007B4746"/>
    <w:rsid w:val="007B605F"/>
    <w:rsid w:val="007D691F"/>
    <w:rsid w:val="007E65E9"/>
    <w:rsid w:val="007F36F2"/>
    <w:rsid w:val="007F39D9"/>
    <w:rsid w:val="00824405"/>
    <w:rsid w:val="00824C7D"/>
    <w:rsid w:val="0082509B"/>
    <w:rsid w:val="00833E83"/>
    <w:rsid w:val="00842E36"/>
    <w:rsid w:val="008453BA"/>
    <w:rsid w:val="008630A4"/>
    <w:rsid w:val="00871B2C"/>
    <w:rsid w:val="0088091D"/>
    <w:rsid w:val="008827FA"/>
    <w:rsid w:val="00894B1A"/>
    <w:rsid w:val="00894F37"/>
    <w:rsid w:val="008A7EF8"/>
    <w:rsid w:val="008C07B6"/>
    <w:rsid w:val="008E1662"/>
    <w:rsid w:val="008E370F"/>
    <w:rsid w:val="008E4A66"/>
    <w:rsid w:val="008F0808"/>
    <w:rsid w:val="008F18E9"/>
    <w:rsid w:val="008F6C65"/>
    <w:rsid w:val="009059D8"/>
    <w:rsid w:val="00912FB3"/>
    <w:rsid w:val="009139A0"/>
    <w:rsid w:val="0092473F"/>
    <w:rsid w:val="00927E2A"/>
    <w:rsid w:val="009338C5"/>
    <w:rsid w:val="009365A9"/>
    <w:rsid w:val="00943F8C"/>
    <w:rsid w:val="00950150"/>
    <w:rsid w:val="009657D0"/>
    <w:rsid w:val="009A56B1"/>
    <w:rsid w:val="009A6273"/>
    <w:rsid w:val="009C0226"/>
    <w:rsid w:val="009C29A1"/>
    <w:rsid w:val="009E25E3"/>
    <w:rsid w:val="009F33E1"/>
    <w:rsid w:val="00A05F24"/>
    <w:rsid w:val="00A1208F"/>
    <w:rsid w:val="00A16B96"/>
    <w:rsid w:val="00A202DC"/>
    <w:rsid w:val="00A2598E"/>
    <w:rsid w:val="00A40911"/>
    <w:rsid w:val="00A40D8B"/>
    <w:rsid w:val="00A43277"/>
    <w:rsid w:val="00A6023C"/>
    <w:rsid w:val="00A90803"/>
    <w:rsid w:val="00A95B71"/>
    <w:rsid w:val="00AB2B12"/>
    <w:rsid w:val="00AC454C"/>
    <w:rsid w:val="00AC71DE"/>
    <w:rsid w:val="00AD0B96"/>
    <w:rsid w:val="00AD385B"/>
    <w:rsid w:val="00AD7461"/>
    <w:rsid w:val="00AE176F"/>
    <w:rsid w:val="00AE2B52"/>
    <w:rsid w:val="00AF231D"/>
    <w:rsid w:val="00AF51ED"/>
    <w:rsid w:val="00B01A8F"/>
    <w:rsid w:val="00B139B7"/>
    <w:rsid w:val="00B30C69"/>
    <w:rsid w:val="00B50A4F"/>
    <w:rsid w:val="00B65BC9"/>
    <w:rsid w:val="00B800BD"/>
    <w:rsid w:val="00B85679"/>
    <w:rsid w:val="00B90DB7"/>
    <w:rsid w:val="00BA184A"/>
    <w:rsid w:val="00BA2C3C"/>
    <w:rsid w:val="00BA550B"/>
    <w:rsid w:val="00BB6653"/>
    <w:rsid w:val="00BB6B14"/>
    <w:rsid w:val="00BB6DB5"/>
    <w:rsid w:val="00BB752E"/>
    <w:rsid w:val="00BC496F"/>
    <w:rsid w:val="00BD0F39"/>
    <w:rsid w:val="00BD31A1"/>
    <w:rsid w:val="00BE2485"/>
    <w:rsid w:val="00BE3FE2"/>
    <w:rsid w:val="00BE57D5"/>
    <w:rsid w:val="00C124A3"/>
    <w:rsid w:val="00C16599"/>
    <w:rsid w:val="00C343AD"/>
    <w:rsid w:val="00C41704"/>
    <w:rsid w:val="00C437BA"/>
    <w:rsid w:val="00C46929"/>
    <w:rsid w:val="00C55F51"/>
    <w:rsid w:val="00C70DF6"/>
    <w:rsid w:val="00C77EB2"/>
    <w:rsid w:val="00C80F4E"/>
    <w:rsid w:val="00C94E2E"/>
    <w:rsid w:val="00C94E73"/>
    <w:rsid w:val="00C97926"/>
    <w:rsid w:val="00CA3574"/>
    <w:rsid w:val="00CC179B"/>
    <w:rsid w:val="00CC60DD"/>
    <w:rsid w:val="00CE0192"/>
    <w:rsid w:val="00CE38C2"/>
    <w:rsid w:val="00CF25C5"/>
    <w:rsid w:val="00D16018"/>
    <w:rsid w:val="00D220D2"/>
    <w:rsid w:val="00D22534"/>
    <w:rsid w:val="00D2446D"/>
    <w:rsid w:val="00D33C46"/>
    <w:rsid w:val="00D46A3D"/>
    <w:rsid w:val="00D47636"/>
    <w:rsid w:val="00D56430"/>
    <w:rsid w:val="00D57B1F"/>
    <w:rsid w:val="00D615E4"/>
    <w:rsid w:val="00D62801"/>
    <w:rsid w:val="00D752E7"/>
    <w:rsid w:val="00D75CF5"/>
    <w:rsid w:val="00D96FF2"/>
    <w:rsid w:val="00DA0328"/>
    <w:rsid w:val="00DB4B30"/>
    <w:rsid w:val="00DC37FF"/>
    <w:rsid w:val="00DD0329"/>
    <w:rsid w:val="00DD11E1"/>
    <w:rsid w:val="00DD6357"/>
    <w:rsid w:val="00DF6122"/>
    <w:rsid w:val="00DF7C22"/>
    <w:rsid w:val="00E0295B"/>
    <w:rsid w:val="00E168BF"/>
    <w:rsid w:val="00E17951"/>
    <w:rsid w:val="00E2636A"/>
    <w:rsid w:val="00E31562"/>
    <w:rsid w:val="00E4372B"/>
    <w:rsid w:val="00E56755"/>
    <w:rsid w:val="00E5764E"/>
    <w:rsid w:val="00E62ACD"/>
    <w:rsid w:val="00E62E7D"/>
    <w:rsid w:val="00E70618"/>
    <w:rsid w:val="00E74A88"/>
    <w:rsid w:val="00E802E3"/>
    <w:rsid w:val="00E83C4F"/>
    <w:rsid w:val="00E84849"/>
    <w:rsid w:val="00E871BE"/>
    <w:rsid w:val="00E9039F"/>
    <w:rsid w:val="00EB7669"/>
    <w:rsid w:val="00EC4C43"/>
    <w:rsid w:val="00ED59AA"/>
    <w:rsid w:val="00EE4994"/>
    <w:rsid w:val="00F059D4"/>
    <w:rsid w:val="00F1230A"/>
    <w:rsid w:val="00F24804"/>
    <w:rsid w:val="00F542DC"/>
    <w:rsid w:val="00F72C95"/>
    <w:rsid w:val="00F775A4"/>
    <w:rsid w:val="00F85FA5"/>
    <w:rsid w:val="00F97FE6"/>
    <w:rsid w:val="00FA50E6"/>
    <w:rsid w:val="00FB1DE8"/>
    <w:rsid w:val="00FC1C66"/>
    <w:rsid w:val="00FC27EC"/>
    <w:rsid w:val="00FC6090"/>
    <w:rsid w:val="00FD10C1"/>
    <w:rsid w:val="00FD2A25"/>
    <w:rsid w:val="00FD6ECC"/>
    <w:rsid w:val="00FD795D"/>
    <w:rsid w:val="00FD7F49"/>
    <w:rsid w:val="00FF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1228F78"/>
  <w15:docId w15:val="{3BC0ECED-BC13-411E-94D5-9B8BB293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7371C"/>
    <w:pPr>
      <w:autoSpaceDE w:val="0"/>
      <w:autoSpaceDN w:val="0"/>
    </w:pPr>
    <w:rPr>
      <w:sz w:val="20"/>
      <w:szCs w:val="20"/>
    </w:rPr>
  </w:style>
  <w:style w:type="paragraph" w:styleId="1">
    <w:name w:val="heading 1"/>
    <w:basedOn w:val="a1"/>
    <w:next w:val="a1"/>
    <w:link w:val="10"/>
    <w:uiPriority w:val="99"/>
    <w:qFormat/>
    <w:rsid w:val="0017371C"/>
    <w:pPr>
      <w:keepNext/>
      <w:spacing w:before="360"/>
      <w:jc w:val="right"/>
      <w:outlineLvl w:val="0"/>
    </w:pPr>
    <w:rPr>
      <w:b/>
      <w:bCs/>
    </w:rPr>
  </w:style>
  <w:style w:type="paragraph" w:styleId="2">
    <w:name w:val="heading 2"/>
    <w:basedOn w:val="a1"/>
    <w:next w:val="a1"/>
    <w:link w:val="20"/>
    <w:uiPriority w:val="99"/>
    <w:qFormat/>
    <w:rsid w:val="0017371C"/>
    <w:pPr>
      <w:keepNext/>
      <w:autoSpaceDE/>
      <w:autoSpaceDN/>
      <w:outlineLvl w:val="1"/>
    </w:pPr>
    <w:rPr>
      <w:rFonts w:ascii="Arial" w:hAnsi="Arial" w:cs="Arial"/>
      <w:i/>
      <w:iCs/>
    </w:rPr>
  </w:style>
  <w:style w:type="paragraph" w:styleId="3">
    <w:name w:val="heading 3"/>
    <w:basedOn w:val="a1"/>
    <w:next w:val="a1"/>
    <w:link w:val="30"/>
    <w:uiPriority w:val="99"/>
    <w:qFormat/>
    <w:rsid w:val="0017371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9"/>
    <w:qFormat/>
    <w:rsid w:val="0017371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link w:val="50"/>
    <w:uiPriority w:val="99"/>
    <w:qFormat/>
    <w:rsid w:val="0017371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9"/>
    <w:qFormat/>
    <w:rsid w:val="0017371C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iPriority w:val="99"/>
    <w:qFormat/>
    <w:rsid w:val="0017371C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link w:val="80"/>
    <w:uiPriority w:val="99"/>
    <w:qFormat/>
    <w:rsid w:val="0017371C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link w:val="90"/>
    <w:uiPriority w:val="99"/>
    <w:qFormat/>
    <w:rsid w:val="0017371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4735AD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semiHidden/>
    <w:rsid w:val="004735A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semiHidden/>
    <w:rsid w:val="004735A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2"/>
    <w:link w:val="4"/>
    <w:uiPriority w:val="9"/>
    <w:semiHidden/>
    <w:rsid w:val="004735AD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2"/>
    <w:link w:val="5"/>
    <w:uiPriority w:val="9"/>
    <w:semiHidden/>
    <w:rsid w:val="004735AD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2"/>
    <w:link w:val="6"/>
    <w:uiPriority w:val="9"/>
    <w:semiHidden/>
    <w:rsid w:val="004735AD"/>
    <w:rPr>
      <w:rFonts w:asciiTheme="minorHAnsi" w:eastAsiaTheme="minorEastAsia" w:hAnsiTheme="minorHAnsi" w:cstheme="minorBidi"/>
      <w:b/>
      <w:bCs/>
    </w:rPr>
  </w:style>
  <w:style w:type="character" w:customStyle="1" w:styleId="70">
    <w:name w:val="Заголовок 7 Знак"/>
    <w:basedOn w:val="a2"/>
    <w:link w:val="7"/>
    <w:uiPriority w:val="9"/>
    <w:semiHidden/>
    <w:rsid w:val="004735AD"/>
    <w:rPr>
      <w:rFonts w:asciiTheme="minorHAnsi" w:eastAsiaTheme="minorEastAsia" w:hAnsiTheme="minorHAnsi" w:cstheme="minorBidi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rsid w:val="004735AD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90">
    <w:name w:val="Заголовок 9 Знак"/>
    <w:basedOn w:val="a2"/>
    <w:link w:val="9"/>
    <w:uiPriority w:val="9"/>
    <w:semiHidden/>
    <w:rsid w:val="004735AD"/>
    <w:rPr>
      <w:rFonts w:asciiTheme="majorHAnsi" w:eastAsiaTheme="majorEastAsia" w:hAnsiTheme="majorHAnsi" w:cstheme="majorBidi"/>
    </w:rPr>
  </w:style>
  <w:style w:type="paragraph" w:styleId="a5">
    <w:name w:val="Body Text"/>
    <w:basedOn w:val="a1"/>
    <w:link w:val="a6"/>
    <w:uiPriority w:val="99"/>
    <w:rsid w:val="0017371C"/>
    <w:pPr>
      <w:spacing w:before="20"/>
      <w:jc w:val="both"/>
    </w:pPr>
  </w:style>
  <w:style w:type="character" w:customStyle="1" w:styleId="a6">
    <w:name w:val="Основной текст Знак"/>
    <w:basedOn w:val="a2"/>
    <w:link w:val="a5"/>
    <w:uiPriority w:val="99"/>
    <w:rsid w:val="004735AD"/>
    <w:rPr>
      <w:sz w:val="20"/>
      <w:szCs w:val="20"/>
    </w:rPr>
  </w:style>
  <w:style w:type="paragraph" w:customStyle="1" w:styleId="caaieiaie1">
    <w:name w:val="caaieiaie 1"/>
    <w:basedOn w:val="a1"/>
    <w:next w:val="a1"/>
    <w:uiPriority w:val="99"/>
    <w:rsid w:val="0017371C"/>
    <w:pPr>
      <w:keepNext/>
      <w:jc w:val="center"/>
    </w:pPr>
    <w:rPr>
      <w:b/>
      <w:bCs/>
    </w:rPr>
  </w:style>
  <w:style w:type="paragraph" w:customStyle="1" w:styleId="a7">
    <w:name w:val="текст сноски"/>
    <w:basedOn w:val="a1"/>
    <w:uiPriority w:val="99"/>
    <w:rsid w:val="0017371C"/>
  </w:style>
  <w:style w:type="paragraph" w:styleId="a8">
    <w:name w:val="header"/>
    <w:basedOn w:val="a1"/>
    <w:link w:val="a9"/>
    <w:uiPriority w:val="99"/>
    <w:rsid w:val="0017371C"/>
    <w:pPr>
      <w:tabs>
        <w:tab w:val="center" w:pos="4153"/>
        <w:tab w:val="right" w:pos="8306"/>
      </w:tabs>
    </w:pPr>
  </w:style>
  <w:style w:type="character" w:customStyle="1" w:styleId="a9">
    <w:name w:val="Верхний колонтитул Знак"/>
    <w:basedOn w:val="a2"/>
    <w:link w:val="a8"/>
    <w:uiPriority w:val="99"/>
    <w:semiHidden/>
    <w:rsid w:val="004735AD"/>
    <w:rPr>
      <w:sz w:val="20"/>
      <w:szCs w:val="20"/>
    </w:rPr>
  </w:style>
  <w:style w:type="paragraph" w:styleId="aa">
    <w:name w:val="footer"/>
    <w:basedOn w:val="a1"/>
    <w:link w:val="ab"/>
    <w:uiPriority w:val="99"/>
    <w:rsid w:val="0017371C"/>
    <w:pPr>
      <w:tabs>
        <w:tab w:val="center" w:pos="4153"/>
        <w:tab w:val="right" w:pos="8306"/>
      </w:tabs>
    </w:pPr>
  </w:style>
  <w:style w:type="character" w:customStyle="1" w:styleId="ab">
    <w:name w:val="Нижний колонтитул Знак"/>
    <w:basedOn w:val="a2"/>
    <w:link w:val="aa"/>
    <w:uiPriority w:val="99"/>
    <w:semiHidden/>
    <w:rsid w:val="004735AD"/>
    <w:rPr>
      <w:sz w:val="20"/>
      <w:szCs w:val="20"/>
    </w:rPr>
  </w:style>
  <w:style w:type="paragraph" w:styleId="31">
    <w:name w:val="Body Text 3"/>
    <w:basedOn w:val="a1"/>
    <w:link w:val="32"/>
    <w:uiPriority w:val="99"/>
    <w:rsid w:val="0017371C"/>
    <w:pPr>
      <w:autoSpaceDE/>
      <w:autoSpaceDN/>
      <w:jc w:val="center"/>
    </w:pPr>
    <w:rPr>
      <w:b/>
      <w:bCs/>
      <w:color w:val="000000"/>
    </w:rPr>
  </w:style>
  <w:style w:type="character" w:customStyle="1" w:styleId="32">
    <w:name w:val="Основной текст 3 Знак"/>
    <w:basedOn w:val="a2"/>
    <w:link w:val="31"/>
    <w:uiPriority w:val="99"/>
    <w:semiHidden/>
    <w:rsid w:val="004735AD"/>
    <w:rPr>
      <w:sz w:val="16"/>
      <w:szCs w:val="16"/>
    </w:rPr>
  </w:style>
  <w:style w:type="paragraph" w:customStyle="1" w:styleId="xl32">
    <w:name w:val="xl32"/>
    <w:basedOn w:val="a1"/>
    <w:uiPriority w:val="99"/>
    <w:rsid w:val="0017371C"/>
    <w:pPr>
      <w:autoSpaceDE/>
      <w:autoSpaceDN/>
      <w:spacing w:before="100" w:beforeAutospacing="1" w:after="100" w:afterAutospacing="1"/>
      <w:jc w:val="center"/>
      <w:textAlignment w:val="center"/>
    </w:pPr>
    <w:rPr>
      <w:rFonts w:ascii="Arial CYR" w:eastAsia="Arial Unicode MS" w:hAnsi="Arial CYR"/>
      <w:sz w:val="16"/>
      <w:szCs w:val="16"/>
    </w:rPr>
  </w:style>
  <w:style w:type="paragraph" w:customStyle="1" w:styleId="xl26">
    <w:name w:val="xl26"/>
    <w:basedOn w:val="a1"/>
    <w:uiPriority w:val="99"/>
    <w:rsid w:val="0017371C"/>
    <w:pPr>
      <w:autoSpaceDE/>
      <w:autoSpaceDN/>
      <w:spacing w:before="100" w:beforeAutospacing="1" w:after="100" w:afterAutospacing="1"/>
    </w:pPr>
    <w:rPr>
      <w:rFonts w:ascii="Arial CYR" w:eastAsia="Arial Unicode MS" w:hAnsi="Arial CYR"/>
      <w:sz w:val="24"/>
      <w:szCs w:val="24"/>
    </w:rPr>
  </w:style>
  <w:style w:type="paragraph" w:customStyle="1" w:styleId="xl28">
    <w:name w:val="xl28"/>
    <w:basedOn w:val="a1"/>
    <w:uiPriority w:val="99"/>
    <w:rsid w:val="0017371C"/>
    <w:pPr>
      <w:autoSpaceDE/>
      <w:autoSpaceDN/>
      <w:spacing w:before="100" w:beforeAutospacing="1" w:after="100" w:afterAutospacing="1"/>
      <w:textAlignment w:val="center"/>
    </w:pPr>
    <w:rPr>
      <w:rFonts w:ascii="Arial CYR" w:eastAsia="Arial Unicode MS" w:hAnsi="Arial CYR"/>
      <w:b/>
      <w:bCs/>
      <w:sz w:val="24"/>
      <w:szCs w:val="24"/>
    </w:rPr>
  </w:style>
  <w:style w:type="paragraph" w:customStyle="1" w:styleId="71">
    <w:name w:val="заголовок 7"/>
    <w:basedOn w:val="a1"/>
    <w:next w:val="a1"/>
    <w:uiPriority w:val="99"/>
    <w:rsid w:val="0017371C"/>
    <w:pPr>
      <w:spacing w:before="240" w:after="60"/>
      <w:jc w:val="both"/>
      <w:outlineLvl w:val="6"/>
    </w:pPr>
    <w:rPr>
      <w:rFonts w:ascii="Arial" w:hAnsi="Arial" w:cs="Arial"/>
    </w:rPr>
  </w:style>
  <w:style w:type="paragraph" w:customStyle="1" w:styleId="11">
    <w:name w:val="заголовок 1"/>
    <w:basedOn w:val="a1"/>
    <w:next w:val="a1"/>
    <w:uiPriority w:val="99"/>
    <w:rsid w:val="0017371C"/>
    <w:pPr>
      <w:keepNext/>
      <w:autoSpaceDE/>
      <w:autoSpaceDN/>
      <w:spacing w:before="480" w:after="240"/>
      <w:jc w:val="center"/>
      <w:outlineLvl w:val="0"/>
    </w:pPr>
    <w:rPr>
      <w:b/>
      <w:bCs/>
      <w:kern w:val="28"/>
      <w:sz w:val="24"/>
      <w:szCs w:val="24"/>
    </w:rPr>
  </w:style>
  <w:style w:type="paragraph" w:customStyle="1" w:styleId="21">
    <w:name w:val="заголовок 2"/>
    <w:basedOn w:val="a1"/>
    <w:next w:val="a1"/>
    <w:uiPriority w:val="99"/>
    <w:rsid w:val="0017371C"/>
    <w:pPr>
      <w:keepNext/>
      <w:autoSpaceDE/>
      <w:autoSpaceDN/>
      <w:spacing w:before="240" w:after="240"/>
      <w:jc w:val="center"/>
      <w:outlineLvl w:val="1"/>
    </w:pPr>
    <w:rPr>
      <w:b/>
      <w:bCs/>
    </w:rPr>
  </w:style>
  <w:style w:type="paragraph" w:customStyle="1" w:styleId="33">
    <w:name w:val="заголовок 3"/>
    <w:basedOn w:val="a1"/>
    <w:next w:val="a1"/>
    <w:uiPriority w:val="99"/>
    <w:rsid w:val="0017371C"/>
    <w:pPr>
      <w:keepNext/>
      <w:autoSpaceDE/>
      <w:autoSpaceDN/>
      <w:spacing w:before="240" w:after="60"/>
      <w:jc w:val="both"/>
      <w:outlineLvl w:val="2"/>
    </w:pPr>
    <w:rPr>
      <w:rFonts w:ascii="Arial" w:hAnsi="Arial" w:cs="Arial"/>
      <w:b/>
      <w:bCs/>
      <w:sz w:val="24"/>
      <w:szCs w:val="24"/>
    </w:rPr>
  </w:style>
  <w:style w:type="paragraph" w:customStyle="1" w:styleId="41">
    <w:name w:val="заголовок 4"/>
    <w:basedOn w:val="a1"/>
    <w:next w:val="a1"/>
    <w:uiPriority w:val="99"/>
    <w:rsid w:val="0017371C"/>
    <w:pPr>
      <w:keepNext/>
      <w:autoSpaceDE/>
      <w:autoSpaceDN/>
      <w:spacing w:before="240" w:after="60"/>
      <w:jc w:val="both"/>
      <w:outlineLvl w:val="3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51">
    <w:name w:val="заголовок 5"/>
    <w:basedOn w:val="a1"/>
    <w:next w:val="a1"/>
    <w:uiPriority w:val="99"/>
    <w:rsid w:val="0017371C"/>
    <w:pPr>
      <w:autoSpaceDE/>
      <w:autoSpaceDN/>
      <w:spacing w:before="240" w:after="60"/>
      <w:jc w:val="both"/>
      <w:outlineLvl w:val="4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61">
    <w:name w:val="заголовок 6"/>
    <w:basedOn w:val="a1"/>
    <w:next w:val="a1"/>
    <w:uiPriority w:val="99"/>
    <w:rsid w:val="0017371C"/>
    <w:pPr>
      <w:autoSpaceDE/>
      <w:autoSpaceDN/>
      <w:spacing w:before="240" w:after="60"/>
      <w:jc w:val="both"/>
      <w:outlineLvl w:val="5"/>
    </w:pPr>
    <w:rPr>
      <w:rFonts w:ascii="Arial" w:hAnsi="Arial" w:cs="Arial"/>
      <w:i/>
      <w:iCs/>
      <w:sz w:val="24"/>
      <w:szCs w:val="24"/>
      <w:u w:val="single"/>
    </w:rPr>
  </w:style>
  <w:style w:type="paragraph" w:customStyle="1" w:styleId="81">
    <w:name w:val="заголовок 8"/>
    <w:basedOn w:val="a1"/>
    <w:next w:val="a1"/>
    <w:uiPriority w:val="99"/>
    <w:rsid w:val="0017371C"/>
    <w:pPr>
      <w:autoSpaceDE/>
      <w:autoSpaceDN/>
      <w:spacing w:before="240" w:after="60"/>
      <w:jc w:val="both"/>
      <w:outlineLvl w:val="7"/>
    </w:pPr>
    <w:rPr>
      <w:rFonts w:ascii="Arial" w:hAnsi="Arial" w:cs="Arial"/>
      <w:i/>
      <w:iCs/>
    </w:rPr>
  </w:style>
  <w:style w:type="paragraph" w:customStyle="1" w:styleId="91">
    <w:name w:val="заголовок 9"/>
    <w:basedOn w:val="a1"/>
    <w:next w:val="a1"/>
    <w:uiPriority w:val="99"/>
    <w:rsid w:val="0017371C"/>
    <w:pPr>
      <w:autoSpaceDE/>
      <w:autoSpaceDN/>
      <w:spacing w:before="240" w:after="60"/>
      <w:jc w:val="both"/>
      <w:outlineLvl w:val="8"/>
    </w:pPr>
    <w:rPr>
      <w:rFonts w:ascii="Arial" w:hAnsi="Arial" w:cs="Arial"/>
      <w:i/>
      <w:iCs/>
      <w:sz w:val="18"/>
      <w:szCs w:val="18"/>
    </w:rPr>
  </w:style>
  <w:style w:type="character" w:customStyle="1" w:styleId="ac">
    <w:name w:val="номер страницы"/>
    <w:basedOn w:val="a2"/>
    <w:uiPriority w:val="99"/>
    <w:rsid w:val="0017371C"/>
    <w:rPr>
      <w:rFonts w:cs="Times New Roman"/>
    </w:rPr>
  </w:style>
  <w:style w:type="paragraph" w:customStyle="1" w:styleId="Normal1">
    <w:name w:val="Normal 1"/>
    <w:basedOn w:val="a1"/>
    <w:uiPriority w:val="99"/>
    <w:rsid w:val="0017371C"/>
    <w:pPr>
      <w:autoSpaceDE/>
      <w:autoSpaceDN/>
      <w:spacing w:before="120"/>
      <w:jc w:val="both"/>
    </w:pPr>
    <w:rPr>
      <w:sz w:val="24"/>
      <w:szCs w:val="24"/>
    </w:rPr>
  </w:style>
  <w:style w:type="paragraph" w:customStyle="1" w:styleId="Normal2">
    <w:name w:val="Normal 2"/>
    <w:basedOn w:val="Normal1"/>
    <w:uiPriority w:val="99"/>
    <w:rsid w:val="0017371C"/>
    <w:pPr>
      <w:ind w:firstLine="780"/>
    </w:pPr>
  </w:style>
  <w:style w:type="paragraph" w:customStyle="1" w:styleId="Normal20">
    <w:name w:val="Normal2"/>
    <w:basedOn w:val="Normal1"/>
    <w:uiPriority w:val="99"/>
    <w:rsid w:val="0017371C"/>
    <w:pPr>
      <w:ind w:left="284"/>
    </w:pPr>
  </w:style>
  <w:style w:type="paragraph" w:customStyle="1" w:styleId="Paragraf">
    <w:name w:val="Paragraf ¤"/>
    <w:basedOn w:val="a1"/>
    <w:uiPriority w:val="99"/>
    <w:rsid w:val="0017371C"/>
    <w:pPr>
      <w:autoSpaceDE/>
      <w:autoSpaceDN/>
      <w:spacing w:before="60"/>
      <w:ind w:left="783" w:hanging="283"/>
      <w:jc w:val="both"/>
    </w:pPr>
    <w:rPr>
      <w:sz w:val="24"/>
      <w:szCs w:val="24"/>
    </w:rPr>
  </w:style>
  <w:style w:type="paragraph" w:customStyle="1" w:styleId="parag">
    <w:name w:val="parag"/>
    <w:basedOn w:val="Paragraf"/>
    <w:uiPriority w:val="99"/>
    <w:rsid w:val="0017371C"/>
    <w:pPr>
      <w:ind w:left="780" w:hanging="780"/>
    </w:pPr>
    <w:rPr>
      <w:b/>
      <w:bCs/>
    </w:rPr>
  </w:style>
  <w:style w:type="paragraph" w:customStyle="1" w:styleId="Paragraf0">
    <w:name w:val="Paragraf"/>
    <w:basedOn w:val="a1"/>
    <w:uiPriority w:val="99"/>
    <w:rsid w:val="0017371C"/>
    <w:pPr>
      <w:autoSpaceDE/>
      <w:autoSpaceDN/>
      <w:spacing w:before="60"/>
      <w:ind w:firstLine="780"/>
      <w:jc w:val="both"/>
    </w:pPr>
    <w:rPr>
      <w:b/>
      <w:bCs/>
      <w:sz w:val="24"/>
      <w:szCs w:val="24"/>
    </w:rPr>
  </w:style>
  <w:style w:type="paragraph" w:customStyle="1" w:styleId="Paragraf1">
    <w:name w:val="Paragraf —"/>
    <w:basedOn w:val="Paragraf"/>
    <w:uiPriority w:val="99"/>
    <w:rsid w:val="0017371C"/>
    <w:pPr>
      <w:ind w:left="1440" w:hanging="360"/>
    </w:pPr>
    <w:rPr>
      <w:sz w:val="20"/>
      <w:szCs w:val="20"/>
    </w:rPr>
  </w:style>
  <w:style w:type="paragraph" w:customStyle="1" w:styleId="Paragraf10">
    <w:name w:val="Paragraf 1"/>
    <w:basedOn w:val="Paragraf"/>
    <w:uiPriority w:val="99"/>
    <w:rsid w:val="0017371C"/>
    <w:pPr>
      <w:spacing w:before="120"/>
      <w:ind w:left="283"/>
    </w:pPr>
  </w:style>
  <w:style w:type="paragraph" w:customStyle="1" w:styleId="Title1">
    <w:name w:val="Title1"/>
    <w:basedOn w:val="a1"/>
    <w:next w:val="ad"/>
    <w:uiPriority w:val="99"/>
    <w:rsid w:val="0017371C"/>
    <w:pPr>
      <w:autoSpaceDE/>
      <w:autoSpaceDN/>
      <w:jc w:val="both"/>
    </w:pPr>
    <w:rPr>
      <w:sz w:val="28"/>
      <w:szCs w:val="28"/>
    </w:rPr>
  </w:style>
  <w:style w:type="paragraph" w:styleId="ad">
    <w:name w:val="Title"/>
    <w:basedOn w:val="a1"/>
    <w:link w:val="ae"/>
    <w:uiPriority w:val="99"/>
    <w:qFormat/>
    <w:rsid w:val="0017371C"/>
    <w:pPr>
      <w:autoSpaceDE/>
      <w:autoSpaceDN/>
      <w:jc w:val="center"/>
    </w:pPr>
    <w:rPr>
      <w:b/>
      <w:bCs/>
    </w:rPr>
  </w:style>
  <w:style w:type="character" w:customStyle="1" w:styleId="ae">
    <w:name w:val="Заголовок Знак"/>
    <w:basedOn w:val="a2"/>
    <w:link w:val="ad"/>
    <w:uiPriority w:val="10"/>
    <w:rsid w:val="004735AD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customStyle="1" w:styleId="12">
    <w:name w:val="оглавление 1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spacing w:before="360"/>
      <w:ind w:left="250" w:right="800" w:hanging="250"/>
    </w:pPr>
    <w:rPr>
      <w:sz w:val="24"/>
      <w:szCs w:val="24"/>
    </w:rPr>
  </w:style>
  <w:style w:type="paragraph" w:customStyle="1" w:styleId="22">
    <w:name w:val="оглавление 2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spacing w:before="240" w:after="120"/>
      <w:ind w:right="800"/>
    </w:pPr>
    <w:rPr>
      <w:sz w:val="24"/>
      <w:szCs w:val="24"/>
    </w:rPr>
  </w:style>
  <w:style w:type="paragraph" w:customStyle="1" w:styleId="34">
    <w:name w:val="оглавление 3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spacing w:after="120"/>
      <w:ind w:right="800"/>
    </w:pPr>
    <w:rPr>
      <w:sz w:val="24"/>
      <w:szCs w:val="24"/>
    </w:rPr>
  </w:style>
  <w:style w:type="paragraph" w:customStyle="1" w:styleId="42">
    <w:name w:val="оглавление 4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ind w:left="600"/>
    </w:pPr>
  </w:style>
  <w:style w:type="paragraph" w:customStyle="1" w:styleId="52">
    <w:name w:val="оглавление 5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ind w:left="800"/>
    </w:pPr>
  </w:style>
  <w:style w:type="paragraph" w:customStyle="1" w:styleId="62">
    <w:name w:val="оглавление 6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ind w:left="1000"/>
    </w:pPr>
  </w:style>
  <w:style w:type="paragraph" w:customStyle="1" w:styleId="72">
    <w:name w:val="оглавление 7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ind w:left="1200"/>
    </w:pPr>
  </w:style>
  <w:style w:type="paragraph" w:customStyle="1" w:styleId="82">
    <w:name w:val="оглавление 8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ind w:left="1400"/>
    </w:pPr>
  </w:style>
  <w:style w:type="paragraph" w:customStyle="1" w:styleId="92">
    <w:name w:val="оглавление 9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ind w:left="1600"/>
    </w:pPr>
  </w:style>
  <w:style w:type="paragraph" w:customStyle="1" w:styleId="Paragraph">
    <w:name w:val="Paragraph"/>
    <w:basedOn w:val="a1"/>
    <w:uiPriority w:val="99"/>
    <w:rsid w:val="0017371C"/>
    <w:pPr>
      <w:autoSpaceDE/>
      <w:autoSpaceDN/>
      <w:spacing w:before="60" w:after="60"/>
      <w:ind w:firstLine="708"/>
      <w:jc w:val="both"/>
    </w:pPr>
  </w:style>
  <w:style w:type="paragraph" w:customStyle="1" w:styleId="13">
    <w:name w:val="çàãîëîâîê 1"/>
    <w:uiPriority w:val="99"/>
    <w:rsid w:val="0017371C"/>
    <w:pPr>
      <w:keepNext/>
      <w:jc w:val="center"/>
    </w:pPr>
    <w:rPr>
      <w:b/>
      <w:bCs/>
      <w:sz w:val="20"/>
      <w:szCs w:val="20"/>
    </w:rPr>
  </w:style>
  <w:style w:type="paragraph" w:customStyle="1" w:styleId="af">
    <w:name w:val="Обычный текст с отступом"/>
    <w:basedOn w:val="a1"/>
    <w:uiPriority w:val="99"/>
    <w:rsid w:val="0017371C"/>
    <w:pPr>
      <w:autoSpaceDE/>
      <w:autoSpaceDN/>
      <w:ind w:left="708"/>
    </w:pPr>
  </w:style>
  <w:style w:type="character" w:customStyle="1" w:styleId="af0">
    <w:name w:val="знак сноски"/>
    <w:basedOn w:val="a2"/>
    <w:uiPriority w:val="99"/>
    <w:rsid w:val="0017371C"/>
    <w:rPr>
      <w:rFonts w:cs="Times New Roman"/>
      <w:position w:val="6"/>
      <w:sz w:val="16"/>
      <w:szCs w:val="16"/>
    </w:rPr>
  </w:style>
  <w:style w:type="paragraph" w:customStyle="1" w:styleId="23">
    <w:name w:val="çàãîëîâîê 2"/>
    <w:basedOn w:val="a1"/>
    <w:next w:val="a1"/>
    <w:uiPriority w:val="99"/>
    <w:rsid w:val="0017371C"/>
    <w:pPr>
      <w:keepNext/>
      <w:autoSpaceDE/>
      <w:autoSpaceDN/>
      <w:jc w:val="center"/>
    </w:pPr>
    <w:rPr>
      <w:sz w:val="24"/>
      <w:szCs w:val="24"/>
    </w:rPr>
  </w:style>
  <w:style w:type="paragraph" w:customStyle="1" w:styleId="xl24">
    <w:name w:val="xl24"/>
    <w:basedOn w:val="a1"/>
    <w:uiPriority w:val="99"/>
    <w:rsid w:val="0017371C"/>
    <w:pPr>
      <w:pBdr>
        <w:top w:val="single" w:sz="8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24"/>
      <w:szCs w:val="24"/>
    </w:rPr>
  </w:style>
  <w:style w:type="paragraph" w:customStyle="1" w:styleId="xl25">
    <w:name w:val="xl25"/>
    <w:basedOn w:val="a1"/>
    <w:uiPriority w:val="99"/>
    <w:rsid w:val="0017371C"/>
    <w:pPr>
      <w:pBdr>
        <w:top w:val="single" w:sz="8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24"/>
      <w:szCs w:val="24"/>
    </w:rPr>
  </w:style>
  <w:style w:type="paragraph" w:customStyle="1" w:styleId="xl27">
    <w:name w:val="xl27"/>
    <w:basedOn w:val="a1"/>
    <w:uiPriority w:val="99"/>
    <w:rsid w:val="0017371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24"/>
      <w:szCs w:val="24"/>
    </w:rPr>
  </w:style>
  <w:style w:type="paragraph" w:customStyle="1" w:styleId="xl29">
    <w:name w:val="xl29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0">
    <w:name w:val="xl30"/>
    <w:basedOn w:val="a1"/>
    <w:uiPriority w:val="99"/>
    <w:rsid w:val="0017371C"/>
    <w:pPr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1">
    <w:name w:val="xl31"/>
    <w:basedOn w:val="a1"/>
    <w:uiPriority w:val="99"/>
    <w:rsid w:val="0017371C"/>
    <w:pPr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3">
    <w:name w:val="xl33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24"/>
      <w:szCs w:val="24"/>
    </w:rPr>
  </w:style>
  <w:style w:type="paragraph" w:customStyle="1" w:styleId="xl34">
    <w:name w:val="xl34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5">
    <w:name w:val="xl35"/>
    <w:basedOn w:val="a1"/>
    <w:uiPriority w:val="99"/>
    <w:rsid w:val="0017371C"/>
    <w:pPr>
      <w:pBdr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6">
    <w:name w:val="xl36"/>
    <w:basedOn w:val="a1"/>
    <w:uiPriority w:val="99"/>
    <w:rsid w:val="0017371C"/>
    <w:pPr>
      <w:pBdr>
        <w:top w:val="single" w:sz="8" w:space="0" w:color="auto"/>
        <w:left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7">
    <w:name w:val="xl37"/>
    <w:basedOn w:val="a1"/>
    <w:uiPriority w:val="99"/>
    <w:rsid w:val="0017371C"/>
    <w:pPr>
      <w:pBdr>
        <w:top w:val="single" w:sz="8" w:space="0" w:color="auto"/>
        <w:lef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8">
    <w:name w:val="xl38"/>
    <w:basedOn w:val="a1"/>
    <w:uiPriority w:val="99"/>
    <w:rsid w:val="0017371C"/>
    <w:pPr>
      <w:pBdr>
        <w:top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9">
    <w:name w:val="xl39"/>
    <w:basedOn w:val="a1"/>
    <w:uiPriority w:val="99"/>
    <w:rsid w:val="0017371C"/>
    <w:pPr>
      <w:pBdr>
        <w:top w:val="single" w:sz="8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40">
    <w:name w:val="xl40"/>
    <w:basedOn w:val="a1"/>
    <w:uiPriority w:val="99"/>
    <w:rsid w:val="0017371C"/>
    <w:pPr>
      <w:pBdr>
        <w:top w:val="single" w:sz="8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41">
    <w:name w:val="xl41"/>
    <w:basedOn w:val="a1"/>
    <w:uiPriority w:val="99"/>
    <w:rsid w:val="0017371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/>
      <w:sz w:val="24"/>
      <w:szCs w:val="24"/>
    </w:rPr>
  </w:style>
  <w:style w:type="paragraph" w:customStyle="1" w:styleId="xl42">
    <w:name w:val="xl42"/>
    <w:basedOn w:val="a1"/>
    <w:uiPriority w:val="99"/>
    <w:rsid w:val="0017371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rFonts w:ascii="Arial" w:eastAsia="Arial Unicode MS" w:hAnsi="Arial"/>
      <w:sz w:val="18"/>
      <w:szCs w:val="18"/>
    </w:rPr>
  </w:style>
  <w:style w:type="paragraph" w:customStyle="1" w:styleId="xl43">
    <w:name w:val="xl43"/>
    <w:basedOn w:val="a1"/>
    <w:uiPriority w:val="99"/>
    <w:rsid w:val="0017371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rFonts w:ascii="Arial" w:eastAsia="Arial Unicode MS" w:hAnsi="Arial"/>
      <w:sz w:val="24"/>
      <w:szCs w:val="24"/>
    </w:rPr>
  </w:style>
  <w:style w:type="paragraph" w:customStyle="1" w:styleId="xl44">
    <w:name w:val="xl44"/>
    <w:basedOn w:val="a1"/>
    <w:uiPriority w:val="99"/>
    <w:rsid w:val="0017371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/>
      <w:sz w:val="24"/>
      <w:szCs w:val="24"/>
    </w:rPr>
  </w:style>
  <w:style w:type="paragraph" w:customStyle="1" w:styleId="xl45">
    <w:name w:val="xl45"/>
    <w:basedOn w:val="a1"/>
    <w:uiPriority w:val="99"/>
    <w:rsid w:val="0017371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/>
      <w:sz w:val="24"/>
      <w:szCs w:val="24"/>
    </w:rPr>
  </w:style>
  <w:style w:type="paragraph" w:customStyle="1" w:styleId="xl46">
    <w:name w:val="xl46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rFonts w:ascii="Arial" w:eastAsia="Arial Unicode MS" w:hAnsi="Arial"/>
      <w:sz w:val="18"/>
      <w:szCs w:val="18"/>
    </w:rPr>
  </w:style>
  <w:style w:type="paragraph" w:customStyle="1" w:styleId="xl47">
    <w:name w:val="xl47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rFonts w:ascii="Arial" w:eastAsia="Arial Unicode MS" w:hAnsi="Arial"/>
      <w:sz w:val="24"/>
      <w:szCs w:val="24"/>
    </w:rPr>
  </w:style>
  <w:style w:type="paragraph" w:customStyle="1" w:styleId="xl48">
    <w:name w:val="xl48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/>
      <w:sz w:val="24"/>
      <w:szCs w:val="24"/>
    </w:rPr>
  </w:style>
  <w:style w:type="paragraph" w:customStyle="1" w:styleId="xl49">
    <w:name w:val="xl49"/>
    <w:basedOn w:val="a1"/>
    <w:uiPriority w:val="99"/>
    <w:rsid w:val="0017371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/>
      <w:sz w:val="24"/>
      <w:szCs w:val="24"/>
    </w:rPr>
  </w:style>
  <w:style w:type="paragraph" w:customStyle="1" w:styleId="xl50">
    <w:name w:val="xl50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rFonts w:ascii="Arial" w:eastAsia="Arial Unicode MS" w:hAnsi="Arial"/>
      <w:sz w:val="18"/>
      <w:szCs w:val="18"/>
    </w:rPr>
  </w:style>
  <w:style w:type="paragraph" w:customStyle="1" w:styleId="xl51">
    <w:name w:val="xl51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rFonts w:ascii="Arial" w:eastAsia="Arial Unicode MS" w:hAnsi="Arial"/>
      <w:sz w:val="24"/>
      <w:szCs w:val="24"/>
    </w:rPr>
  </w:style>
  <w:style w:type="paragraph" w:customStyle="1" w:styleId="xl52">
    <w:name w:val="xl52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/>
      <w:sz w:val="24"/>
      <w:szCs w:val="24"/>
    </w:rPr>
  </w:style>
  <w:style w:type="paragraph" w:customStyle="1" w:styleId="BodyText21">
    <w:name w:val="Body Text 21"/>
    <w:basedOn w:val="a1"/>
    <w:uiPriority w:val="99"/>
    <w:rsid w:val="0017371C"/>
    <w:rPr>
      <w:sz w:val="24"/>
      <w:szCs w:val="24"/>
    </w:rPr>
  </w:style>
  <w:style w:type="character" w:customStyle="1" w:styleId="af1">
    <w:name w:val="Основной шрифт"/>
    <w:uiPriority w:val="99"/>
    <w:rsid w:val="0017371C"/>
  </w:style>
  <w:style w:type="paragraph" w:customStyle="1" w:styleId="oaenoniinee">
    <w:name w:val="oaeno niinee"/>
    <w:basedOn w:val="a1"/>
    <w:uiPriority w:val="99"/>
    <w:rsid w:val="0017371C"/>
    <w:pPr>
      <w:overflowPunct w:val="0"/>
      <w:adjustRightInd w:val="0"/>
      <w:textAlignment w:val="baseline"/>
    </w:pPr>
  </w:style>
  <w:style w:type="paragraph" w:customStyle="1" w:styleId="a">
    <w:name w:val="Основной нумерованный Договора"/>
    <w:basedOn w:val="a1"/>
    <w:uiPriority w:val="99"/>
    <w:rsid w:val="0017371C"/>
    <w:pPr>
      <w:keepLines/>
      <w:numPr>
        <w:numId w:val="1"/>
      </w:numPr>
      <w:jc w:val="both"/>
    </w:pPr>
    <w:rPr>
      <w:kern w:val="22"/>
      <w:sz w:val="22"/>
    </w:rPr>
  </w:style>
  <w:style w:type="paragraph" w:customStyle="1" w:styleId="a0">
    <w:name w:val="Пункт"/>
    <w:basedOn w:val="a5"/>
    <w:next w:val="a5"/>
    <w:uiPriority w:val="99"/>
    <w:rsid w:val="0017371C"/>
    <w:pPr>
      <w:widowControl w:val="0"/>
      <w:numPr>
        <w:numId w:val="2"/>
      </w:numPr>
      <w:suppressLineNumbers/>
      <w:spacing w:before="0"/>
      <w:jc w:val="left"/>
    </w:pPr>
    <w:rPr>
      <w:position w:val="-10"/>
      <w:sz w:val="24"/>
    </w:rPr>
  </w:style>
  <w:style w:type="paragraph" w:customStyle="1" w:styleId="ConsNonformat">
    <w:name w:val="ConsNonformat"/>
    <w:uiPriority w:val="99"/>
    <w:rsid w:val="0017371C"/>
    <w:pPr>
      <w:widowControl w:val="0"/>
    </w:pPr>
    <w:rPr>
      <w:rFonts w:ascii="Courier New" w:hAnsi="Courier New"/>
      <w:sz w:val="20"/>
      <w:szCs w:val="20"/>
    </w:rPr>
  </w:style>
  <w:style w:type="paragraph" w:styleId="24">
    <w:name w:val="Body Text Indent 2"/>
    <w:basedOn w:val="a1"/>
    <w:link w:val="25"/>
    <w:uiPriority w:val="99"/>
    <w:rsid w:val="0017371C"/>
    <w:pPr>
      <w:ind w:firstLine="397"/>
      <w:jc w:val="both"/>
    </w:pPr>
  </w:style>
  <w:style w:type="character" w:customStyle="1" w:styleId="25">
    <w:name w:val="Основной текст с отступом 2 Знак"/>
    <w:basedOn w:val="a2"/>
    <w:link w:val="24"/>
    <w:uiPriority w:val="99"/>
    <w:semiHidden/>
    <w:rsid w:val="004735AD"/>
    <w:rPr>
      <w:sz w:val="20"/>
      <w:szCs w:val="20"/>
    </w:rPr>
  </w:style>
  <w:style w:type="paragraph" w:styleId="af2">
    <w:name w:val="footnote text"/>
    <w:basedOn w:val="a1"/>
    <w:link w:val="af3"/>
    <w:uiPriority w:val="99"/>
    <w:semiHidden/>
    <w:rsid w:val="0017371C"/>
    <w:pPr>
      <w:autoSpaceDE/>
      <w:autoSpaceDN/>
      <w:jc w:val="both"/>
    </w:pPr>
  </w:style>
  <w:style w:type="character" w:customStyle="1" w:styleId="af3">
    <w:name w:val="Текст сноски Знак"/>
    <w:basedOn w:val="a2"/>
    <w:link w:val="af2"/>
    <w:uiPriority w:val="99"/>
    <w:semiHidden/>
    <w:rsid w:val="004735AD"/>
    <w:rPr>
      <w:sz w:val="20"/>
      <w:szCs w:val="20"/>
    </w:rPr>
  </w:style>
  <w:style w:type="paragraph" w:styleId="af4">
    <w:name w:val="Body Text Indent"/>
    <w:basedOn w:val="a1"/>
    <w:link w:val="af5"/>
    <w:uiPriority w:val="99"/>
    <w:rsid w:val="0017371C"/>
    <w:pPr>
      <w:autoSpaceDE/>
      <w:autoSpaceDN/>
      <w:ind w:firstLine="284"/>
      <w:jc w:val="both"/>
    </w:pPr>
    <w:rPr>
      <w:rFonts w:ascii="Arial" w:hAnsi="Arial" w:cs="Arial"/>
    </w:rPr>
  </w:style>
  <w:style w:type="character" w:customStyle="1" w:styleId="af5">
    <w:name w:val="Основной текст с отступом Знак"/>
    <w:basedOn w:val="a2"/>
    <w:link w:val="af4"/>
    <w:uiPriority w:val="99"/>
    <w:semiHidden/>
    <w:rsid w:val="004735AD"/>
    <w:rPr>
      <w:sz w:val="20"/>
      <w:szCs w:val="20"/>
    </w:rPr>
  </w:style>
  <w:style w:type="paragraph" w:styleId="35">
    <w:name w:val="Body Text Indent 3"/>
    <w:basedOn w:val="a1"/>
    <w:link w:val="36"/>
    <w:uiPriority w:val="99"/>
    <w:rsid w:val="0017371C"/>
    <w:pPr>
      <w:ind w:left="720"/>
      <w:jc w:val="both"/>
    </w:pPr>
  </w:style>
  <w:style w:type="character" w:customStyle="1" w:styleId="36">
    <w:name w:val="Основной текст с отступом 3 Знак"/>
    <w:basedOn w:val="a2"/>
    <w:link w:val="35"/>
    <w:uiPriority w:val="99"/>
    <w:semiHidden/>
    <w:rsid w:val="004735AD"/>
    <w:rPr>
      <w:sz w:val="16"/>
      <w:szCs w:val="16"/>
    </w:rPr>
  </w:style>
  <w:style w:type="paragraph" w:customStyle="1" w:styleId="text">
    <w:name w:val="text"/>
    <w:basedOn w:val="a1"/>
    <w:uiPriority w:val="99"/>
    <w:rsid w:val="0017371C"/>
    <w:pPr>
      <w:widowControl w:val="0"/>
      <w:autoSpaceDE/>
      <w:autoSpaceDN/>
      <w:spacing w:after="240"/>
      <w:jc w:val="both"/>
    </w:pPr>
    <w:rPr>
      <w:rFonts w:ascii="HelvDL" w:hAnsi="HelvDL"/>
      <w:sz w:val="24"/>
    </w:rPr>
  </w:style>
  <w:style w:type="character" w:customStyle="1" w:styleId="af6">
    <w:name w:val="Заголовок сообщения (текст)"/>
    <w:uiPriority w:val="99"/>
    <w:rsid w:val="0017371C"/>
    <w:rPr>
      <w:rFonts w:ascii="Arial" w:hAnsi="Arial"/>
      <w:b/>
      <w:spacing w:val="-4"/>
      <w:sz w:val="18"/>
    </w:rPr>
  </w:style>
  <w:style w:type="paragraph" w:customStyle="1" w:styleId="14">
    <w:name w:val="Стиль1"/>
    <w:basedOn w:val="15"/>
    <w:uiPriority w:val="99"/>
    <w:rsid w:val="0017371C"/>
    <w:rPr>
      <w:i/>
    </w:rPr>
  </w:style>
  <w:style w:type="paragraph" w:styleId="15">
    <w:name w:val="toc 1"/>
    <w:basedOn w:val="a1"/>
    <w:next w:val="a1"/>
    <w:uiPriority w:val="99"/>
    <w:semiHidden/>
    <w:rsid w:val="0017371C"/>
    <w:pPr>
      <w:autoSpaceDE/>
      <w:autoSpaceDN/>
      <w:spacing w:before="120" w:after="120"/>
    </w:pPr>
    <w:rPr>
      <w:b/>
      <w:caps/>
    </w:rPr>
  </w:style>
  <w:style w:type="paragraph" w:customStyle="1" w:styleId="font5">
    <w:name w:val="font5"/>
    <w:basedOn w:val="a1"/>
    <w:uiPriority w:val="99"/>
    <w:rsid w:val="0017371C"/>
    <w:pPr>
      <w:autoSpaceDE/>
      <w:autoSpaceDN/>
      <w:spacing w:before="100" w:beforeAutospacing="1" w:after="100" w:afterAutospacing="1"/>
    </w:pPr>
    <w:rPr>
      <w:rFonts w:ascii="Arial" w:eastAsia="Arial Unicode MS" w:hAnsi="Arial" w:cs="Arial"/>
    </w:rPr>
  </w:style>
  <w:style w:type="paragraph" w:customStyle="1" w:styleId="Char">
    <w:name w:val="Char"/>
    <w:basedOn w:val="a5"/>
    <w:autoRedefine/>
    <w:uiPriority w:val="99"/>
    <w:semiHidden/>
    <w:rsid w:val="00AC71DE"/>
    <w:pPr>
      <w:autoSpaceDE/>
      <w:autoSpaceDN/>
      <w:spacing w:before="120" w:after="120"/>
      <w:ind w:left="284" w:firstLine="567"/>
      <w:jc w:val="left"/>
    </w:pPr>
    <w:rPr>
      <w:iCs/>
      <w:color w:val="000000"/>
      <w:sz w:val="22"/>
      <w:szCs w:val="24"/>
    </w:rPr>
  </w:style>
  <w:style w:type="paragraph" w:styleId="26">
    <w:name w:val="Body Text 2"/>
    <w:basedOn w:val="a1"/>
    <w:link w:val="27"/>
    <w:uiPriority w:val="99"/>
    <w:rsid w:val="00C124A3"/>
    <w:pPr>
      <w:spacing w:after="120" w:line="480" w:lineRule="auto"/>
    </w:pPr>
  </w:style>
  <w:style w:type="character" w:customStyle="1" w:styleId="27">
    <w:name w:val="Основной текст 2 Знак"/>
    <w:basedOn w:val="a2"/>
    <w:link w:val="26"/>
    <w:uiPriority w:val="99"/>
    <w:semiHidden/>
    <w:rsid w:val="004735AD"/>
    <w:rPr>
      <w:sz w:val="20"/>
      <w:szCs w:val="20"/>
    </w:rPr>
  </w:style>
  <w:style w:type="paragraph" w:customStyle="1" w:styleId="BodySingle">
    <w:name w:val="Body Single"/>
    <w:uiPriority w:val="99"/>
    <w:rsid w:val="00C124A3"/>
    <w:pPr>
      <w:jc w:val="center"/>
    </w:pPr>
    <w:rPr>
      <w:color w:val="000000"/>
      <w:sz w:val="20"/>
      <w:szCs w:val="20"/>
    </w:rPr>
  </w:style>
  <w:style w:type="paragraph" w:customStyle="1" w:styleId="Bullet">
    <w:name w:val="Bullet"/>
    <w:uiPriority w:val="99"/>
    <w:rsid w:val="00C124A3"/>
    <w:pPr>
      <w:numPr>
        <w:numId w:val="14"/>
      </w:numPr>
      <w:spacing w:before="120"/>
    </w:pPr>
    <w:rPr>
      <w:color w:val="000000"/>
      <w:szCs w:val="20"/>
    </w:rPr>
  </w:style>
  <w:style w:type="paragraph" w:customStyle="1" w:styleId="Outline1">
    <w:name w:val="Outline1"/>
    <w:uiPriority w:val="99"/>
    <w:rsid w:val="00C124A3"/>
    <w:pPr>
      <w:keepNext/>
      <w:keepLines/>
      <w:spacing w:before="120"/>
      <w:jc w:val="center"/>
    </w:pPr>
    <w:rPr>
      <w:b/>
      <w:color w:val="000000"/>
      <w:sz w:val="24"/>
      <w:szCs w:val="20"/>
    </w:rPr>
  </w:style>
  <w:style w:type="paragraph" w:customStyle="1" w:styleId="Header1">
    <w:name w:val="Header1"/>
    <w:uiPriority w:val="99"/>
    <w:rsid w:val="00C124A3"/>
    <w:pPr>
      <w:keepNext/>
      <w:keepLines/>
      <w:spacing w:before="240" w:after="120"/>
      <w:jc w:val="center"/>
    </w:pPr>
    <w:rPr>
      <w:b/>
      <w:color w:val="000000"/>
      <w:sz w:val="24"/>
      <w:szCs w:val="20"/>
    </w:rPr>
  </w:style>
  <w:style w:type="paragraph" w:styleId="af7">
    <w:name w:val="Balloon Text"/>
    <w:basedOn w:val="a1"/>
    <w:link w:val="af8"/>
    <w:uiPriority w:val="99"/>
    <w:rsid w:val="00747E3E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2"/>
    <w:link w:val="af7"/>
    <w:uiPriority w:val="99"/>
    <w:locked/>
    <w:rsid w:val="00747E3E"/>
    <w:rPr>
      <w:rFonts w:ascii="Tahoma" w:hAnsi="Tahoma" w:cs="Tahoma"/>
      <w:sz w:val="16"/>
      <w:szCs w:val="16"/>
    </w:rPr>
  </w:style>
  <w:style w:type="character" w:styleId="af9">
    <w:name w:val="annotation reference"/>
    <w:basedOn w:val="a2"/>
    <w:rsid w:val="00747E3E"/>
    <w:rPr>
      <w:rFonts w:cs="Times New Roman"/>
      <w:sz w:val="16"/>
      <w:szCs w:val="16"/>
    </w:rPr>
  </w:style>
  <w:style w:type="paragraph" w:styleId="afa">
    <w:name w:val="annotation text"/>
    <w:basedOn w:val="a1"/>
    <w:link w:val="afb"/>
    <w:rsid w:val="00747E3E"/>
  </w:style>
  <w:style w:type="character" w:customStyle="1" w:styleId="afb">
    <w:name w:val="Текст примечания Знак"/>
    <w:basedOn w:val="a2"/>
    <w:link w:val="afa"/>
    <w:locked/>
    <w:rsid w:val="00747E3E"/>
    <w:rPr>
      <w:rFonts w:cs="Times New Roman"/>
    </w:rPr>
  </w:style>
  <w:style w:type="paragraph" w:styleId="afc">
    <w:name w:val="annotation subject"/>
    <w:basedOn w:val="afa"/>
    <w:next w:val="afa"/>
    <w:link w:val="afd"/>
    <w:uiPriority w:val="99"/>
    <w:rsid w:val="00747E3E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locked/>
    <w:rsid w:val="00747E3E"/>
    <w:rPr>
      <w:rFonts w:cs="Times New Roman"/>
      <w:b/>
      <w:bCs/>
    </w:rPr>
  </w:style>
  <w:style w:type="character" w:styleId="afe">
    <w:name w:val="footnote reference"/>
    <w:basedOn w:val="a2"/>
    <w:uiPriority w:val="99"/>
    <w:semiHidden/>
    <w:rsid w:val="00DD0329"/>
    <w:rPr>
      <w:rFonts w:cs="Times New Roman"/>
      <w:vertAlign w:val="superscript"/>
    </w:rPr>
  </w:style>
  <w:style w:type="paragraph" w:styleId="aff">
    <w:name w:val="Normal (Web)"/>
    <w:basedOn w:val="a1"/>
    <w:uiPriority w:val="99"/>
    <w:semiHidden/>
    <w:unhideWhenUsed/>
    <w:rsid w:val="008E4A66"/>
    <w:pPr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aff0">
    <w:name w:val="Hyperlink"/>
    <w:basedOn w:val="a2"/>
    <w:uiPriority w:val="99"/>
    <w:unhideWhenUsed/>
    <w:rsid w:val="000C256D"/>
    <w:rPr>
      <w:color w:val="0000FF"/>
      <w:u w:val="single"/>
    </w:rPr>
  </w:style>
  <w:style w:type="paragraph" w:customStyle="1" w:styleId="aff1">
    <w:name w:val="Таблицы (моноширинный)"/>
    <w:basedOn w:val="a1"/>
    <w:next w:val="a1"/>
    <w:uiPriority w:val="99"/>
    <w:rsid w:val="00724571"/>
    <w:pPr>
      <w:widowControl w:val="0"/>
      <w:adjustRightInd w:val="0"/>
      <w:jc w:val="both"/>
    </w:pPr>
    <w:rPr>
      <w:rFonts w:ascii="Courier New" w:hAnsi="Courier New" w:cs="Courier New"/>
      <w:sz w:val="24"/>
      <w:szCs w:val="24"/>
    </w:rPr>
  </w:style>
  <w:style w:type="paragraph" w:styleId="aff2">
    <w:name w:val="Revision"/>
    <w:hidden/>
    <w:uiPriority w:val="99"/>
    <w:semiHidden/>
    <w:rsid w:val="00555EB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09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2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9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8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EE452E-D94A-4172-943A-B34352FFA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2074</Words>
  <Characters>11828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ДОПОЛНИТЕЛЬНОЕ СОГЛАШЕНИЕ №_______ИН</vt:lpstr>
    </vt:vector>
  </TitlesOfParts>
  <Company>CNT</Company>
  <LinksUpToDate>false</LinksUpToDate>
  <CharactersWithSpaces>13875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 №_______ИН</dc:title>
  <dc:creator>BV</dc:creator>
  <cp:lastModifiedBy>7Я</cp:lastModifiedBy>
  <cp:revision>4</cp:revision>
  <cp:lastPrinted>2014-10-02T12:09:00Z</cp:lastPrinted>
  <dcterms:created xsi:type="dcterms:W3CDTF">2017-01-19T11:29:00Z</dcterms:created>
  <dcterms:modified xsi:type="dcterms:W3CDTF">2026-01-03T08:05:00Z</dcterms:modified>
</cp:coreProperties>
</file>