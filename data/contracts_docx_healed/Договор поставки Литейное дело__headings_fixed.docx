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32CED" w14:textId="77777777" w:rsidR="003B21E6" w:rsidRDefault="00000000">
      <w:pPr>
        <w:pStyle w:val="2"/>
        <w:tabs>
          <w:tab w:val="left" w:pos="2528"/>
          <w:tab w:val="center" w:pos="4677"/>
        </w:tabs>
        <w:jc w:val="left"/>
        <w:rPr>
          <w:sz w:val="20"/>
          <w:szCs w:val="20"/>
        </w:rPr>
      </w:pPr>
      <w:r>
        <w:t>ДОГОВОР ПОСТАВКИ № 17-ЛД-48</w:t>
      </w:r>
    </w:p>
    <w:p w14:paraId="39CF2A48" w14:textId="77777777" w:rsidR="003B21E6" w:rsidRDefault="003B21E6">
      <w:pPr>
        <w:pStyle w:val="ae"/>
        <w:spacing w:after="240"/>
        <w:rPr>
          <w:sz w:val="20"/>
          <w:szCs w:val="20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475"/>
      </w:tblGrid>
      <w:tr w:rsidR="003B21E6" w14:paraId="24B63C55" w14:textId="77777777">
        <w:tc>
          <w:tcPr>
            <w:tcW w:w="2900" w:type="dxa"/>
          </w:tcPr>
          <w:p w14:paraId="5B95F01C" w14:textId="77777777" w:rsidR="003B21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 Москва</w:t>
            </w:r>
          </w:p>
        </w:tc>
        <w:tc>
          <w:tcPr>
            <w:tcW w:w="6454" w:type="dxa"/>
          </w:tcPr>
          <w:p w14:paraId="222947DA" w14:textId="77777777" w:rsidR="003B21E6" w:rsidRDefault="00000000">
            <w:pPr>
              <w:jc w:val="right"/>
            </w:pPr>
            <w:r>
              <w:rPr>
                <w:sz w:val="20"/>
                <w:szCs w:val="20"/>
              </w:rPr>
              <w:t>«__» ________ 2012 г.</w:t>
            </w:r>
          </w:p>
        </w:tc>
      </w:tr>
    </w:tbl>
    <w:p w14:paraId="7E353CF3" w14:textId="77777777" w:rsidR="003B21E6" w:rsidRDefault="003B21E6">
      <w:pPr>
        <w:rPr>
          <w:sz w:val="20"/>
          <w:szCs w:val="20"/>
        </w:rPr>
      </w:pPr>
    </w:p>
    <w:p w14:paraId="5B703FB2" w14:textId="77777777" w:rsidR="003B21E6" w:rsidRDefault="00000000">
      <w:pPr>
        <w:pStyle w:val="ae"/>
        <w:rPr>
          <w:sz w:val="20"/>
          <w:szCs w:val="20"/>
        </w:rPr>
      </w:pPr>
      <w:bookmarkStart w:id="0" w:name="p00_3"/>
      <w:bookmarkEnd w:id="0"/>
      <w:r>
        <w:rPr>
          <w:sz w:val="20"/>
          <w:szCs w:val="20"/>
        </w:rPr>
        <w:t xml:space="preserve">Общество с ограниченной ответственностью </w:t>
      </w:r>
      <w:r>
        <w:rPr>
          <w:b/>
          <w:sz w:val="20"/>
          <w:szCs w:val="20"/>
        </w:rPr>
        <w:t xml:space="preserve">«Литейное Дело», </w:t>
      </w:r>
      <w:r>
        <w:rPr>
          <w:sz w:val="20"/>
          <w:szCs w:val="20"/>
        </w:rPr>
        <w:t>именуемое в дальнейшем "Поставщик", в лице Генерального директора  Охабкина Александра Александровича, действующего на основании Устава, с одной стороны, и</w:t>
      </w:r>
    </w:p>
    <w:p w14:paraId="7C486E98" w14:textId="77777777" w:rsidR="003B21E6" w:rsidRDefault="00000000">
      <w:pPr>
        <w:pStyle w:val="ae"/>
      </w:pPr>
      <w:bookmarkStart w:id="1" w:name="p00_4"/>
      <w:bookmarkEnd w:id="1"/>
      <w:r>
        <w:rPr>
          <w:sz w:val="20"/>
        </w:rPr>
        <w:t xml:space="preserve">_______ </w:t>
      </w:r>
      <w:r>
        <w:rPr>
          <w:rFonts w:ascii="Times New Roman Bold;Times New" w:eastAsia="ヒラギノ角ゴ Pro W3;Times New Roman" w:hAnsi="Times New Roman Bold;Times New" w:cs="Times New Roman Bold;Times New"/>
          <w:sz w:val="20"/>
        </w:rPr>
        <w:t>«_______»</w:t>
      </w:r>
      <w:r>
        <w:rPr>
          <w:sz w:val="20"/>
        </w:rPr>
        <w:t>, именуемое в дальнейшем "Покупатель", в лице Генерального директора ________</w:t>
      </w:r>
      <w:r>
        <w:rPr>
          <w:rFonts w:ascii="Times New Roman Bold;Times New" w:eastAsia="ヒラギノ角ゴ Pro W3;Times New Roman" w:hAnsi="Times New Roman Bold;Times New" w:cs="Times New Roman Bold;Times New"/>
          <w:sz w:val="20"/>
        </w:rPr>
        <w:t xml:space="preserve">, </w:t>
      </w:r>
      <w:r>
        <w:rPr>
          <w:sz w:val="20"/>
        </w:rPr>
        <w:t>действующего на основании ___</w:t>
      </w:r>
      <w:r>
        <w:rPr>
          <w:sz w:val="20"/>
          <w:szCs w:val="20"/>
        </w:rPr>
        <w:t>,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именуемое в дальнейшем "Покупатель", с другой стороны,</w:t>
      </w:r>
    </w:p>
    <w:p w14:paraId="01C7C2B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вместе именуемые "Стороны", а индивидуально - "Сторона",</w:t>
      </w:r>
    </w:p>
    <w:p w14:paraId="6786C0D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заключили настоящий договор поставки оборудования (далее по тексту - "Договор") о нижеследующем:</w:t>
      </w:r>
    </w:p>
    <w:p w14:paraId="37A220A7" w14:textId="77777777" w:rsidR="003B21E6" w:rsidRDefault="00000000">
      <w:pPr>
        <w:pStyle w:val="3"/>
        <w:rPr>
          <w:sz w:val="20"/>
          <w:szCs w:val="20"/>
        </w:rPr>
      </w:pPr>
      <w:r>
        <w:t>1. Предмет договора</w:t>
      </w:r>
    </w:p>
    <w:p w14:paraId="61CB77E3" w14:textId="77777777" w:rsidR="003B21E6" w:rsidRDefault="00000000">
      <w:pPr>
        <w:pStyle w:val="ae"/>
      </w:pPr>
      <w:bookmarkStart w:id="2" w:name="p01_1"/>
      <w:r>
        <w:rPr>
          <w:sz w:val="20"/>
          <w:szCs w:val="20"/>
        </w:rPr>
        <w:t>1.1. </w:t>
      </w:r>
      <w:bookmarkEnd w:id="2"/>
      <w:r>
        <w:rPr>
          <w:sz w:val="20"/>
          <w:szCs w:val="20"/>
        </w:rPr>
        <w:t xml:space="preserve">В соответствии с "Договором" "Поставщик" обязуется передать оборудование, указанное в п. </w:t>
      </w:r>
      <w:hyperlink w:anchor="p01_2">
        <w:r>
          <w:rPr>
            <w:rStyle w:val="a4"/>
            <w:sz w:val="20"/>
            <w:szCs w:val="20"/>
          </w:rPr>
          <w:t>1.2</w:t>
        </w:r>
      </w:hyperlink>
      <w:r>
        <w:rPr>
          <w:sz w:val="20"/>
          <w:szCs w:val="20"/>
        </w:rPr>
        <w:t xml:space="preserve"> "Договора" (далее по тексту – «Оборудование") в собственность "Покупателю", а "Покупатель" обязуется принять и оплатить "Оборудование" в порядке и сроки, указанные в "Договоре".</w:t>
      </w:r>
    </w:p>
    <w:p w14:paraId="55C33BC5" w14:textId="77777777" w:rsidR="003B21E6" w:rsidRDefault="00000000">
      <w:pPr>
        <w:pStyle w:val="2"/>
        <w:rPr>
          <w:sz w:val="20"/>
          <w:szCs w:val="20"/>
        </w:rPr>
      </w:pPr>
      <w:r>
        <w:t>1.2. В "Спецификации оборудования" (Приложение №1 к "Договору"), являющейся неотъемлемой частью "Договора", "Сторонами" определены:</w:t>
      </w:r>
    </w:p>
    <w:p w14:paraId="3DD8DB85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наименование "Оборудования"</w:t>
      </w:r>
    </w:p>
    <w:p w14:paraId="436A46D2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количество "Оборудования"</w:t>
      </w:r>
    </w:p>
    <w:p w14:paraId="5F2BC765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стоимость "Оборудования"</w:t>
      </w:r>
    </w:p>
    <w:p w14:paraId="2D8D571E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комплектность "Оборудования"</w:t>
      </w:r>
    </w:p>
    <w:p w14:paraId="2253E32E" w14:textId="77777777" w:rsidR="003B21E6" w:rsidRDefault="00000000">
      <w:pPr>
        <w:ind w:left="567"/>
        <w:jc w:val="both"/>
      </w:pPr>
      <w:r>
        <w:rPr>
          <w:sz w:val="20"/>
          <w:szCs w:val="20"/>
        </w:rPr>
        <w:t>1.3 «Эскиз Оборудования» (Приложение №2 к «Договору»), является неотъемлемой частью "Договора" и определяет внешний вид «Оборудования».</w:t>
      </w:r>
    </w:p>
    <w:p w14:paraId="073F27E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1.4. Передаваемое по "Договору" "Оборудование" должно находиться в исправном состоянии, отвечающем требованиям, предъявляемым к эксплуатируемому оборудованию, используемому для производственных, коммерческих и иных целей в соответствии с конструктивным назначением "Оборудования".</w:t>
      </w:r>
    </w:p>
    <w:p w14:paraId="1CEB0B6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1.5. "Поставщик" гарантирует, что на момент заключения "Договора", "Оборудование" принадлежит "Поставщику" на праве собственности, в споре и под арестом не состоит, не является предметом залога, не обременено правами третьих лиц.</w:t>
      </w:r>
    </w:p>
    <w:p w14:paraId="0022697C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1.6. "Стороны" "Договора" определили, что техническая и коммерческая эксплуатация приобретаемого "Оборудования" должна обеспечивать его нормальное и безопасное использование в соответствии с целями покупки его по "Договору".</w:t>
      </w:r>
    </w:p>
    <w:p w14:paraId="43356A73" w14:textId="77777777" w:rsidR="003B21E6" w:rsidRDefault="00000000">
      <w:pPr>
        <w:pStyle w:val="ae"/>
      </w:pPr>
      <w:r>
        <w:rPr>
          <w:sz w:val="20"/>
          <w:szCs w:val="20"/>
        </w:rPr>
        <w:t>1.7. Качество "Оборудования", передаваемого по "Договору" и его окраска соответствуют действующим в Российской Федерации стандартам и техническим условиям. "Поставщик" гарантирует "Покупателю" нормальную работу и внешний вид продаваемого "Оборудования" при условии соблюдения "Покупателем" инструкций по его технической эксплуатации (если таковые были переданы с «Оборудованием»).</w:t>
      </w:r>
    </w:p>
    <w:p w14:paraId="7341A4A7" w14:textId="77777777" w:rsidR="003B21E6" w:rsidRDefault="00000000">
      <w:pPr>
        <w:pStyle w:val="2"/>
      </w:pPr>
      <w:r>
        <w:t>1.8. «Оборудование» должно быть упакована в тару, отвечающую требованиям ГОСТов, ТУ и обеспечивающую сохранность продукции при перевозке и хранении.</w:t>
      </w:r>
    </w:p>
    <w:p w14:paraId="385691F4" w14:textId="77777777" w:rsidR="003B21E6" w:rsidRDefault="00000000">
      <w:pPr>
        <w:pStyle w:val="2"/>
        <w:rPr>
          <w:sz w:val="20"/>
          <w:szCs w:val="20"/>
        </w:rPr>
      </w:pPr>
      <w:r>
        <w:t>1.9. Гарантийный срок на "Оборудование", включая его окраску, составляет 1 (Один) год со дня подписания акта приема-передачи "Оборудования".</w:t>
      </w:r>
    </w:p>
    <w:p w14:paraId="6C2A1E12" w14:textId="77777777" w:rsidR="003B21E6" w:rsidRDefault="00000000">
      <w:pPr>
        <w:pStyle w:val="3"/>
        <w:rPr>
          <w:sz w:val="20"/>
          <w:szCs w:val="20"/>
        </w:rPr>
      </w:pPr>
      <w:r>
        <w:t>2. Срок действия договора</w:t>
      </w:r>
    </w:p>
    <w:p w14:paraId="26D08FFA" w14:textId="77777777" w:rsidR="003B21E6" w:rsidRDefault="00000000">
      <w:pPr>
        <w:pStyle w:val="2"/>
        <w:rPr>
          <w:sz w:val="20"/>
          <w:szCs w:val="20"/>
        </w:rPr>
      </w:pPr>
      <w:r>
        <w:lastRenderedPageBreak/>
        <w:t>2.1. "Договор" вступает в силу с момента его подписания Сторонами и действует до полного исполнения ими своих обязательств по договору.</w:t>
      </w:r>
    </w:p>
    <w:p w14:paraId="2A3031FA" w14:textId="77777777" w:rsidR="003B21E6" w:rsidRDefault="00000000">
      <w:pPr>
        <w:pStyle w:val="3"/>
        <w:rPr>
          <w:sz w:val="20"/>
          <w:szCs w:val="20"/>
        </w:rPr>
      </w:pPr>
      <w:r>
        <w:t>3. Права и обязанности сторон</w:t>
      </w:r>
    </w:p>
    <w:p w14:paraId="15FA1A97" w14:textId="77777777" w:rsidR="003B21E6" w:rsidRDefault="00000000">
      <w:pPr>
        <w:pStyle w:val="2"/>
        <w:rPr>
          <w:sz w:val="20"/>
          <w:szCs w:val="20"/>
        </w:rPr>
      </w:pPr>
      <w:r>
        <w:t>3.1. "Поставщик" обязуется:</w:t>
      </w:r>
    </w:p>
    <w:p w14:paraId="36DAD35F" w14:textId="77777777" w:rsidR="003B21E6" w:rsidRDefault="00000000">
      <w:pPr>
        <w:pStyle w:val="3"/>
        <w:rPr>
          <w:sz w:val="20"/>
          <w:szCs w:val="20"/>
        </w:rPr>
      </w:pPr>
      <w:r>
        <w:t>3.1.1. Передать "Покупателю" "Оборудование" в порядке и на условиях "Договора".</w:t>
      </w:r>
    </w:p>
    <w:p w14:paraId="03EBA60D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3.1.2. Передать "Покупателю" "Оборудование", являющееся собственностью "Поставщика", полностью свободное от прав третьих лиц, не состоящее в споре и под арестом, не являющееся предметом залога и т.п.</w:t>
      </w:r>
    </w:p>
    <w:p w14:paraId="024DFF97" w14:textId="77777777" w:rsidR="003B21E6" w:rsidRDefault="00000000">
      <w:pPr>
        <w:pStyle w:val="ae"/>
      </w:pPr>
      <w:r>
        <w:rPr>
          <w:sz w:val="20"/>
          <w:szCs w:val="20"/>
        </w:rPr>
        <w:t>3.1.3. Одновременно с "Оборудованием", передать "Покупателю" относящиеся к нему документы - (технический паспорт, сертификат качества, товарную накладную формы ТОРГ-12, счет-фактуру и т.п.), предусмотренные "Договором" и законодательством.</w:t>
      </w:r>
    </w:p>
    <w:p w14:paraId="0553068C" w14:textId="77777777" w:rsidR="003B21E6" w:rsidRDefault="00000000">
      <w:pPr>
        <w:pStyle w:val="ae"/>
      </w:pPr>
      <w:bookmarkStart w:id="3" w:name="p03_1_5"/>
      <w:r>
        <w:rPr>
          <w:sz w:val="20"/>
          <w:szCs w:val="20"/>
        </w:rPr>
        <w:t>3.1.4. </w:t>
      </w:r>
      <w:bookmarkEnd w:id="3"/>
      <w:r>
        <w:rPr>
          <w:sz w:val="20"/>
          <w:szCs w:val="20"/>
        </w:rPr>
        <w:t xml:space="preserve">Своими силами и за свой счет в течение гарантийного срока устранить недостатки (осуществить ремонт) "Оборудования", не подлежащего использованию в соответствии с предназначением по вине "Поставщика", в согласованный с "Покупателем" срок. В случае невозможности устранения недостатков  "Поставщик" обязан в согласованный с "Покупателем" срок заменить такое "Оборудование" "Покупателю" на надлежащее. </w:t>
      </w:r>
    </w:p>
    <w:p w14:paraId="5D2ECF4C" w14:textId="77777777" w:rsidR="003B21E6" w:rsidRDefault="00000000">
      <w:pPr>
        <w:pStyle w:val="2"/>
      </w:pPr>
      <w:r>
        <w:t>3.2. "Покупатель" обязуется:</w:t>
      </w:r>
    </w:p>
    <w:p w14:paraId="67D38E69" w14:textId="77777777" w:rsidR="003B21E6" w:rsidRDefault="00000000">
      <w:pPr>
        <w:pStyle w:val="3"/>
        <w:rPr>
          <w:sz w:val="20"/>
          <w:szCs w:val="20"/>
        </w:rPr>
      </w:pPr>
      <w:r>
        <w:t>3.2.1. Принять "Оборудование" по количеству, качеству и комплектности в соответствии с условиями "Договора".</w:t>
      </w:r>
    </w:p>
    <w:p w14:paraId="3A0B2DB5" w14:textId="77777777" w:rsidR="003B21E6" w:rsidRDefault="00000000">
      <w:pPr>
        <w:pStyle w:val="3"/>
        <w:rPr>
          <w:sz w:val="20"/>
          <w:szCs w:val="20"/>
        </w:rPr>
      </w:pPr>
      <w:r>
        <w:t>3.2.2. Оплатить "Оборудование" в порядке и в сроки, установленные "Договором".</w:t>
      </w:r>
    </w:p>
    <w:p w14:paraId="59E5513E" w14:textId="77777777" w:rsidR="003B21E6" w:rsidRDefault="00000000">
      <w:pPr>
        <w:pStyle w:val="3"/>
        <w:rPr>
          <w:sz w:val="20"/>
          <w:szCs w:val="20"/>
        </w:rPr>
      </w:pPr>
      <w:r>
        <w:t>3.2.3. Совершить все необходимые действия, обеспечивающие принятие "Оборудования".</w:t>
      </w:r>
    </w:p>
    <w:p w14:paraId="4D6AA53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3.2.4. В течение 14 (Четырнадцати) календарных дней со дня получения "Оборудования" уведомить "Поставщика" о несоответствии "Оборудования" по количеству, качеству, комплектности (в том числе наличию необходимых документов) условиям "Договора".</w:t>
      </w:r>
    </w:p>
    <w:p w14:paraId="0F512C30" w14:textId="77777777" w:rsidR="003B21E6" w:rsidRDefault="00000000">
      <w:pPr>
        <w:pStyle w:val="ae"/>
      </w:pPr>
      <w:r>
        <w:rPr>
          <w:sz w:val="20"/>
          <w:szCs w:val="20"/>
        </w:rPr>
        <w:t xml:space="preserve">3.2.5. В случае, если "Покупатель" в соответствии с Договором отказывается от переданного "Поставщиком" "Оборудования", "Покупатель" обязан обеспечить сохранность этого "Оборудования" (ответственное хранение за счет Поставщика) и незамедлительно уведомить "Поставщика". </w:t>
      </w:r>
    </w:p>
    <w:p w14:paraId="3818F4EB" w14:textId="77777777" w:rsidR="003B21E6" w:rsidRDefault="00000000">
      <w:pPr>
        <w:pStyle w:val="2"/>
      </w:pPr>
      <w:r>
        <w:t>3.3. "Поставщик" вправе:</w:t>
      </w:r>
    </w:p>
    <w:p w14:paraId="3078C027" w14:textId="77777777" w:rsidR="003B21E6" w:rsidRDefault="00000000">
      <w:pPr>
        <w:pStyle w:val="ae"/>
      </w:pPr>
      <w:r>
        <w:rPr>
          <w:sz w:val="20"/>
          <w:szCs w:val="20"/>
        </w:rPr>
        <w:t>3.3.1. По своему выбору, потребовать оплаты "Оборудования" либо отказаться от исполнения "Договора", если "Покупатель" в нарушение "Договора" необоснованно отказывается принять и/или оплатить "Оборудование".</w:t>
      </w:r>
    </w:p>
    <w:p w14:paraId="23705769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3.3.2. Потребовать от "Покупателя" оплаты "Оборудования", в случаях когда "Покупатель" без установленных "Договором" оснований не принимает "Оборудование" от "Поставщика" или отказывается от его принятия.</w:t>
      </w:r>
    </w:p>
    <w:p w14:paraId="27D61650" w14:textId="77777777" w:rsidR="003B21E6" w:rsidRDefault="00000000">
      <w:pPr>
        <w:pStyle w:val="2"/>
      </w:pPr>
      <w:r>
        <w:t>3.4. "Покупатель" вправе:</w:t>
      </w:r>
    </w:p>
    <w:p w14:paraId="5B22B342" w14:textId="77777777" w:rsidR="003B21E6" w:rsidRDefault="00000000">
      <w:pPr>
        <w:pStyle w:val="3"/>
        <w:rPr>
          <w:sz w:val="20"/>
          <w:szCs w:val="20"/>
        </w:rPr>
      </w:pPr>
      <w:r>
        <w:t>3.4.1. Отказаться от исполнения "Договора", если "Поставщик" отказывается передать "Покупателю" проданное "Оборудование".</w:t>
      </w:r>
    </w:p>
    <w:p w14:paraId="5D43CDA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lastRenderedPageBreak/>
        <w:t>3.4.2. При передаче "Поставщиком" "Оборудования" ненадлежащего качества, в соответствии с условиями "Договора", если "Поставщик" не заменит "Оборудование" ненадлежащего качества в разумные сроки, потребовать безвозмездного устранения недостатков "Оборудования"в согласованный с "Поставщиком" срок, либо отказаться от «Оборудования» и воспользоваться ст.ст. 475, 518, 524 ГК РФ.</w:t>
      </w:r>
    </w:p>
    <w:p w14:paraId="0D358857" w14:textId="77777777" w:rsidR="003B21E6" w:rsidRDefault="00000000">
      <w:pPr>
        <w:pStyle w:val="ae"/>
      </w:pPr>
      <w:r>
        <w:rPr>
          <w:sz w:val="20"/>
          <w:szCs w:val="20"/>
        </w:rPr>
        <w:t>3.4.3. В случае существенного нарушения "Поставщиком" требований к качеству "Оборудования" (обнаружения неустранимых недостатков, недостатков, которые не могут быть устранены без несоразмерных расходов или затрат времени, или выявляются неоднократно, либо проявляются вновь после их устранения, и других подобных недостатков) потребовать замены "Оборудования" ненадлежащего качества «Оборудованием», соответствующим условиям "Договора", либо отказаться от «Оборудования» и потребовать возврата стоимости «Оборудования» и возмещения ущерба, связанного с его ремонтом / заменой, воспользоваться ст.ст. 475, 518, 524 ГК РФ.</w:t>
      </w:r>
    </w:p>
    <w:p w14:paraId="59BC3112" w14:textId="77777777" w:rsidR="003B21E6" w:rsidRDefault="00000000">
      <w:pPr>
        <w:pStyle w:val="3"/>
        <w:ind w:firstLine="567"/>
        <w:jc w:val="both"/>
        <w:rPr>
          <w:sz w:val="20"/>
          <w:szCs w:val="20"/>
        </w:rPr>
      </w:pPr>
      <w:r>
        <w:t>3.4.4. В случае передачи некомплектного "Оборудования" потребовать от "Поставщика" доукомплектования "Оборудования" в согласованный с "Поставщиком" срок.</w:t>
      </w:r>
    </w:p>
    <w:p w14:paraId="23B3539C" w14:textId="77777777" w:rsidR="003B21E6" w:rsidRDefault="00000000">
      <w:pPr>
        <w:pStyle w:val="3"/>
        <w:rPr>
          <w:sz w:val="20"/>
          <w:szCs w:val="20"/>
        </w:rPr>
      </w:pPr>
      <w:r>
        <w:t>4. Порядок поставки оборудования</w:t>
      </w:r>
    </w:p>
    <w:p w14:paraId="319B59DF" w14:textId="77777777" w:rsidR="003B21E6" w:rsidRDefault="00000000">
      <w:pPr>
        <w:pStyle w:val="2"/>
        <w:rPr>
          <w:sz w:val="20"/>
          <w:szCs w:val="20"/>
        </w:rPr>
      </w:pPr>
      <w:r>
        <w:t>4.1. Поставка "Оборудования" осуществляется "Поставщиком" путем отгрузки "Покупателю".</w:t>
      </w:r>
    </w:p>
    <w:p w14:paraId="2FD37D74" w14:textId="77777777" w:rsidR="003B21E6" w:rsidRDefault="00000000">
      <w:pPr>
        <w:pStyle w:val="2"/>
        <w:rPr>
          <w:sz w:val="20"/>
          <w:szCs w:val="20"/>
        </w:rPr>
      </w:pPr>
      <w:r>
        <w:t>4.2. Место передачи "Оборудования": г.Москва, ул.__________________________________</w:t>
      </w:r>
    </w:p>
    <w:p w14:paraId="5F80A2E1" w14:textId="77777777" w:rsidR="003B21E6" w:rsidRDefault="00000000">
      <w:pPr>
        <w:pStyle w:val="2"/>
      </w:pPr>
      <w:r>
        <w:t>4.3. Стоимость доставки "Оборудования" включена в стоимость "Оборудования" по "Договору".</w:t>
      </w:r>
    </w:p>
    <w:p w14:paraId="64F5867A" w14:textId="77777777" w:rsidR="003B21E6" w:rsidRDefault="00000000">
      <w:pPr>
        <w:pStyle w:val="ae"/>
        <w:rPr>
          <w:sz w:val="20"/>
          <w:szCs w:val="20"/>
        </w:rPr>
      </w:pPr>
      <w:bookmarkStart w:id="4" w:name="p04_6"/>
      <w:r>
        <w:rPr>
          <w:sz w:val="20"/>
          <w:szCs w:val="20"/>
        </w:rPr>
        <w:t>4.4. </w:t>
      </w:r>
      <w:bookmarkEnd w:id="4"/>
      <w:r>
        <w:rPr>
          <w:sz w:val="20"/>
          <w:szCs w:val="20"/>
        </w:rPr>
        <w:t>Риск случайной гибели или случайного повреждения "Оборудования" переходит на "Покупателя" с момента, когда "Поставщик" передал "Оборудование" "Покупателю" в порядке, предусмотренном "Договором".</w:t>
      </w:r>
    </w:p>
    <w:p w14:paraId="3A34D003" w14:textId="77777777" w:rsidR="003B21E6" w:rsidRDefault="00000000">
      <w:pPr>
        <w:pStyle w:val="ae"/>
        <w:rPr>
          <w:sz w:val="20"/>
          <w:szCs w:val="20"/>
        </w:rPr>
      </w:pPr>
      <w:bookmarkStart w:id="5" w:name="p04_7"/>
      <w:r>
        <w:rPr>
          <w:sz w:val="20"/>
          <w:szCs w:val="20"/>
        </w:rPr>
        <w:t>4.5. </w:t>
      </w:r>
      <w:bookmarkEnd w:id="5"/>
      <w:r>
        <w:rPr>
          <w:sz w:val="20"/>
          <w:szCs w:val="20"/>
        </w:rPr>
        <w:t>Право собственности на "Оборудование" по "Договору" возникает у "Покупателя" со дня получения "Оборудования" "Покупателем" при условии полной оплаты "Оборудования".</w:t>
      </w:r>
    </w:p>
    <w:p w14:paraId="171CC6D4" w14:textId="77777777" w:rsidR="003B21E6" w:rsidRDefault="00000000">
      <w:pPr>
        <w:pStyle w:val="2"/>
        <w:rPr>
          <w:sz w:val="20"/>
          <w:szCs w:val="20"/>
        </w:rPr>
      </w:pPr>
      <w:r>
        <w:t>4.6. "Оборудование" должно быть передано "Покупателю" в соответствие с условиями "Договора" в срок согласно Графика поставки (Приложение №3 к Договору);</w:t>
      </w:r>
    </w:p>
    <w:p w14:paraId="46046E49" w14:textId="77777777" w:rsidR="003B21E6" w:rsidRDefault="00000000">
      <w:pPr>
        <w:pStyle w:val="2"/>
        <w:ind w:firstLine="540"/>
      </w:pPr>
      <w:r>
        <w:t>4.7. Досрочная поставка «Оборудования» может производиться только с письменного согласия «Покупателя».</w:t>
      </w:r>
    </w:p>
    <w:p w14:paraId="3307B3F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4.8. Подтверждением факта передачи «Оборудования» является подписание между «Покупателем» и «Поставщиком» или их уполномоченными представителями Акта приема-передачи «Оборудования», составленного в 2-х одинаковых экземплярах.</w:t>
      </w:r>
    </w:p>
    <w:p w14:paraId="4991106F" w14:textId="77777777" w:rsidR="003B21E6" w:rsidRDefault="00000000">
      <w:pPr>
        <w:pStyle w:val="3"/>
      </w:pPr>
      <w:r>
        <w:t>5. Стоимость Оборудования и порядок расчетов</w:t>
      </w:r>
    </w:p>
    <w:p w14:paraId="5D304126" w14:textId="77777777" w:rsidR="003B21E6" w:rsidRDefault="00000000">
      <w:pPr>
        <w:pStyle w:val="20"/>
        <w:spacing w:line="240" w:lineRule="exact"/>
        <w:ind w:firstLine="540"/>
        <w:rPr>
          <w:sz w:val="20"/>
        </w:rPr>
      </w:pPr>
      <w:r>
        <w:rPr>
          <w:sz w:val="20"/>
        </w:rPr>
        <w:t>5.1. Общая цена (сумма) Договора определяется как общая сумма всего поставленного «Покупателю» «Оборудования» за весь период действия договора и составляет:</w:t>
      </w:r>
      <w:r>
        <w:rPr>
          <w:b/>
          <w:sz w:val="20"/>
        </w:rPr>
        <w:t xml:space="preserve"> _________ (_____________) рублей __ копеек, в том числе  НДС  18 %  __________ (_________) рубл_ __ копеек.</w:t>
      </w:r>
    </w:p>
    <w:p w14:paraId="1F402BF1" w14:textId="77777777" w:rsidR="003B21E6" w:rsidRDefault="00000000">
      <w:pPr>
        <w:pStyle w:val="2"/>
        <w:spacing w:line="240" w:lineRule="exact"/>
        <w:ind w:firstLine="540"/>
      </w:pPr>
      <w:r>
        <w:t>5.2. Цена «Оборудования» устанавливается в валюте Российской Федерации и указывается в Спецификации (Приложение № 1 Договора)</w:t>
      </w:r>
    </w:p>
    <w:p w14:paraId="7BE28DEB" w14:textId="77777777" w:rsidR="003B21E6" w:rsidRDefault="00000000">
      <w:pPr>
        <w:pStyle w:val="af"/>
        <w:ind w:firstLine="540"/>
        <w:jc w:val="both"/>
      </w:pPr>
      <w:r>
        <w:rPr>
          <w:rFonts w:ascii="Times New Roman;Times New Roman" w:hAnsi="Times New Roman;Times New Roman" w:cs="Times New Roman;Times New Roman"/>
        </w:rPr>
        <w:lastRenderedPageBreak/>
        <w:t xml:space="preserve">5.3. В цену «Оборудования» включаются стоимость «Оборудования», маркировки, упаковки, предпродажной подготовки, а также затраты по загрузке, креплению «Оборудования» на транспорте. </w:t>
      </w:r>
    </w:p>
    <w:p w14:paraId="3D6B7A9D" w14:textId="77777777" w:rsidR="003B21E6" w:rsidRDefault="00000000">
      <w:pPr>
        <w:pStyle w:val="2"/>
      </w:pPr>
      <w:r>
        <w:t>5.4. Оплата по «Договору» осуществляется в следующем порядке:</w:t>
      </w:r>
    </w:p>
    <w:p w14:paraId="5F4BB7D1" w14:textId="77777777" w:rsidR="003B21E6" w:rsidRDefault="00000000">
      <w:pPr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5.4.1 Аванс в размере 40% от суммы Договора, что составляет –</w:t>
      </w:r>
      <w:r>
        <w:rPr>
          <w:b/>
          <w:sz w:val="20"/>
          <w:szCs w:val="20"/>
        </w:rPr>
        <w:t xml:space="preserve"> _____,</w:t>
      </w:r>
      <w:r>
        <w:rPr>
          <w:b/>
          <w:color w:val="FF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том числе НДС 18% в сумме – _____ </w:t>
      </w:r>
      <w:r>
        <w:rPr>
          <w:sz w:val="20"/>
          <w:szCs w:val="20"/>
        </w:rPr>
        <w:t>осуществляется «Покупателем» «__»</w:t>
      </w:r>
      <w:r>
        <w:rPr>
          <w:b/>
          <w:sz w:val="20"/>
          <w:szCs w:val="20"/>
        </w:rPr>
        <w:t xml:space="preserve"> ___ 2012 г. </w:t>
      </w:r>
      <w:r>
        <w:rPr>
          <w:sz w:val="20"/>
          <w:szCs w:val="20"/>
        </w:rPr>
        <w:t>согласно выставленного «Поставщиком» счета.</w:t>
      </w:r>
    </w:p>
    <w:p w14:paraId="76D7C482" w14:textId="77777777" w:rsidR="003B21E6" w:rsidRDefault="00000000">
      <w:pPr>
        <w:ind w:firstLine="540"/>
        <w:jc w:val="both"/>
        <w:rPr>
          <w:color w:val="FF0000"/>
          <w:sz w:val="20"/>
          <w:szCs w:val="20"/>
        </w:rPr>
      </w:pPr>
      <w:r>
        <w:rPr>
          <w:sz w:val="20"/>
          <w:szCs w:val="20"/>
        </w:rPr>
        <w:t>5.4.2 Аванс в размере 30% от суммы Договора, что составляет –</w:t>
      </w:r>
      <w:r>
        <w:rPr>
          <w:b/>
          <w:sz w:val="20"/>
          <w:szCs w:val="20"/>
        </w:rPr>
        <w:t xml:space="preserve"> ________,</w:t>
      </w:r>
      <w:r>
        <w:rPr>
          <w:b/>
          <w:color w:val="FF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том числе НДС 18% в сумме – ________ </w:t>
      </w:r>
      <w:r>
        <w:rPr>
          <w:sz w:val="20"/>
          <w:szCs w:val="20"/>
        </w:rPr>
        <w:t>подлежит оплате в течении 3 (Трех) банковских дней с момента отгрузки «Покупателю» первой партии «Оборудования».</w:t>
      </w:r>
    </w:p>
    <w:p w14:paraId="4E9AAB88" w14:textId="77777777" w:rsidR="003B21E6" w:rsidRDefault="00000000">
      <w:pPr>
        <w:ind w:firstLine="540"/>
        <w:jc w:val="both"/>
      </w:pPr>
      <w:r>
        <w:rPr>
          <w:sz w:val="20"/>
          <w:szCs w:val="20"/>
        </w:rPr>
        <w:t>5.4.3 Окончательный расчет в размере</w:t>
      </w:r>
      <w:r>
        <w:rPr>
          <w:b/>
          <w:sz w:val="20"/>
          <w:szCs w:val="20"/>
        </w:rPr>
        <w:t xml:space="preserve"> ______,</w:t>
      </w:r>
      <w:r>
        <w:rPr>
          <w:b/>
          <w:color w:val="FF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том числе НДС 18% в сумме – _________ </w:t>
      </w:r>
      <w:r>
        <w:rPr>
          <w:sz w:val="20"/>
          <w:szCs w:val="20"/>
        </w:rPr>
        <w:t>подлежит оплате в течении 3 (Трех) банковских дней с момента уведомления «Покупателя» о готовности второй партии «Оборудования» к отгрузке.</w:t>
      </w:r>
    </w:p>
    <w:p w14:paraId="1EB3676F" w14:textId="77777777" w:rsidR="003B21E6" w:rsidRDefault="00000000">
      <w:pPr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5.5. В случае несоблюдения Покупателем условия об оплате, срок поставки «Оборудования» отодвигается соразмерно времени задержки поступления оплаты. При этом п. 6.4. настоящего Договора применению не подлежит.</w:t>
      </w:r>
      <w:bookmarkStart w:id="6" w:name="p05_5"/>
    </w:p>
    <w:p w14:paraId="6393DDCC" w14:textId="77777777" w:rsidR="003B21E6" w:rsidRDefault="00000000">
      <w:pPr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5.6. </w:t>
      </w:r>
      <w:bookmarkEnd w:id="6"/>
      <w:r>
        <w:rPr>
          <w:sz w:val="20"/>
          <w:szCs w:val="20"/>
        </w:rPr>
        <w:t>Способ оплаты по "Договору": перечисление "Покупателем" денежных средств в валюте Российской Федерации (рубль) на расчетный счет "Поставщика". При этом обязанности "Покупателя" в части оплаты по "Договору" считаются исполненными с момента поступления денежных средств на расчетный счет в банке "Поставщика".</w:t>
      </w:r>
    </w:p>
    <w:p w14:paraId="3AB0B819" w14:textId="77777777" w:rsidR="003B21E6" w:rsidRDefault="00000000">
      <w:pPr>
        <w:pStyle w:val="3"/>
        <w:rPr>
          <w:sz w:val="20"/>
          <w:szCs w:val="20"/>
        </w:rPr>
      </w:pPr>
      <w:r>
        <w:t>6. Ответственность сторон</w:t>
      </w:r>
    </w:p>
    <w:p w14:paraId="28935A85" w14:textId="77777777" w:rsidR="003B21E6" w:rsidRDefault="00000000">
      <w:pPr>
        <w:pStyle w:val="2"/>
        <w:rPr>
          <w:sz w:val="20"/>
          <w:szCs w:val="20"/>
        </w:rPr>
      </w:pPr>
      <w:r>
        <w:t>6.1. Применимым правом по "Договору" является право Российской Федерации.</w:t>
      </w:r>
    </w:p>
    <w:p w14:paraId="38046613" w14:textId="77777777" w:rsidR="003B21E6" w:rsidRDefault="00000000">
      <w:pPr>
        <w:pStyle w:val="ae"/>
        <w:rPr>
          <w:sz w:val="20"/>
          <w:szCs w:val="20"/>
        </w:rPr>
      </w:pPr>
      <w:bookmarkStart w:id="7" w:name="p07_2"/>
      <w:r>
        <w:rPr>
          <w:sz w:val="20"/>
          <w:szCs w:val="20"/>
        </w:rPr>
        <w:t>6.2. </w:t>
      </w:r>
      <w:bookmarkEnd w:id="7"/>
      <w:r>
        <w:rPr>
          <w:sz w:val="20"/>
          <w:szCs w:val="20"/>
        </w:rPr>
        <w:t>"Стороны" несут ответственность за неисполнение или ненадлежащее исполнение своих обязательств по "Договору" в соответствии с "Договором" и законодательством.</w:t>
      </w:r>
    </w:p>
    <w:p w14:paraId="1BCCC4DD" w14:textId="77777777" w:rsidR="003B21E6" w:rsidRDefault="00000000">
      <w:pPr>
        <w:pStyle w:val="2"/>
        <w:rPr>
          <w:sz w:val="20"/>
          <w:szCs w:val="20"/>
        </w:rPr>
      </w:pPr>
      <w:r>
        <w:t>6.3. Неустойка по "Договору" выплачивается только на основании обоснованного письменного требования "Сторон".</w:t>
      </w:r>
    </w:p>
    <w:p w14:paraId="19A92396" w14:textId="77777777" w:rsidR="003B21E6" w:rsidRDefault="00000000">
      <w:pPr>
        <w:pStyle w:val="2"/>
      </w:pPr>
      <w:r>
        <w:t>6.4. Ответственность "Поставщика":</w:t>
      </w:r>
    </w:p>
    <w:p w14:paraId="08C6E80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6.4.1. В случае несвоевременной поставки "Поставщиком" "Оборудования" либо его части "Покупателю" в соответствии с условиями "Договора", в т.ч. по количеству, качеству и комплектации, "Поставщик" обязуется выплатить "Покупателю" неустойку из расчета 0,1 процента от стоимости недопоставленного "Оборудования" за каждый день просрочки.</w:t>
      </w:r>
    </w:p>
    <w:p w14:paraId="51C0AA76" w14:textId="77777777" w:rsidR="003B21E6" w:rsidRDefault="00000000">
      <w:pPr>
        <w:pStyle w:val="ae"/>
      </w:pPr>
      <w:r>
        <w:rPr>
          <w:sz w:val="20"/>
          <w:szCs w:val="20"/>
        </w:rPr>
        <w:t xml:space="preserve">6.4.2. В случае нарушения "Поставщиком" сроков устранения недостатков предусмотренных п. </w:t>
      </w:r>
      <w:hyperlink w:anchor="p03_1_5">
        <w:r>
          <w:rPr>
            <w:rStyle w:val="a4"/>
            <w:sz w:val="20"/>
            <w:szCs w:val="20"/>
          </w:rPr>
          <w:t>3.1.4</w:t>
        </w:r>
      </w:hyperlink>
      <w:r>
        <w:rPr>
          <w:sz w:val="20"/>
          <w:szCs w:val="20"/>
        </w:rPr>
        <w:t>; п. 3.4.2, п. 3.4.3 "Договора", "Поставщик" обязуется выплатить "Покупателю" неустойку из расчета 0,1 процента от стоимости такого "Оборудования" за каждый день просрочки, за период со дня окончания согласованного «Сторонами» срока устранения недостатков до дня их устранения.</w:t>
      </w:r>
    </w:p>
    <w:p w14:paraId="6758611C" w14:textId="77777777" w:rsidR="003B21E6" w:rsidRDefault="00000000">
      <w:pPr>
        <w:pStyle w:val="2"/>
      </w:pPr>
      <w:r>
        <w:t>6.5. Ответственность "Покупателя":</w:t>
      </w:r>
    </w:p>
    <w:p w14:paraId="44924CC2" w14:textId="77777777" w:rsidR="003B21E6" w:rsidRDefault="00000000">
      <w:pPr>
        <w:pStyle w:val="ae"/>
      </w:pPr>
      <w:r>
        <w:rPr>
          <w:sz w:val="20"/>
          <w:szCs w:val="20"/>
        </w:rPr>
        <w:t xml:space="preserve">6.5.1. В случае необоснованного отказа "Покупателя" от приема "Оборудования" в нарушении п. </w:t>
      </w:r>
      <w:hyperlink w:anchor="p03_2_1">
        <w:r>
          <w:rPr>
            <w:rStyle w:val="a4"/>
            <w:sz w:val="20"/>
            <w:szCs w:val="20"/>
          </w:rPr>
          <w:t>3.2.3</w:t>
        </w:r>
      </w:hyperlink>
      <w:r>
        <w:rPr>
          <w:sz w:val="20"/>
          <w:szCs w:val="20"/>
        </w:rPr>
        <w:t xml:space="preserve"> "Договора", "Покупатель" обязуется выплатить "Поставщику" штраф в размере 70 (Семьдесят) процентов от стоимости такого "Оборудования".</w:t>
      </w:r>
    </w:p>
    <w:p w14:paraId="3B97834C" w14:textId="77777777" w:rsidR="003B21E6" w:rsidRDefault="00000000">
      <w:pPr>
        <w:pStyle w:val="ae"/>
      </w:pPr>
      <w:r>
        <w:rPr>
          <w:sz w:val="20"/>
          <w:szCs w:val="20"/>
        </w:rPr>
        <w:t>6.5.2. В случае несвоевременной оплаты "Покупателем" "Оборудования" либо его части в соответствии с условиями "Договора", "Покупатель" обязуется выплатить "Поставщику" пени из расчета 0,1 процента от стоимости поставленного, но несвоевременно оплаченного "Оборудования" за каждый день просрочки.</w:t>
      </w:r>
    </w:p>
    <w:p w14:paraId="3E94C5C3" w14:textId="77777777" w:rsidR="003B21E6" w:rsidRDefault="00000000">
      <w:pPr>
        <w:pStyle w:val="3"/>
        <w:rPr>
          <w:sz w:val="20"/>
          <w:szCs w:val="20"/>
        </w:rPr>
      </w:pPr>
      <w:r>
        <w:t>7. Основания и порядок расторжения договора</w:t>
      </w:r>
    </w:p>
    <w:p w14:paraId="6C73AAC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7.1. "Договор" может быть расторгнут: по соглашению "Сторон", а также в одностороннем порядке по письменному требованию одной из "Сторон" по основаниям, предусмотренным "Договором" и законодательством.</w:t>
      </w:r>
    </w:p>
    <w:p w14:paraId="2C6C2F99" w14:textId="77777777" w:rsidR="003B21E6" w:rsidRDefault="00000000">
      <w:pPr>
        <w:pStyle w:val="ae"/>
      </w:pPr>
      <w:r>
        <w:rPr>
          <w:sz w:val="20"/>
          <w:szCs w:val="20"/>
        </w:rPr>
        <w:lastRenderedPageBreak/>
        <w:t>7.2. Расторжение "Договора" в одностороннем порядке производится только по письменному требованию "Сторон" в течение 10 (Десять) календарных дней со дня получения "Стороной" такого требования.</w:t>
      </w:r>
    </w:p>
    <w:p w14:paraId="4D6AD22E" w14:textId="77777777" w:rsidR="003B21E6" w:rsidRDefault="00000000">
      <w:pPr>
        <w:pStyle w:val="2"/>
        <w:rPr>
          <w:sz w:val="20"/>
          <w:szCs w:val="20"/>
        </w:rPr>
      </w:pPr>
      <w:r>
        <w:t>7.3. "Поставщик" вправе расторгнуть "Договор" в одностороннем порядке в случаях:</w:t>
      </w:r>
    </w:p>
    <w:p w14:paraId="160E0123" w14:textId="77777777" w:rsidR="003B21E6" w:rsidRDefault="00000000">
      <w:pPr>
        <w:pStyle w:val="3"/>
        <w:rPr>
          <w:sz w:val="20"/>
          <w:szCs w:val="20"/>
        </w:rPr>
      </w:pPr>
      <w:r>
        <w:t>7.3.1. Если "Покупатель" в нарушение "Договора" отказывается принять и/или оплатить "Оборудование".</w:t>
      </w:r>
    </w:p>
    <w:p w14:paraId="324E47B3" w14:textId="77777777" w:rsidR="003B21E6" w:rsidRDefault="00000000">
      <w:pPr>
        <w:pStyle w:val="2"/>
        <w:rPr>
          <w:sz w:val="20"/>
          <w:szCs w:val="20"/>
        </w:rPr>
      </w:pPr>
      <w:r>
        <w:t>7.4. "Покупатель" вправе расторгнуть "Договор" в одностороннем порядке в случаях:</w:t>
      </w:r>
    </w:p>
    <w:p w14:paraId="00216969" w14:textId="77777777" w:rsidR="003B21E6" w:rsidRDefault="00000000">
      <w:pPr>
        <w:pStyle w:val="3"/>
        <w:rPr>
          <w:sz w:val="20"/>
          <w:szCs w:val="20"/>
        </w:rPr>
      </w:pPr>
      <w:r>
        <w:t>7.4.1. Если "Поставщик" отказывается передать "Покупателю" проданное "Оборудование".</w:t>
      </w:r>
    </w:p>
    <w:p w14:paraId="1CD58A4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7.4.2. Если "Поставщик" передал "Покупателю" в нарушение условий "Договора" меньшее количество "Оборудования", чем определено "Договором", несоответствующее условиям Договора «Оборудование» или некомплектное «Оборудование»..</w:t>
      </w:r>
    </w:p>
    <w:p w14:paraId="4726BB48" w14:textId="77777777" w:rsidR="003B21E6" w:rsidRDefault="00000000">
      <w:pPr>
        <w:pStyle w:val="3"/>
        <w:rPr>
          <w:sz w:val="20"/>
          <w:szCs w:val="20"/>
        </w:rPr>
      </w:pPr>
      <w:r>
        <w:t>7.4.3. Неоднократного нарушения "Поставщиком" сроков поставки "Оборудования".</w:t>
      </w:r>
    </w:p>
    <w:p w14:paraId="33EB9A30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 xml:space="preserve">7.4.4. В случае, если "Поставщик", в нарушение требований п. </w:t>
      </w:r>
      <w:hyperlink w:anchor="p03_1_2">
        <w:r>
          <w:rPr>
            <w:rStyle w:val="a4"/>
            <w:sz w:val="20"/>
            <w:szCs w:val="20"/>
          </w:rPr>
          <w:t>3.1.2</w:t>
        </w:r>
      </w:hyperlink>
      <w:r>
        <w:rPr>
          <w:sz w:val="20"/>
          <w:szCs w:val="20"/>
        </w:rPr>
        <w:t xml:space="preserve"> "Договора", передал "Покупателю" "Оборудование", обремененное правами третьих лиц, или «Оборудование» несоответствующее по качеству..</w:t>
      </w:r>
    </w:p>
    <w:p w14:paraId="708705E4" w14:textId="77777777" w:rsidR="003B21E6" w:rsidRDefault="00000000">
      <w:pPr>
        <w:pStyle w:val="3"/>
        <w:rPr>
          <w:sz w:val="20"/>
          <w:szCs w:val="20"/>
        </w:rPr>
      </w:pPr>
      <w:r>
        <w:t>8. Разрешение споров из договора</w:t>
      </w:r>
    </w:p>
    <w:p w14:paraId="06F9EF99" w14:textId="77777777" w:rsidR="003B21E6" w:rsidRDefault="00000000">
      <w:pPr>
        <w:pStyle w:val="2"/>
        <w:rPr>
          <w:sz w:val="20"/>
          <w:szCs w:val="20"/>
        </w:rPr>
      </w:pPr>
      <w:r>
        <w:t>8.1. Претензионный порядок досудебного урегулирования споров из "Договора" является для "Сторон" обязательным.</w:t>
      </w:r>
    </w:p>
    <w:p w14:paraId="3D69661F" w14:textId="77777777" w:rsidR="003B21E6" w:rsidRDefault="00000000">
      <w:pPr>
        <w:pStyle w:val="ae"/>
      </w:pPr>
      <w:r>
        <w:rPr>
          <w:sz w:val="20"/>
          <w:szCs w:val="20"/>
        </w:rPr>
        <w:t>8.2. Претензионные письма направляются "Сторонами" нарочным либо заказным почтовым отправлением с уведомлением о вручении последнего адресату по местонахождению "Сторон", указанным в п.</w:t>
      </w:r>
      <w:hyperlink w:anchor="p12">
        <w:r>
          <w:rPr>
            <w:rStyle w:val="a4"/>
            <w:sz w:val="20"/>
            <w:szCs w:val="20"/>
          </w:rPr>
          <w:t>11</w:t>
        </w:r>
      </w:hyperlink>
      <w:r>
        <w:rPr>
          <w:sz w:val="20"/>
          <w:szCs w:val="20"/>
        </w:rPr>
        <w:t xml:space="preserve"> "Договора".</w:t>
      </w:r>
    </w:p>
    <w:p w14:paraId="0F7F8D2E" w14:textId="77777777" w:rsidR="003B21E6" w:rsidRDefault="00000000">
      <w:pPr>
        <w:pStyle w:val="2"/>
      </w:pPr>
      <w:r>
        <w:t>8.3. Направление "Сторонами" претензионных писем иным способом, чем указано в п. 8.2 "Договора" не допускается.</w:t>
      </w:r>
    </w:p>
    <w:p w14:paraId="2B57CFFD" w14:textId="77777777" w:rsidR="003B21E6" w:rsidRDefault="00000000">
      <w:pPr>
        <w:pStyle w:val="2"/>
        <w:rPr>
          <w:sz w:val="20"/>
          <w:szCs w:val="20"/>
        </w:rPr>
      </w:pPr>
      <w:r>
        <w:t>8.4. Срок рассмотрения претензионного письма составляет 10 (Десять) рабочих дней со дня получения последнего адресатом.</w:t>
      </w:r>
    </w:p>
    <w:p w14:paraId="62D2F22D" w14:textId="77777777" w:rsidR="003B21E6" w:rsidRDefault="00000000">
      <w:pPr>
        <w:pStyle w:val="2"/>
      </w:pPr>
      <w:r>
        <w:t>8.5. В случае невозможности разрешения споров путем переговоров, Стороны передают их на рассмотрение в Арбитражный суд г. Москвы.</w:t>
      </w:r>
    </w:p>
    <w:p w14:paraId="51A19D4F" w14:textId="77777777" w:rsidR="003B21E6" w:rsidRDefault="00000000">
      <w:pPr>
        <w:pStyle w:val="3"/>
        <w:rPr>
          <w:sz w:val="20"/>
          <w:szCs w:val="20"/>
        </w:rPr>
      </w:pPr>
      <w:r>
        <w:t>9. Форс-мажор</w:t>
      </w:r>
    </w:p>
    <w:p w14:paraId="401CCE4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 xml:space="preserve">9.1. Стороны освобождаются от ответственности за частичное или полное неисполнение обязательств по Договору, если это неисполнение явилось следствием действия обстоятельств непреодолимой силы, а именно:  стихийных бедствий (землетрясения, оползней, ураганов, наводнений и т.д.), военных действий, изменений текущего законодательства, создающего препятствия для нормального развития правоотношений по Договору и других возможных обстоятельств, находящихся вне контроля сторон, возникших после </w:t>
      </w:r>
      <w:r>
        <w:rPr>
          <w:sz w:val="20"/>
          <w:szCs w:val="20"/>
        </w:rPr>
        <w:lastRenderedPageBreak/>
        <w:t xml:space="preserve">заключения Договора в результате обстоятельств чрезвычайного характера, которые стороны не могли предвидеть или предотвратить. </w:t>
      </w:r>
    </w:p>
    <w:p w14:paraId="2C22F0FC" w14:textId="77777777" w:rsidR="003B21E6" w:rsidRDefault="00000000">
      <w:pPr>
        <w:pStyle w:val="ae"/>
      </w:pPr>
      <w:r>
        <w:rPr>
          <w:sz w:val="20"/>
          <w:szCs w:val="20"/>
        </w:rPr>
        <w:t>9.2. При наступлении обстоятельств, указанных в настоящем разделе договора, каждая сторона должна в течение 5 календарных дней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Договору.</w:t>
      </w:r>
    </w:p>
    <w:p w14:paraId="5383AFF0" w14:textId="77777777" w:rsidR="003B21E6" w:rsidRDefault="00000000">
      <w:pPr>
        <w:pStyle w:val="ae"/>
      </w:pPr>
      <w:r>
        <w:rPr>
          <w:sz w:val="20"/>
          <w:szCs w:val="20"/>
        </w:rPr>
        <w:t>9.3. Если сторона не направит или несвоевременно направит извещение, предусмотренное в п. 9.2. Договора, то она обязана возместить второй стороне понесенные ею убытки.</w:t>
      </w:r>
    </w:p>
    <w:p w14:paraId="7E017375" w14:textId="77777777" w:rsidR="003B21E6" w:rsidRDefault="00000000">
      <w:pPr>
        <w:pStyle w:val="ae"/>
      </w:pPr>
      <w:r>
        <w:rPr>
          <w:sz w:val="20"/>
          <w:szCs w:val="20"/>
        </w:rPr>
        <w:t>9.4. В случаях наступления обстоятельств, предусмотренных в п. 9.1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18B75794" w14:textId="77777777" w:rsidR="003B21E6" w:rsidRDefault="00000000">
      <w:pPr>
        <w:pStyle w:val="ae"/>
      </w:pPr>
      <w:r>
        <w:rPr>
          <w:sz w:val="20"/>
          <w:szCs w:val="20"/>
        </w:rPr>
        <w:t>9.5. Если, наступившие обстоятельства, перечисленные в п. 9.1 Договора и их последствия продолжают действовать более 1 (одного) месяца,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4CA776D9" w14:textId="77777777" w:rsidR="003B21E6" w:rsidRDefault="00000000">
      <w:pPr>
        <w:pStyle w:val="2"/>
        <w:rPr>
          <w:sz w:val="20"/>
          <w:szCs w:val="20"/>
        </w:rPr>
      </w:pPr>
      <w:r>
        <w:t>9.6. "Стороны" признают, что неплатежеспособность "Сторон" не является форс-мажорным обстоятельством.</w:t>
      </w:r>
    </w:p>
    <w:p w14:paraId="4F873182" w14:textId="77777777" w:rsidR="003B21E6" w:rsidRDefault="00000000">
      <w:pPr>
        <w:pStyle w:val="3"/>
        <w:rPr>
          <w:sz w:val="20"/>
          <w:szCs w:val="20"/>
        </w:rPr>
      </w:pPr>
      <w:r>
        <w:t>10. Прочие условия</w:t>
      </w:r>
    </w:p>
    <w:p w14:paraId="1083176E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Необходимый для исполнения Договора обмен сведениями и документами может осуществляться с использованием факсимильной связи.</w:t>
      </w:r>
    </w:p>
    <w:p w14:paraId="10268A37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Факсимильные экземпляры документов принимаются к исполнению наравне с оригиналами.</w:t>
      </w:r>
    </w:p>
    <w:p w14:paraId="31911CC0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Сторона, получившая факсимильный экземпляр документа, вправе затребовать, а направившая сторона будет обязана в пятидневный срок предоставить запрашивающей Стороне подлинник ранее направленного документа.</w:t>
      </w:r>
    </w:p>
    <w:p w14:paraId="2708B124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Ни одна из Сторон без письменного согласия другой Стороны не вправе переуступать другим лицам свои права и обязанности по обязательствам, возникшим из Договора.</w:t>
      </w:r>
    </w:p>
    <w:p w14:paraId="13807F2F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 xml:space="preserve">Договор составлен в двух подлинных экземплярах, имеющих одинаковую юридическую силу, по одному для каждой из Сторон. </w:t>
      </w:r>
    </w:p>
    <w:p w14:paraId="439BDE07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 момента подписания Договора вся предыдущая переписка между Сторонами, противоречащая условиям настоящего договора, теряет силу.</w:t>
      </w:r>
    </w:p>
    <w:p w14:paraId="4DA195F9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Стороны обязуются сохранять в тайне любую информацию, которая может быть признана конфиденциальной в соответствии с действующим законодательством РФ, и которая прямо или косвенно относится к исполнению Сторонами своих обязательств по Договору, за исключением случаев, когда предоставление такой информации контролирующим органам прямо предусмотрено законодательством РФ.</w:t>
      </w:r>
    </w:p>
    <w:p w14:paraId="4B034CB8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Стороны обязаны в течение 5 (Пять) календарных дней, со дня осуществления соответствующего изменения, направлять друг другу уведомления об изменении наименования, организационно-правовой формы, статуса, платежных реквизитов, почтового и юридического адресов, номеров телефонов, об изменениях в руководящем составе и иных фактах, имеющих существенное значение для исполнения условий Договора.</w:t>
      </w:r>
    </w:p>
    <w:p w14:paraId="58A311D3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Любые изменения и дополнения к Договору действительны в том случае, если они совершены в письменной форме и подписаны обеими Сторонами.</w:t>
      </w:r>
    </w:p>
    <w:p w14:paraId="02EFA379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Во всем остальном, что не предусмотрено Договором, стороны руководствуются действующим законодательством РФ.</w:t>
      </w:r>
    </w:p>
    <w:p w14:paraId="3E5F07F0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К Договору прилагается и является неотъемлемой его частью:</w:t>
      </w:r>
    </w:p>
    <w:p w14:paraId="5EC057C2" w14:textId="77777777" w:rsidR="003B21E6" w:rsidRDefault="00000000">
      <w:pPr>
        <w:pStyle w:val="ae"/>
        <w:numPr>
          <w:ilvl w:val="0"/>
          <w:numId w:val="4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Спецификация Оборудования (Приложение №1);</w:t>
      </w:r>
    </w:p>
    <w:p w14:paraId="13F38898" w14:textId="77777777" w:rsidR="003B21E6" w:rsidRDefault="00000000">
      <w:pPr>
        <w:pStyle w:val="ae"/>
        <w:numPr>
          <w:ilvl w:val="0"/>
          <w:numId w:val="4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Эскиз Оборудования (Приложение №2);</w:t>
      </w:r>
    </w:p>
    <w:p w14:paraId="00CBDDE7" w14:textId="77777777" w:rsidR="003B21E6" w:rsidRDefault="00000000">
      <w:pPr>
        <w:pStyle w:val="ae"/>
        <w:numPr>
          <w:ilvl w:val="0"/>
          <w:numId w:val="4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График поставки (приложение №3)</w:t>
      </w:r>
    </w:p>
    <w:p w14:paraId="280CA09D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Договор действителен, если подписан Сторонами на каждом листе</w:t>
      </w:r>
    </w:p>
    <w:p w14:paraId="077A7BA2" w14:textId="77777777" w:rsidR="003B21E6" w:rsidRDefault="00000000">
      <w:pPr>
        <w:pStyle w:val="3"/>
      </w:pPr>
      <w:r>
        <w:t>11. Адреса и реквизиты сторон</w:t>
      </w: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4628"/>
      </w:tblGrid>
      <w:tr w:rsidR="003B21E6" w:rsidDel="00086F4F" w14:paraId="213B5000" w14:textId="5F88C88F">
        <w:trPr>
          <w:del w:id="8" w:author="7Я" w:date="2026-01-02T23:08:00Z"/>
        </w:trPr>
        <w:tc>
          <w:tcPr>
            <w:tcW w:w="4741" w:type="dxa"/>
          </w:tcPr>
          <w:p w14:paraId="00E5B79B" w14:textId="43A415FE" w:rsidR="003B21E6" w:rsidDel="00086F4F" w:rsidRDefault="00000000">
            <w:pPr>
              <w:pStyle w:val="af"/>
              <w:rPr>
                <w:del w:id="9" w:author="7Я" w:date="2026-01-02T23:08:00Z"/>
              </w:rPr>
            </w:pPr>
            <w:del w:id="10" w:author="7Я" w:date="2026-01-02T23:08:00Z">
              <w:r w:rsidDel="00086F4F">
                <w:rPr>
                  <w:rFonts w:ascii="Times New Roman;Times New Roman" w:hAnsi="Times New Roman;Times New Roman" w:cs="Times New Roman;Times New Roman"/>
                </w:rPr>
                <w:delText>"Поставщик": ООО «Литейное Дело»</w:delText>
              </w:r>
            </w:del>
          </w:p>
        </w:tc>
        <w:tc>
          <w:tcPr>
            <w:tcW w:w="4613" w:type="dxa"/>
          </w:tcPr>
          <w:p w14:paraId="07C1648E" w14:textId="73ECD3DD" w:rsidR="003B21E6" w:rsidDel="00086F4F" w:rsidRDefault="00000000">
            <w:pPr>
              <w:pStyle w:val="af"/>
              <w:ind w:left="103"/>
              <w:rPr>
                <w:del w:id="11" w:author="7Я" w:date="2026-01-02T23:08:00Z"/>
                <w:rFonts w:ascii="Times New Roman;Times New Roman" w:hAnsi="Times New Roman;Times New Roman" w:cs="Times New Roman;Times New Roman"/>
              </w:rPr>
            </w:pPr>
            <w:del w:id="12" w:author="7Я" w:date="2026-01-02T23:08:00Z">
              <w:r w:rsidDel="00086F4F">
                <w:rPr>
                  <w:rFonts w:ascii="Times New Roman;Times New Roman" w:hAnsi="Times New Roman;Times New Roman" w:cs="Times New Roman;Times New Roman"/>
                </w:rPr>
                <w:delText>"Покупатель": ___________</w:delText>
              </w:r>
            </w:del>
          </w:p>
        </w:tc>
      </w:tr>
      <w:tr w:rsidR="003B21E6" w:rsidDel="00086F4F" w14:paraId="36D5CAAE" w14:textId="32559607">
        <w:trPr>
          <w:del w:id="13" w:author="7Я" w:date="2026-01-02T23:08:00Z"/>
        </w:trPr>
        <w:tc>
          <w:tcPr>
            <w:tcW w:w="4741" w:type="dxa"/>
          </w:tcPr>
          <w:p w14:paraId="7B78E45E" w14:textId="448EDA89" w:rsidR="003B21E6" w:rsidDel="00086F4F" w:rsidRDefault="00000000">
            <w:pPr>
              <w:rPr>
                <w:del w:id="14" w:author="7Я" w:date="2026-01-02T23:08:00Z"/>
              </w:rPr>
            </w:pPr>
            <w:del w:id="15" w:author="7Я" w:date="2026-01-02T23:08:00Z">
              <w:r w:rsidDel="00086F4F">
                <w:rPr>
                  <w:sz w:val="20"/>
                  <w:szCs w:val="20"/>
                </w:rPr>
                <w:delText xml:space="preserve">Юридический адрес: 129347, г. Москва, ул. Проходчиков, д.16, стр.1 </w:delText>
              </w:r>
            </w:del>
          </w:p>
          <w:p w14:paraId="67DDD837" w14:textId="5C5552E0" w:rsidR="003B21E6" w:rsidDel="00086F4F" w:rsidRDefault="00000000">
            <w:pPr>
              <w:rPr>
                <w:del w:id="16" w:author="7Я" w:date="2026-01-02T23:08:00Z"/>
              </w:rPr>
            </w:pPr>
            <w:del w:id="17" w:author="7Я" w:date="2026-01-02T23:08:00Z">
              <w:r w:rsidDel="00086F4F">
                <w:rPr>
                  <w:sz w:val="20"/>
                  <w:szCs w:val="20"/>
                </w:rPr>
                <w:delText xml:space="preserve">Почтовый адрес: 129347, г. Москва, ул. Проходчиков, д.16, стр.1 </w:delText>
              </w:r>
            </w:del>
          </w:p>
          <w:p w14:paraId="44BCAFBD" w14:textId="0CE7A7CA" w:rsidR="003B21E6" w:rsidDel="00086F4F" w:rsidRDefault="00000000">
            <w:pPr>
              <w:rPr>
                <w:del w:id="18" w:author="7Я" w:date="2026-01-02T23:08:00Z"/>
                <w:sz w:val="20"/>
                <w:szCs w:val="20"/>
              </w:rPr>
            </w:pPr>
            <w:del w:id="19" w:author="7Я" w:date="2026-01-02T23:08:00Z">
              <w:r w:rsidDel="00086F4F">
                <w:rPr>
                  <w:sz w:val="20"/>
                  <w:szCs w:val="20"/>
                </w:rPr>
                <w:delText>ИНН – 7716714055</w:delText>
              </w:r>
            </w:del>
          </w:p>
          <w:p w14:paraId="15AEC5DF" w14:textId="1C063DC0" w:rsidR="003B21E6" w:rsidDel="00086F4F" w:rsidRDefault="00000000">
            <w:pPr>
              <w:rPr>
                <w:del w:id="20" w:author="7Я" w:date="2026-01-02T23:08:00Z"/>
                <w:sz w:val="20"/>
                <w:szCs w:val="20"/>
              </w:rPr>
            </w:pPr>
            <w:del w:id="21" w:author="7Я" w:date="2026-01-02T23:08:00Z">
              <w:r w:rsidDel="00086F4F">
                <w:rPr>
                  <w:sz w:val="20"/>
                  <w:szCs w:val="20"/>
                </w:rPr>
                <w:delText>КПП – 771601001</w:delText>
              </w:r>
            </w:del>
          </w:p>
          <w:p w14:paraId="6CE9B82D" w14:textId="43A3335C" w:rsidR="003B21E6" w:rsidDel="00086F4F" w:rsidRDefault="00000000">
            <w:pPr>
              <w:rPr>
                <w:del w:id="22" w:author="7Я" w:date="2026-01-02T23:08:00Z"/>
                <w:sz w:val="20"/>
                <w:szCs w:val="20"/>
              </w:rPr>
            </w:pPr>
            <w:del w:id="23" w:author="7Я" w:date="2026-01-02T23:08:00Z">
              <w:r w:rsidDel="00086F4F">
                <w:rPr>
                  <w:sz w:val="20"/>
                  <w:szCs w:val="20"/>
                </w:rPr>
                <w:delText>ОГРН – 1127746277284</w:delText>
              </w:r>
            </w:del>
          </w:p>
          <w:p w14:paraId="5D4B9114" w14:textId="0A86F79F" w:rsidR="003B21E6" w:rsidDel="00086F4F" w:rsidRDefault="00000000">
            <w:pPr>
              <w:rPr>
                <w:del w:id="24" w:author="7Я" w:date="2026-01-02T23:08:00Z"/>
                <w:sz w:val="20"/>
                <w:szCs w:val="20"/>
              </w:rPr>
            </w:pPr>
            <w:del w:id="25" w:author="7Я" w:date="2026-01-02T23:08:00Z">
              <w:r w:rsidDel="00086F4F">
                <w:rPr>
                  <w:sz w:val="20"/>
                  <w:szCs w:val="20"/>
                </w:rPr>
                <w:delText>р/с – 40702810200560000166</w:delText>
              </w:r>
            </w:del>
          </w:p>
          <w:p w14:paraId="37099A7C" w14:textId="4BC7317C" w:rsidR="003B21E6" w:rsidDel="00086F4F" w:rsidRDefault="00000000">
            <w:pPr>
              <w:rPr>
                <w:del w:id="26" w:author="7Я" w:date="2026-01-02T23:08:00Z"/>
                <w:sz w:val="20"/>
                <w:szCs w:val="20"/>
              </w:rPr>
            </w:pPr>
            <w:del w:id="27" w:author="7Я" w:date="2026-01-02T23:08:00Z">
              <w:r w:rsidDel="00086F4F">
                <w:rPr>
                  <w:sz w:val="20"/>
                  <w:szCs w:val="20"/>
                </w:rPr>
                <w:lastRenderedPageBreak/>
                <w:delText>в ОАО «МОСКОВСКИЙ КРЕДИТНЫЙ БАНК», г.Москва, кор.счет: 30101810300000000659 в Отделении 2 Московского ГТУ Банка России</w:delText>
              </w:r>
            </w:del>
          </w:p>
          <w:p w14:paraId="0678684F" w14:textId="3F82CDFD" w:rsidR="003B21E6" w:rsidDel="00086F4F" w:rsidRDefault="00000000">
            <w:pPr>
              <w:rPr>
                <w:del w:id="28" w:author="7Я" w:date="2026-01-02T23:08:00Z"/>
                <w:sz w:val="20"/>
                <w:szCs w:val="20"/>
              </w:rPr>
            </w:pPr>
            <w:del w:id="29" w:author="7Я" w:date="2026-01-02T23:08:00Z">
              <w:r w:rsidDel="00086F4F">
                <w:rPr>
                  <w:sz w:val="20"/>
                  <w:szCs w:val="20"/>
                </w:rPr>
                <w:delText>БИК  044585659</w:delText>
              </w:r>
            </w:del>
          </w:p>
          <w:p w14:paraId="54464955" w14:textId="6636D354" w:rsidR="003B21E6" w:rsidDel="00086F4F" w:rsidRDefault="00000000">
            <w:pPr>
              <w:rPr>
                <w:del w:id="30" w:author="7Я" w:date="2026-01-02T23:08:00Z"/>
                <w:sz w:val="20"/>
                <w:szCs w:val="20"/>
              </w:rPr>
            </w:pPr>
            <w:del w:id="31" w:author="7Я" w:date="2026-01-02T23:08:00Z">
              <w:r w:rsidDel="00086F4F">
                <w:rPr>
                  <w:sz w:val="20"/>
                  <w:szCs w:val="20"/>
                </w:rPr>
                <w:delText>тел: +7(495)724-70-82</w:delText>
              </w:r>
            </w:del>
          </w:p>
          <w:p w14:paraId="27782948" w14:textId="4A9DBC2E" w:rsidR="003B21E6" w:rsidDel="00086F4F" w:rsidRDefault="00000000">
            <w:pPr>
              <w:rPr>
                <w:del w:id="32" w:author="7Я" w:date="2026-01-02T23:08:00Z"/>
                <w:sz w:val="20"/>
                <w:szCs w:val="20"/>
              </w:rPr>
            </w:pPr>
            <w:del w:id="33" w:author="7Я" w:date="2026-01-02T23:08:00Z">
              <w:r w:rsidDel="00086F4F">
                <w:fldChar w:fldCharType="begin"/>
              </w:r>
              <w:r w:rsidDel="00086F4F">
                <w:delInstrText>HYPERLINK "http://www.chuguny.ru/" \h</w:delInstrText>
              </w:r>
              <w:r w:rsidDel="00086F4F">
                <w:fldChar w:fldCharType="separate"/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www</w:delText>
              </w:r>
              <w:r w:rsidDel="00086F4F">
                <w:rPr>
                  <w:rStyle w:val="a4"/>
                  <w:sz w:val="20"/>
                  <w:szCs w:val="20"/>
                </w:rPr>
                <w:delText>.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chuguny</w:delText>
              </w:r>
              <w:r w:rsidDel="00086F4F">
                <w:rPr>
                  <w:rStyle w:val="a4"/>
                  <w:sz w:val="20"/>
                  <w:szCs w:val="20"/>
                </w:rPr>
                <w:delText>.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ru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fldChar w:fldCharType="end"/>
              </w:r>
              <w:r w:rsidDel="00086F4F">
                <w:rPr>
                  <w:sz w:val="20"/>
                  <w:szCs w:val="20"/>
                </w:rPr>
                <w:delText xml:space="preserve">  </w:delText>
              </w:r>
            </w:del>
          </w:p>
          <w:p w14:paraId="47D47C1C" w14:textId="27478243" w:rsidR="003B21E6" w:rsidDel="00086F4F" w:rsidRDefault="00000000">
            <w:pPr>
              <w:rPr>
                <w:del w:id="34" w:author="7Я" w:date="2026-01-02T23:08:00Z"/>
                <w:sz w:val="20"/>
                <w:szCs w:val="20"/>
              </w:rPr>
            </w:pPr>
            <w:del w:id="35" w:author="7Я" w:date="2026-01-02T23:08:00Z">
              <w:r w:rsidDel="00086F4F">
                <w:rPr>
                  <w:sz w:val="20"/>
                  <w:szCs w:val="20"/>
                  <w:lang w:val="en-US"/>
                </w:rPr>
                <w:delText>zakaz</w:delText>
              </w:r>
              <w:r w:rsidDel="00086F4F">
                <w:rPr>
                  <w:sz w:val="20"/>
                  <w:szCs w:val="20"/>
                </w:rPr>
                <w:delText>@</w:delText>
              </w:r>
              <w:r w:rsidDel="00086F4F">
                <w:fldChar w:fldCharType="begin"/>
              </w:r>
              <w:r w:rsidDel="00086F4F">
                <w:delInstrText>HYPERLINK "http://www.chuguny.ru/" \h</w:delInstrText>
              </w:r>
              <w:r w:rsidDel="00086F4F">
                <w:fldChar w:fldCharType="separate"/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chuguny</w:delText>
              </w:r>
              <w:r w:rsidDel="00086F4F">
                <w:rPr>
                  <w:rStyle w:val="a4"/>
                  <w:sz w:val="20"/>
                  <w:szCs w:val="20"/>
                </w:rPr>
                <w:delText>.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ru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fldChar w:fldCharType="end"/>
              </w:r>
            </w:del>
          </w:p>
          <w:p w14:paraId="3DAA068E" w14:textId="7D5D05E6" w:rsidR="003B21E6" w:rsidDel="00086F4F" w:rsidRDefault="003B21E6">
            <w:pPr>
              <w:ind w:right="-1"/>
              <w:rPr>
                <w:del w:id="36" w:author="7Я" w:date="2026-01-02T23:08:00Z"/>
                <w:sz w:val="20"/>
                <w:szCs w:val="20"/>
              </w:rPr>
            </w:pPr>
          </w:p>
          <w:p w14:paraId="3ECA3AE5" w14:textId="5C6D3091" w:rsidR="003B21E6" w:rsidDel="00086F4F" w:rsidRDefault="00000000">
            <w:pPr>
              <w:pStyle w:val="Normal1"/>
              <w:spacing w:before="20" w:line="240" w:lineRule="auto"/>
              <w:ind w:firstLine="0"/>
              <w:jc w:val="both"/>
              <w:rPr>
                <w:del w:id="37" w:author="7Я" w:date="2026-01-02T23:08:00Z"/>
              </w:rPr>
            </w:pPr>
            <w:del w:id="38" w:author="7Я" w:date="2026-01-02T23:08:00Z">
              <w:r w:rsidDel="00086F4F">
                <w:rPr>
                  <w:sz w:val="20"/>
                </w:rPr>
                <w:delText xml:space="preserve">Генеральный директор ___________А.А. Охабкин               </w:delText>
              </w:r>
            </w:del>
          </w:p>
        </w:tc>
        <w:tc>
          <w:tcPr>
            <w:tcW w:w="4613" w:type="dxa"/>
          </w:tcPr>
          <w:p w14:paraId="6F423DB4" w14:textId="163D945A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39" w:author="7Я" w:date="2026-01-02T23:08:00Z"/>
                <w:sz w:val="20"/>
                <w:szCs w:val="20"/>
              </w:rPr>
            </w:pPr>
            <w:del w:id="40" w:author="7Я" w:date="2026-01-02T23:08:00Z">
              <w:r w:rsidDel="00086F4F">
                <w:rPr>
                  <w:sz w:val="20"/>
                  <w:szCs w:val="20"/>
                </w:rPr>
                <w:lastRenderedPageBreak/>
                <w:delText>Место нахождения:_______</w:delText>
              </w:r>
            </w:del>
          </w:p>
          <w:p w14:paraId="5B460C6A" w14:textId="32A127A3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41" w:author="7Я" w:date="2026-01-02T23:08:00Z"/>
                <w:sz w:val="20"/>
                <w:szCs w:val="20"/>
              </w:rPr>
            </w:pPr>
            <w:del w:id="42" w:author="7Я" w:date="2026-01-02T23:08:00Z">
              <w:r w:rsidDel="00086F4F">
                <w:rPr>
                  <w:sz w:val="20"/>
                  <w:szCs w:val="20"/>
                </w:rPr>
                <w:delText>___________</w:delText>
              </w:r>
            </w:del>
          </w:p>
          <w:p w14:paraId="2957193F" w14:textId="500C7C12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43" w:author="7Я" w:date="2026-01-02T23:08:00Z"/>
                <w:sz w:val="20"/>
                <w:szCs w:val="20"/>
              </w:rPr>
            </w:pPr>
            <w:del w:id="44" w:author="7Я" w:date="2026-01-02T23:08:00Z">
              <w:r w:rsidDel="00086F4F">
                <w:rPr>
                  <w:sz w:val="20"/>
                  <w:szCs w:val="20"/>
                </w:rPr>
                <w:delText>ОГРН _____</w:delText>
              </w:r>
            </w:del>
          </w:p>
          <w:p w14:paraId="0D705E75" w14:textId="579CE7F9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45" w:author="7Я" w:date="2026-01-02T23:08:00Z"/>
                <w:sz w:val="20"/>
                <w:szCs w:val="20"/>
              </w:rPr>
            </w:pPr>
            <w:del w:id="46" w:author="7Я" w:date="2026-01-02T23:08:00Z">
              <w:r w:rsidDel="00086F4F">
                <w:rPr>
                  <w:sz w:val="20"/>
                  <w:szCs w:val="20"/>
                </w:rPr>
                <w:delText>ИНН – _______</w:delText>
              </w:r>
            </w:del>
          </w:p>
          <w:p w14:paraId="2AE45671" w14:textId="6A2700D0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47" w:author="7Я" w:date="2026-01-02T23:08:00Z"/>
                <w:sz w:val="20"/>
                <w:szCs w:val="20"/>
              </w:rPr>
            </w:pPr>
            <w:del w:id="48" w:author="7Я" w:date="2026-01-02T23:08:00Z">
              <w:r w:rsidDel="00086F4F">
                <w:rPr>
                  <w:sz w:val="20"/>
                  <w:szCs w:val="20"/>
                </w:rPr>
                <w:delText>КПП – _____</w:delText>
              </w:r>
            </w:del>
          </w:p>
          <w:p w14:paraId="14D4FFC6" w14:textId="275D07BF" w:rsidR="003B21E6" w:rsidDel="00086F4F" w:rsidRDefault="00000000">
            <w:pPr>
              <w:widowControl w:val="0"/>
              <w:autoSpaceDE w:val="0"/>
              <w:rPr>
                <w:del w:id="49" w:author="7Я" w:date="2026-01-02T23:08:00Z"/>
                <w:sz w:val="20"/>
                <w:szCs w:val="20"/>
              </w:rPr>
            </w:pPr>
            <w:del w:id="50" w:author="7Я" w:date="2026-01-02T23:08:00Z">
              <w:r w:rsidDel="00086F4F">
                <w:rPr>
                  <w:sz w:val="20"/>
                  <w:szCs w:val="20"/>
                </w:rPr>
                <w:delText>Р/с – ________</w:delText>
              </w:r>
            </w:del>
          </w:p>
          <w:p w14:paraId="4A6516C9" w14:textId="6CDC9E92" w:rsidR="003B21E6" w:rsidDel="00086F4F" w:rsidRDefault="00000000">
            <w:pPr>
              <w:widowControl w:val="0"/>
              <w:autoSpaceDE w:val="0"/>
              <w:rPr>
                <w:del w:id="51" w:author="7Я" w:date="2026-01-02T23:08:00Z"/>
                <w:sz w:val="20"/>
                <w:szCs w:val="20"/>
              </w:rPr>
            </w:pPr>
            <w:del w:id="52" w:author="7Я" w:date="2026-01-02T23:08:00Z">
              <w:r w:rsidDel="00086F4F">
                <w:rPr>
                  <w:sz w:val="20"/>
                  <w:szCs w:val="20"/>
                </w:rPr>
                <w:delText xml:space="preserve">в _____ Банк (___) г. Москва </w:delText>
              </w:r>
            </w:del>
          </w:p>
          <w:p w14:paraId="2327FE47" w14:textId="6073225B" w:rsidR="003B21E6" w:rsidDel="00086F4F" w:rsidRDefault="00000000">
            <w:pPr>
              <w:widowControl w:val="0"/>
              <w:autoSpaceDE w:val="0"/>
              <w:rPr>
                <w:del w:id="53" w:author="7Я" w:date="2026-01-02T23:08:00Z"/>
                <w:sz w:val="20"/>
                <w:szCs w:val="20"/>
              </w:rPr>
            </w:pPr>
            <w:del w:id="54" w:author="7Я" w:date="2026-01-02T23:08:00Z">
              <w:r w:rsidDel="00086F4F">
                <w:rPr>
                  <w:sz w:val="20"/>
                  <w:szCs w:val="20"/>
                </w:rPr>
                <w:delText>БИК __</w:delText>
              </w:r>
            </w:del>
          </w:p>
          <w:p w14:paraId="5052BACA" w14:textId="7B376167" w:rsidR="003B21E6" w:rsidDel="00086F4F" w:rsidRDefault="00000000">
            <w:pPr>
              <w:widowControl w:val="0"/>
              <w:autoSpaceDE w:val="0"/>
              <w:rPr>
                <w:del w:id="55" w:author="7Я" w:date="2026-01-02T23:08:00Z"/>
              </w:rPr>
            </w:pPr>
            <w:del w:id="56" w:author="7Я" w:date="2026-01-02T23:08:00Z">
              <w:r w:rsidDel="00086F4F">
                <w:rPr>
                  <w:sz w:val="20"/>
                  <w:szCs w:val="20"/>
                </w:rPr>
                <w:lastRenderedPageBreak/>
                <w:delText xml:space="preserve">К/с _________, </w:delText>
              </w:r>
            </w:del>
          </w:p>
          <w:p w14:paraId="10D4BEC9" w14:textId="2DEE375E" w:rsidR="003B21E6" w:rsidDel="00086F4F" w:rsidRDefault="00000000">
            <w:pPr>
              <w:widowControl w:val="0"/>
              <w:rPr>
                <w:del w:id="57" w:author="7Я" w:date="2026-01-02T23:08:00Z"/>
                <w:sz w:val="20"/>
                <w:szCs w:val="20"/>
              </w:rPr>
            </w:pPr>
            <w:del w:id="58" w:author="7Я" w:date="2026-01-02T23:08:00Z">
              <w:r w:rsidDel="00086F4F">
                <w:rPr>
                  <w:sz w:val="20"/>
                  <w:szCs w:val="20"/>
                </w:rPr>
                <w:delText>тел.: +7(49_)________</w:delText>
              </w:r>
            </w:del>
          </w:p>
          <w:p w14:paraId="4CA7F1F8" w14:textId="66C2DC8C" w:rsidR="003B21E6" w:rsidDel="00086F4F" w:rsidRDefault="00000000">
            <w:pPr>
              <w:widowControl w:val="0"/>
              <w:autoSpaceDE w:val="0"/>
              <w:rPr>
                <w:del w:id="59" w:author="7Я" w:date="2026-01-02T23:08:00Z"/>
                <w:sz w:val="20"/>
                <w:szCs w:val="20"/>
              </w:rPr>
            </w:pPr>
            <w:del w:id="60" w:author="7Я" w:date="2026-01-02T23:08:00Z">
              <w:r w:rsidDel="00086F4F">
                <w:rPr>
                  <w:sz w:val="20"/>
                  <w:szCs w:val="20"/>
                </w:rPr>
                <w:delText xml:space="preserve"> </w:delText>
              </w:r>
              <w:r w:rsidDel="00086F4F">
                <w:rPr>
                  <w:sz w:val="20"/>
                  <w:szCs w:val="20"/>
                  <w:lang w:val="en-US"/>
                </w:rPr>
                <w:delText>www</w:delText>
              </w:r>
              <w:r w:rsidDel="00086F4F">
                <w:rPr>
                  <w:sz w:val="20"/>
                  <w:szCs w:val="20"/>
                </w:rPr>
                <w:delText>.________</w:delText>
              </w:r>
            </w:del>
          </w:p>
          <w:p w14:paraId="61FAA5D6" w14:textId="5C93E5C9" w:rsidR="003B21E6" w:rsidDel="00086F4F" w:rsidRDefault="003B21E6">
            <w:pPr>
              <w:widowControl w:val="0"/>
              <w:autoSpaceDE w:val="0"/>
              <w:rPr>
                <w:del w:id="61" w:author="7Я" w:date="2026-01-02T23:08:00Z"/>
                <w:sz w:val="20"/>
                <w:szCs w:val="20"/>
              </w:rPr>
            </w:pPr>
          </w:p>
          <w:p w14:paraId="67B8EE69" w14:textId="30E344AF" w:rsidR="003B21E6" w:rsidDel="00086F4F" w:rsidRDefault="003B21E6">
            <w:pPr>
              <w:widowControl w:val="0"/>
              <w:autoSpaceDE w:val="0"/>
              <w:rPr>
                <w:del w:id="62" w:author="7Я" w:date="2026-01-02T23:08:00Z"/>
                <w:sz w:val="20"/>
                <w:szCs w:val="20"/>
              </w:rPr>
            </w:pPr>
          </w:p>
          <w:p w14:paraId="3C9F3306" w14:textId="19CEC04C" w:rsidR="003B21E6" w:rsidDel="00086F4F" w:rsidRDefault="003B21E6">
            <w:pPr>
              <w:widowControl w:val="0"/>
              <w:autoSpaceDE w:val="0"/>
              <w:rPr>
                <w:del w:id="63" w:author="7Я" w:date="2026-01-02T23:08:00Z"/>
                <w:sz w:val="20"/>
                <w:szCs w:val="20"/>
              </w:rPr>
            </w:pPr>
          </w:p>
          <w:p w14:paraId="427530D7" w14:textId="2BB3EB78" w:rsidR="003B21E6" w:rsidDel="00086F4F" w:rsidRDefault="003B21E6">
            <w:pPr>
              <w:widowControl w:val="0"/>
              <w:autoSpaceDE w:val="0"/>
              <w:rPr>
                <w:del w:id="64" w:author="7Я" w:date="2026-01-02T23:08:00Z"/>
                <w:sz w:val="20"/>
                <w:szCs w:val="20"/>
              </w:rPr>
            </w:pPr>
          </w:p>
          <w:p w14:paraId="24DF82C5" w14:textId="305D157D" w:rsidR="003B21E6" w:rsidDel="00086F4F" w:rsidRDefault="003B21E6">
            <w:pPr>
              <w:widowControl w:val="0"/>
              <w:autoSpaceDE w:val="0"/>
              <w:rPr>
                <w:del w:id="65" w:author="7Я" w:date="2026-01-02T23:08:00Z"/>
                <w:sz w:val="20"/>
                <w:szCs w:val="20"/>
              </w:rPr>
            </w:pPr>
          </w:p>
          <w:p w14:paraId="2DA8912A" w14:textId="00F0D630" w:rsidR="003B21E6" w:rsidDel="00086F4F" w:rsidRDefault="00000000">
            <w:pPr>
              <w:widowControl w:val="0"/>
              <w:autoSpaceDE w:val="0"/>
              <w:rPr>
                <w:del w:id="66" w:author="7Я" w:date="2026-01-02T23:08:00Z"/>
                <w:sz w:val="20"/>
                <w:szCs w:val="20"/>
              </w:rPr>
            </w:pPr>
            <w:del w:id="67" w:author="7Я" w:date="2026-01-02T23:08:00Z">
              <w:r w:rsidDel="00086F4F">
                <w:rPr>
                  <w:sz w:val="20"/>
                  <w:szCs w:val="20"/>
                </w:rPr>
                <w:delText>Генеральный директор___________ ___________</w:delText>
              </w:r>
            </w:del>
          </w:p>
        </w:tc>
      </w:tr>
    </w:tbl>
    <w:p w14:paraId="42CD478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83F045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495DA0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3D99A9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4E0BF26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B5F8D6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BC04111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98D202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617AFD1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45C0C68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F8E296E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BD80D64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A86AA8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B48671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3A7AEBA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2E6F99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2024F3A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DA64C72" w14:textId="77777777" w:rsidR="003B21E6" w:rsidRDefault="00000000">
      <w:pPr>
        <w:pStyle w:val="4"/>
        <w:jc w:val="right"/>
        <w:rPr>
          <w:sz w:val="20"/>
          <w:szCs w:val="20"/>
        </w:rPr>
      </w:pPr>
      <w:r>
        <w:br w:type="page"/>
      </w:r>
    </w:p>
    <w:p w14:paraId="2FCF8C3A" w14:textId="77777777" w:rsidR="003B21E6" w:rsidRDefault="00000000">
      <w:pPr>
        <w:pStyle w:val="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Приложение №1 </w:t>
      </w:r>
    </w:p>
    <w:p w14:paraId="48436C9B" w14:textId="77777777" w:rsidR="003B21E6" w:rsidRDefault="00000000">
      <w:pPr>
        <w:pStyle w:val="headtext"/>
      </w:pPr>
      <w:r>
        <w:rPr>
          <w:sz w:val="20"/>
          <w:szCs w:val="20"/>
        </w:rPr>
        <w:t>к Договору поставки № 17-ЛД-48 от __.__. 2012 г.</w:t>
      </w:r>
    </w:p>
    <w:p w14:paraId="5DAA407C" w14:textId="77777777" w:rsidR="003B21E6" w:rsidRDefault="00000000">
      <w:pPr>
        <w:pStyle w:val="headtext"/>
        <w:rPr>
          <w:sz w:val="20"/>
          <w:szCs w:val="20"/>
        </w:rPr>
      </w:pPr>
      <w:r>
        <w:rPr>
          <w:sz w:val="20"/>
          <w:szCs w:val="20"/>
        </w:rPr>
        <w:t>заключенному между ООО «Литейное Дело» и ________</w:t>
      </w:r>
    </w:p>
    <w:p w14:paraId="6778CE81" w14:textId="77777777" w:rsidR="003B21E6" w:rsidRDefault="00000000">
      <w:pPr>
        <w:pStyle w:val="2"/>
      </w:pPr>
      <w:bookmarkStart w:id="68" w:name="010D"/>
      <w:bookmarkEnd w:id="68"/>
      <w:r>
        <w:t xml:space="preserve">Спецификация Оборудования </w:t>
      </w:r>
    </w:p>
    <w:tbl>
      <w:tblPr>
        <w:tblW w:w="9468" w:type="dxa"/>
        <w:tblLayout w:type="fixed"/>
        <w:tblLook w:val="04A0" w:firstRow="1" w:lastRow="0" w:firstColumn="1" w:lastColumn="0" w:noHBand="0" w:noVBand="1"/>
      </w:tblPr>
      <w:tblGrid>
        <w:gridCol w:w="288"/>
        <w:gridCol w:w="5580"/>
        <w:gridCol w:w="540"/>
        <w:gridCol w:w="1440"/>
        <w:gridCol w:w="1620"/>
      </w:tblGrid>
      <w:tr w:rsidR="003B21E6" w14:paraId="1D25A094" w14:textId="77777777">
        <w:trPr>
          <w:trHeight w:val="203"/>
        </w:trPr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1590" w14:textId="77777777" w:rsidR="003B21E6" w:rsidRDefault="00000000">
            <w:pPr>
              <w:autoSpaceDE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01F6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339A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b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B70BD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Цена, руб.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0DBAD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Стоимость,</w:t>
            </w:r>
          </w:p>
          <w:p w14:paraId="78D84D97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вкл. НДС 18%, руб.</w:t>
            </w:r>
          </w:p>
        </w:tc>
      </w:tr>
      <w:tr w:rsidR="003B21E6" w14:paraId="3CA4FA5D" w14:textId="77777777">
        <w:trPr>
          <w:trHeight w:val="420"/>
        </w:trPr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E1805" w14:textId="77777777" w:rsidR="003B21E6" w:rsidRDefault="00000000">
            <w:pPr>
              <w:autoSpaceDE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51E2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  <w:t>Цоколь чугунный</w:t>
            </w:r>
          </w:p>
          <w:p w14:paraId="721E0B50" w14:textId="77777777" w:rsidR="003B21E6" w:rsidRDefault="00000000">
            <w:pPr>
              <w:autoSpaceDE w:val="0"/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>Высота – 1306 мм</w:t>
            </w:r>
          </w:p>
          <w:p w14:paraId="05A4EF75" w14:textId="77777777" w:rsidR="003B21E6" w:rsidRDefault="00000000">
            <w:pPr>
              <w:autoSpaceDE w:val="0"/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>Цоколь разделен вдоль вертикальной оси на две половины; в одной половине предусмотрен лючок.</w:t>
            </w:r>
          </w:p>
          <w:p w14:paraId="2383047E" w14:textId="77777777" w:rsidR="003B21E6" w:rsidRDefault="00000000">
            <w:pPr>
              <w:autoSpaceDE w:val="0"/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>Расчетная масса – 220 кг</w:t>
            </w:r>
          </w:p>
          <w:p w14:paraId="745016F5" w14:textId="77777777" w:rsidR="003B21E6" w:rsidRDefault="00000000">
            <w:pPr>
              <w:rPr>
                <w:bCs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 xml:space="preserve">Покрытие: </w:t>
            </w:r>
            <w:r>
              <w:rPr>
                <w:rStyle w:val="a5"/>
                <w:b w:val="0"/>
                <w:sz w:val="20"/>
                <w:szCs w:val="20"/>
              </w:rPr>
              <w:t>____.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B641" w14:textId="77777777" w:rsidR="003B21E6" w:rsidRDefault="00000000">
            <w:pPr>
              <w:jc w:val="center"/>
              <w:rPr>
                <w:rStyle w:val="a5"/>
                <w:b w:val="0"/>
                <w:sz w:val="20"/>
                <w:szCs w:val="20"/>
              </w:rPr>
            </w:pPr>
            <w:r>
              <w:rPr>
                <w:rStyle w:val="a5"/>
                <w:b w:val="0"/>
                <w:sz w:val="20"/>
                <w:szCs w:val="20"/>
              </w:rPr>
              <w:t>__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C231" w14:textId="77777777" w:rsidR="003B21E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__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79ED4" w14:textId="77777777" w:rsidR="003B21E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</w:t>
            </w:r>
          </w:p>
        </w:tc>
      </w:tr>
    </w:tbl>
    <w:p w14:paraId="2025A957" w14:textId="77777777" w:rsidR="003B21E6" w:rsidRDefault="003B21E6">
      <w:pPr>
        <w:pStyle w:val="20"/>
        <w:spacing w:line="240" w:lineRule="exact"/>
        <w:ind w:firstLine="540"/>
        <w:rPr>
          <w:sz w:val="20"/>
        </w:rPr>
      </w:pPr>
    </w:p>
    <w:p w14:paraId="5FDE2321" w14:textId="77777777" w:rsidR="003B21E6" w:rsidRDefault="00000000">
      <w:pPr>
        <w:pStyle w:val="20"/>
        <w:spacing w:line="240" w:lineRule="exact"/>
        <w:ind w:firstLine="540"/>
        <w:rPr>
          <w:b/>
          <w:sz w:val="20"/>
        </w:rPr>
      </w:pPr>
      <w:r>
        <w:rPr>
          <w:sz w:val="20"/>
        </w:rPr>
        <w:t>Общая стоимость "Оборудования" по "Договору" составляет:</w:t>
      </w:r>
      <w:r>
        <w:rPr>
          <w:b/>
          <w:sz w:val="20"/>
        </w:rPr>
        <w:t xml:space="preserve"> _________, в том числе  НДС  18 %  - ______________руб.</w:t>
      </w:r>
    </w:p>
    <w:p w14:paraId="67F68F7D" w14:textId="77777777" w:rsidR="003B21E6" w:rsidRDefault="003B21E6">
      <w:pPr>
        <w:pStyle w:val="20"/>
        <w:spacing w:line="240" w:lineRule="exact"/>
        <w:ind w:firstLine="540"/>
        <w:rPr>
          <w:b/>
          <w:sz w:val="20"/>
        </w:rPr>
      </w:pP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55"/>
      </w:tblGrid>
      <w:tr w:rsidR="003B21E6" w14:paraId="66505C28" w14:textId="77777777">
        <w:tc>
          <w:tcPr>
            <w:tcW w:w="4515" w:type="dxa"/>
          </w:tcPr>
          <w:p w14:paraId="78EB9AD4" w14:textId="77777777" w:rsidR="003B21E6" w:rsidRDefault="00000000">
            <w:pPr>
              <w:pStyle w:val="af"/>
            </w:pPr>
            <w:r>
              <w:rPr>
                <w:rFonts w:ascii="Times New Roman;Times New Roman" w:hAnsi="Times New Roman;Times New Roman" w:cs="Times New Roman;Times New Roman"/>
              </w:rPr>
              <w:t>"Поставщик": ООО «Литейное Дело»</w:t>
            </w:r>
          </w:p>
        </w:tc>
        <w:tc>
          <w:tcPr>
            <w:tcW w:w="4839" w:type="dxa"/>
          </w:tcPr>
          <w:p w14:paraId="019FB0DA" w14:textId="77777777" w:rsidR="003B21E6" w:rsidRDefault="00000000">
            <w:pPr>
              <w:pStyle w:val="af"/>
              <w:ind w:left="168"/>
              <w:rPr>
                <w:rFonts w:ascii="Times New Roman;Times New Roman" w:hAnsi="Times New Roman;Times New Roman" w:cs="Times New Roman;Times New Roman"/>
              </w:rPr>
            </w:pPr>
            <w:r>
              <w:rPr>
                <w:rFonts w:ascii="Times New Roman;Times New Roman" w:hAnsi="Times New Roman;Times New Roman" w:cs="Times New Roman;Times New Roman"/>
              </w:rPr>
              <w:t>"Покупатель": ___________</w:t>
            </w:r>
          </w:p>
        </w:tc>
      </w:tr>
      <w:tr w:rsidR="003B21E6" w14:paraId="14E6146D" w14:textId="77777777">
        <w:tc>
          <w:tcPr>
            <w:tcW w:w="4515" w:type="dxa"/>
          </w:tcPr>
          <w:p w14:paraId="33EC56E1" w14:textId="77777777" w:rsidR="003B21E6" w:rsidRDefault="003B21E6">
            <w:pPr>
              <w:snapToGrid w:val="0"/>
              <w:ind w:right="-1"/>
              <w:rPr>
                <w:rFonts w:eastAsia="MS Mincho;ＭＳ 明朝"/>
                <w:b/>
                <w:sz w:val="20"/>
                <w:szCs w:val="20"/>
              </w:rPr>
            </w:pPr>
          </w:p>
          <w:p w14:paraId="0CCDCDB5" w14:textId="77777777" w:rsidR="003B21E6" w:rsidRDefault="00000000">
            <w:pPr>
              <w:pStyle w:val="Normal1"/>
              <w:spacing w:before="20"/>
              <w:ind w:firstLine="0"/>
              <w:rPr>
                <w:sz w:val="20"/>
              </w:rPr>
            </w:pPr>
            <w:r>
              <w:rPr>
                <w:sz w:val="20"/>
              </w:rPr>
              <w:t>Генеральный директор _________А.А. Охабкин</w:t>
            </w:r>
          </w:p>
        </w:tc>
        <w:tc>
          <w:tcPr>
            <w:tcW w:w="4839" w:type="dxa"/>
          </w:tcPr>
          <w:p w14:paraId="4E5955AC" w14:textId="77777777" w:rsidR="003B21E6" w:rsidRDefault="003B21E6">
            <w:pPr>
              <w:pStyle w:val="af"/>
              <w:snapToGrid w:val="0"/>
              <w:ind w:left="168"/>
              <w:rPr>
                <w:rFonts w:ascii="Times New Roman;Times New Roman" w:hAnsi="Times New Roman;Times New Roman" w:cs="Times New Roman;Times New Roman"/>
              </w:rPr>
            </w:pPr>
          </w:p>
          <w:p w14:paraId="543874CF" w14:textId="77777777" w:rsidR="003B21E6" w:rsidRDefault="00000000">
            <w:pPr>
              <w:pStyle w:val="Normal1"/>
              <w:spacing w:before="20"/>
              <w:ind w:firstLine="0"/>
            </w:pPr>
            <w:r>
              <w:rPr>
                <w:sz w:val="20"/>
              </w:rPr>
              <w:t>Генеральный директор___________ __________</w:t>
            </w:r>
          </w:p>
        </w:tc>
      </w:tr>
    </w:tbl>
    <w:p w14:paraId="59AA4A4D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4F1485B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771C9D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1358FD7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800BF8E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2FC1980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0F3396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DED5ECE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165B0EDB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E55B18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887D324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DBC032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0D147A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7B7C29D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FB1EA2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47710647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60AB46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3B78864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2F84E4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ADFCDA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26E0C9D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18AD39F8" w14:textId="77777777" w:rsidR="003B21E6" w:rsidRDefault="00000000">
      <w:pPr>
        <w:pStyle w:val="4"/>
        <w:jc w:val="right"/>
        <w:rPr>
          <w:sz w:val="20"/>
          <w:szCs w:val="20"/>
        </w:rPr>
      </w:pPr>
      <w:r>
        <w:br w:type="page"/>
      </w:r>
    </w:p>
    <w:p w14:paraId="07F64E98" w14:textId="56403ECA" w:rsidR="003B21E6" w:rsidRDefault="00000000">
      <w:pPr>
        <w:jc w:val="center"/>
        <w:rPr>
          <w:rStyle w:val="a5"/>
          <w:sz w:val="20"/>
          <w:szCs w:val="20"/>
        </w:rPr>
      </w:pPr>
      <w:r>
        <w:rPr>
          <w:noProof/>
        </w:rPr>
        <w:pict w14:anchorId="0BE76290">
          <v:rect id="_x0000_s1027" style="position:absolute;left:0;text-align:left;margin-left:-79.05pt;margin-top:-119.7pt;width:65.2pt;height:1in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" stroked="f" strokeweight="0"/>
        </w:pict>
      </w:r>
      <w:r>
        <w:rPr>
          <w:noProof/>
        </w:rPr>
        <w:pict w14:anchorId="6D71B6DD">
          <v:rect id="_x0000_s1026" style="position:absolute;left:0;text-align:left;margin-left:246pt;margin-top:81pt;width:65.2pt;height:1in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" stroked="f" strokeweight="0"/>
        </w:pict>
      </w: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55"/>
      </w:tblGrid>
      <w:tr w:rsidR="003B21E6" w14:paraId="31BACDF3" w14:textId="77777777">
        <w:tc>
          <w:tcPr>
            <w:tcW w:w="4515" w:type="dxa"/>
          </w:tcPr>
          <w:p w14:paraId="0F31D964" w14:textId="77777777" w:rsidR="003B21E6" w:rsidRDefault="00000000">
            <w:pPr>
              <w:pStyle w:val="af"/>
            </w:pPr>
            <w:r>
              <w:rPr>
                <w:rFonts w:ascii="Times New Roman;Times New Roman" w:hAnsi="Times New Roman;Times New Roman" w:cs="Times New Roman;Times New Roman"/>
              </w:rPr>
              <w:t>"Поставщик": ООО «Литейное Дело»</w:t>
            </w:r>
          </w:p>
        </w:tc>
        <w:tc>
          <w:tcPr>
            <w:tcW w:w="4839" w:type="dxa"/>
          </w:tcPr>
          <w:p w14:paraId="066D7F57" w14:textId="77777777" w:rsidR="003B21E6" w:rsidRDefault="00000000">
            <w:pPr>
              <w:pStyle w:val="af"/>
              <w:ind w:left="168"/>
              <w:rPr>
                <w:rFonts w:ascii="Times New Roman;Times New Roman" w:hAnsi="Times New Roman;Times New Roman" w:cs="Times New Roman;Times New Roman"/>
              </w:rPr>
            </w:pPr>
            <w:r>
              <w:rPr>
                <w:rFonts w:ascii="Times New Roman;Times New Roman" w:hAnsi="Times New Roman;Times New Roman" w:cs="Times New Roman;Times New Roman"/>
              </w:rPr>
              <w:t>"Покупатель": _________</w:t>
            </w:r>
          </w:p>
        </w:tc>
      </w:tr>
      <w:tr w:rsidR="003B21E6" w14:paraId="56879516" w14:textId="77777777">
        <w:tc>
          <w:tcPr>
            <w:tcW w:w="4515" w:type="dxa"/>
          </w:tcPr>
          <w:p w14:paraId="667BB698" w14:textId="77777777" w:rsidR="003B21E6" w:rsidRDefault="003B21E6">
            <w:pPr>
              <w:snapToGrid w:val="0"/>
              <w:ind w:right="-1"/>
              <w:rPr>
                <w:rFonts w:eastAsia="MS Mincho;ＭＳ 明朝"/>
                <w:b/>
                <w:sz w:val="20"/>
                <w:szCs w:val="20"/>
              </w:rPr>
            </w:pPr>
          </w:p>
          <w:p w14:paraId="3318E4D3" w14:textId="77777777" w:rsidR="003B21E6" w:rsidRDefault="00000000">
            <w:pPr>
              <w:pStyle w:val="Normal1"/>
              <w:spacing w:before="20"/>
              <w:ind w:firstLine="0"/>
              <w:rPr>
                <w:sz w:val="20"/>
              </w:rPr>
            </w:pPr>
            <w:r>
              <w:rPr>
                <w:sz w:val="20"/>
              </w:rPr>
              <w:t>Генеральный директор _________А.А. Охабкин</w:t>
            </w:r>
          </w:p>
        </w:tc>
        <w:tc>
          <w:tcPr>
            <w:tcW w:w="4839" w:type="dxa"/>
          </w:tcPr>
          <w:p w14:paraId="5D0F32F0" w14:textId="77777777" w:rsidR="003B21E6" w:rsidRDefault="003B21E6">
            <w:pPr>
              <w:pStyle w:val="af"/>
              <w:snapToGrid w:val="0"/>
              <w:ind w:left="168"/>
              <w:rPr>
                <w:rFonts w:ascii="Times New Roman;Times New Roman" w:hAnsi="Times New Roman;Times New Roman" w:cs="Times New Roman;Times New Roman"/>
              </w:rPr>
            </w:pPr>
          </w:p>
          <w:p w14:paraId="2B221B8C" w14:textId="77777777" w:rsidR="003B21E6" w:rsidRDefault="00000000">
            <w:pPr>
              <w:pStyle w:val="Normal1"/>
              <w:spacing w:before="20"/>
              <w:ind w:firstLine="0"/>
            </w:pPr>
            <w:r>
              <w:rPr>
                <w:sz w:val="20"/>
              </w:rPr>
              <w:t>Генеральный директор___________ _________</w:t>
            </w:r>
          </w:p>
        </w:tc>
      </w:tr>
    </w:tbl>
    <w:p w14:paraId="2A6F54EB" w14:textId="77777777" w:rsidR="003B21E6" w:rsidRDefault="00000000">
      <w:pPr>
        <w:pStyle w:val="4"/>
        <w:jc w:val="right"/>
        <w:rPr>
          <w:sz w:val="20"/>
          <w:szCs w:val="20"/>
        </w:rPr>
      </w:pPr>
      <w:r>
        <w:br w:type="page"/>
      </w:r>
    </w:p>
    <w:p w14:paraId="0C1992BE" w14:textId="77777777" w:rsidR="003B21E6" w:rsidRDefault="00000000">
      <w:pPr>
        <w:pStyle w:val="4"/>
        <w:jc w:val="right"/>
      </w:pPr>
      <w:r>
        <w:rPr>
          <w:sz w:val="20"/>
          <w:szCs w:val="20"/>
        </w:rPr>
        <w:t>Приложение №3</w:t>
      </w:r>
    </w:p>
    <w:p w14:paraId="4C1F2E8E" w14:textId="77777777" w:rsidR="003B21E6" w:rsidRDefault="00000000">
      <w:pPr>
        <w:pStyle w:val="headtext"/>
      </w:pPr>
      <w:r>
        <w:rPr>
          <w:sz w:val="20"/>
          <w:szCs w:val="20"/>
        </w:rPr>
        <w:t>к Договору поставки № 17-ЛД-48 от __.__. 2012 г.</w:t>
      </w:r>
    </w:p>
    <w:p w14:paraId="6349EBE1" w14:textId="77777777" w:rsidR="003B21E6" w:rsidRDefault="00000000">
      <w:pPr>
        <w:pStyle w:val="headtext"/>
        <w:rPr>
          <w:sz w:val="20"/>
          <w:szCs w:val="20"/>
        </w:rPr>
      </w:pPr>
      <w:r>
        <w:rPr>
          <w:sz w:val="20"/>
          <w:szCs w:val="20"/>
        </w:rPr>
        <w:t>заключенному между ООО «Литейное Дело» и ________</w:t>
      </w:r>
    </w:p>
    <w:p w14:paraId="25EAFEF7" w14:textId="77777777" w:rsidR="003B21E6" w:rsidRDefault="003B21E6">
      <w:pPr>
        <w:pStyle w:val="headtext"/>
        <w:rPr>
          <w:sz w:val="20"/>
          <w:szCs w:val="20"/>
        </w:rPr>
      </w:pPr>
    </w:p>
    <w:tbl>
      <w:tblPr>
        <w:tblpPr w:rightFromText="180" w:vertAnchor="text" w:horzAnchor="margin" w:tblpX="5" w:tblpY="915"/>
        <w:tblW w:w="9213" w:type="dxa"/>
        <w:tblLayout w:type="fixed"/>
        <w:tblLook w:val="04A0" w:firstRow="1" w:lastRow="0" w:firstColumn="1" w:lastColumn="0" w:noHBand="0" w:noVBand="1"/>
      </w:tblPr>
      <w:tblGrid>
        <w:gridCol w:w="640"/>
        <w:gridCol w:w="4148"/>
        <w:gridCol w:w="2760"/>
        <w:gridCol w:w="1665"/>
      </w:tblGrid>
      <w:tr w:rsidR="003B21E6" w14:paraId="65D38C0E" w14:textId="77777777">
        <w:trPr>
          <w:trHeight w:val="510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169B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п\п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2016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Наименование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B56C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Срок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FCA5F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Количество</w:t>
            </w:r>
          </w:p>
        </w:tc>
      </w:tr>
      <w:tr w:rsidR="003B21E6" w14:paraId="2A877991" w14:textId="77777777">
        <w:trPr>
          <w:trHeight w:val="567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E45A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546C8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  <w:t>Цоколь чугунный</w:t>
            </w:r>
          </w:p>
          <w:p w14:paraId="56E94AAF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Cs/>
                <w:sz w:val="20"/>
                <w:szCs w:val="20"/>
              </w:rPr>
              <w:t>Первая партия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0838" w14:textId="77777777" w:rsidR="003B21E6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__.___. 2012 года</w:t>
            </w:r>
          </w:p>
          <w:p w14:paraId="76BF34B7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условии выполнения п.5.4.1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651A9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 шт.</w:t>
            </w:r>
          </w:p>
        </w:tc>
      </w:tr>
      <w:tr w:rsidR="003B21E6" w14:paraId="7F665481" w14:textId="77777777">
        <w:trPr>
          <w:trHeight w:val="567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79DB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99A7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  <w:t>Цоколь чугунный</w:t>
            </w:r>
          </w:p>
          <w:p w14:paraId="6CCD865D" w14:textId="77777777" w:rsidR="003B21E6" w:rsidRDefault="00000000">
            <w:pPr>
              <w:autoSpaceDE w:val="0"/>
            </w:pPr>
            <w:r>
              <w:rPr>
                <w:rFonts w:ascii="TimesNewRomanPS-BoldMT;Times Ne" w:hAnsi="TimesNewRomanPS-BoldMT;Times Ne" w:cs="TimesNewRomanPS-BoldMT;Times Ne"/>
                <w:bCs/>
                <w:sz w:val="20"/>
                <w:szCs w:val="20"/>
              </w:rPr>
              <w:t>Вторая партия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890CD" w14:textId="77777777" w:rsidR="003B21E6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__ календарных дней</w:t>
            </w:r>
          </w:p>
          <w:p w14:paraId="14C7DB6C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выполнения п.5.4.2</w:t>
            </w:r>
          </w:p>
          <w:p w14:paraId="523974A2" w14:textId="77777777" w:rsidR="003B21E6" w:rsidRDefault="003B21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3FC0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 шт.</w:t>
            </w:r>
          </w:p>
        </w:tc>
      </w:tr>
    </w:tbl>
    <w:p w14:paraId="13C4DC11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23B394B" w14:textId="77777777" w:rsidR="003B21E6" w:rsidRDefault="00000000">
      <w:pPr>
        <w:pStyle w:val="4"/>
        <w:rPr>
          <w:sz w:val="20"/>
          <w:szCs w:val="20"/>
        </w:rPr>
      </w:pPr>
      <w:r>
        <w:rPr>
          <w:sz w:val="20"/>
          <w:szCs w:val="20"/>
        </w:rPr>
        <w:t>График поставки</w:t>
      </w:r>
    </w:p>
    <w:p w14:paraId="35119FCE" w14:textId="77777777" w:rsidR="003B21E6" w:rsidRDefault="003B21E6">
      <w:pPr>
        <w:pStyle w:val="4"/>
        <w:jc w:val="right"/>
        <w:rPr>
          <w:sz w:val="20"/>
          <w:szCs w:val="20"/>
        </w:rPr>
      </w:pP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55"/>
      </w:tblGrid>
      <w:tr w:rsidR="003B21E6" w14:paraId="6B5EB87E" w14:textId="77777777">
        <w:tc>
          <w:tcPr>
            <w:tcW w:w="4515" w:type="dxa"/>
          </w:tcPr>
          <w:p w14:paraId="002C661A" w14:textId="77777777" w:rsidR="003B21E6" w:rsidRDefault="00000000">
            <w:pPr>
              <w:pStyle w:val="af"/>
            </w:pPr>
            <w:r>
              <w:rPr>
                <w:rFonts w:ascii="Times New Roman;Times New Roman" w:hAnsi="Times New Roman;Times New Roman" w:cs="Times New Roman;Times New Roman"/>
              </w:rPr>
              <w:t>"Поставщик": ООО «Литейное Дело»</w:t>
            </w:r>
          </w:p>
        </w:tc>
        <w:tc>
          <w:tcPr>
            <w:tcW w:w="4839" w:type="dxa"/>
          </w:tcPr>
          <w:p w14:paraId="4255A9C5" w14:textId="77777777" w:rsidR="003B21E6" w:rsidRDefault="00000000">
            <w:pPr>
              <w:pStyle w:val="af"/>
              <w:ind w:left="168"/>
              <w:rPr>
                <w:rFonts w:ascii="Times New Roman;Times New Roman" w:hAnsi="Times New Roman;Times New Roman" w:cs="Times New Roman;Times New Roman"/>
              </w:rPr>
            </w:pPr>
            <w:r>
              <w:rPr>
                <w:rFonts w:ascii="Times New Roman;Times New Roman" w:hAnsi="Times New Roman;Times New Roman" w:cs="Times New Roman;Times New Roman"/>
              </w:rPr>
              <w:t>"Покупатель": ________</w:t>
            </w:r>
          </w:p>
        </w:tc>
      </w:tr>
      <w:tr w:rsidR="003B21E6" w14:paraId="476E7236" w14:textId="77777777">
        <w:tc>
          <w:tcPr>
            <w:tcW w:w="4515" w:type="dxa"/>
          </w:tcPr>
          <w:p w14:paraId="2BD89E67" w14:textId="77777777" w:rsidR="003B21E6" w:rsidRDefault="003B21E6">
            <w:pPr>
              <w:snapToGrid w:val="0"/>
              <w:ind w:right="-1"/>
              <w:rPr>
                <w:rFonts w:eastAsia="MS Mincho;ＭＳ 明朝"/>
                <w:b/>
                <w:sz w:val="20"/>
                <w:szCs w:val="20"/>
              </w:rPr>
            </w:pPr>
          </w:p>
          <w:p w14:paraId="3041AD29" w14:textId="77777777" w:rsidR="003B21E6" w:rsidRDefault="00000000">
            <w:pPr>
              <w:pStyle w:val="Normal1"/>
              <w:spacing w:before="20"/>
              <w:ind w:firstLine="0"/>
              <w:rPr>
                <w:sz w:val="20"/>
              </w:rPr>
            </w:pPr>
            <w:r>
              <w:rPr>
                <w:sz w:val="20"/>
              </w:rPr>
              <w:t>Генеральный директор _________А.А. Охабкин</w:t>
            </w:r>
          </w:p>
        </w:tc>
        <w:tc>
          <w:tcPr>
            <w:tcW w:w="4839" w:type="dxa"/>
          </w:tcPr>
          <w:p w14:paraId="629CCC45" w14:textId="77777777" w:rsidR="003B21E6" w:rsidRDefault="003B21E6">
            <w:pPr>
              <w:pStyle w:val="af"/>
              <w:snapToGrid w:val="0"/>
              <w:ind w:left="168"/>
              <w:rPr>
                <w:rFonts w:ascii="Times New Roman;Times New Roman" w:hAnsi="Times New Roman;Times New Roman" w:cs="Times New Roman;Times New Roman"/>
              </w:rPr>
            </w:pPr>
          </w:p>
          <w:p w14:paraId="34554CC2" w14:textId="77777777" w:rsidR="003B21E6" w:rsidRDefault="00000000">
            <w:pPr>
              <w:pStyle w:val="Normal1"/>
              <w:spacing w:before="20"/>
              <w:ind w:firstLine="0"/>
            </w:pPr>
            <w:r>
              <w:rPr>
                <w:sz w:val="20"/>
              </w:rPr>
              <w:t>Генеральный директор___________ _________</w:t>
            </w:r>
          </w:p>
        </w:tc>
      </w:tr>
    </w:tbl>
    <w:p w14:paraId="7320633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C8C5BBA" w14:textId="77777777" w:rsidR="003B21E6" w:rsidRDefault="003B21E6">
      <w:pPr>
        <w:rPr>
          <w:vanish/>
          <w:sz w:val="20"/>
          <w:szCs w:val="20"/>
        </w:rPr>
      </w:pPr>
    </w:p>
    <w:p w14:paraId="6FA7C183" w14:textId="77777777" w:rsidR="003B21E6" w:rsidRDefault="003B21E6">
      <w:pPr>
        <w:rPr>
          <w:vanish/>
          <w:sz w:val="20"/>
          <w:szCs w:val="20"/>
        </w:rPr>
      </w:pPr>
    </w:p>
    <w:p w14:paraId="11B7C1B8" w14:textId="77777777" w:rsidR="003B21E6" w:rsidRDefault="003B21E6">
      <w:pPr>
        <w:rPr>
          <w:vanish/>
          <w:sz w:val="20"/>
          <w:szCs w:val="20"/>
        </w:rPr>
      </w:pPr>
    </w:p>
    <w:p w14:paraId="518F5E86" w14:textId="77777777" w:rsidR="003B21E6" w:rsidRDefault="003B21E6">
      <w:pPr>
        <w:rPr>
          <w:sz w:val="20"/>
          <w:szCs w:val="20"/>
        </w:rPr>
      </w:pPr>
    </w:p>
    <w:sectPr w:rsidR="003B21E6">
      <w:headerReference w:type="default" r:id="rId7"/>
      <w:footerReference w:type="default" r:id="rId8"/>
      <w:pgSz w:w="11906" w:h="16838"/>
      <w:pgMar w:top="851" w:right="851" w:bottom="993" w:left="1701" w:header="284" w:footer="30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76297" w14:textId="77777777" w:rsidR="0002435C" w:rsidRDefault="0002435C">
      <w:r>
        <w:separator/>
      </w:r>
    </w:p>
  </w:endnote>
  <w:endnote w:type="continuationSeparator" w:id="0">
    <w:p w14:paraId="425723B4" w14:textId="77777777" w:rsidR="0002435C" w:rsidRDefault="0002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  <w:font w:name="Symbol;Terminal">
    <w:panose1 w:val="00000000000000000000"/>
    <w:charset w:val="00"/>
    <w:family w:val="roman"/>
    <w:notTrueType/>
    <w:pitch w:val="default"/>
  </w:font>
  <w:font w:name="Lucida Grande;Times New Roman">
    <w:panose1 w:val="00000000000000000000"/>
    <w:charset w:val="00"/>
    <w:family w:val="roman"/>
    <w:notTrueType/>
    <w:pitch w:val="default"/>
  </w:font>
  <w:font w:name="ヒラギノ角ゴ Pro W3;Times New Roman">
    <w:panose1 w:val="00000000000000000000"/>
    <w:charset w:val="80"/>
    <w:family w:val="roman"/>
    <w:notTrueType/>
    <w:pitch w:val="default"/>
  </w:font>
  <w:font w:name="Tahoma; MS Sans Serif">
    <w:panose1 w:val="00000000000000000000"/>
    <w:charset w:val="00"/>
    <w:family w:val="roman"/>
    <w:notTrueType/>
    <w:pitch w:val="default"/>
  </w:font>
  <w:font w:name="Times New Roman Bold;Times New">
    <w:altName w:val="Times New Roman"/>
    <w:panose1 w:val="00000000000000000000"/>
    <w:charset w:val="00"/>
    <w:family w:val="roman"/>
    <w:notTrueType/>
    <w:pitch w:val="default"/>
  </w:font>
  <w:font w:name="TimesNewRomanPS-BoldMT;Times Ne">
    <w:altName w:val="Times New Roman"/>
    <w:panose1 w:val="00000000000000000000"/>
    <w:charset w:val="00"/>
    <w:family w:val="roman"/>
    <w:notTrueType/>
    <w:pitch w:val="default"/>
  </w:font>
  <w:font w:name="TimesNewRomanPSMT;Times New Rom">
    <w:altName w:val="Times New Roman"/>
    <w:panose1 w:val="00000000000000000000"/>
    <w:charset w:val="00"/>
    <w:family w:val="roman"/>
    <w:notTrueType/>
    <w:pitch w:val="default"/>
  </w:font>
  <w:font w:name="MS Mincho;ＭＳ 明朝">
    <w:panose1 w:val="00000000000000000000"/>
    <w:charset w:val="8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BFC08" w14:textId="77777777" w:rsidR="003B21E6" w:rsidRDefault="00000000">
    <w:pPr>
      <w:pStyle w:val="af1"/>
      <w:rPr>
        <w:i/>
        <w:iCs/>
        <w:color w:val="A6A6A6"/>
        <w:sz w:val="20"/>
      </w:rPr>
    </w:pPr>
    <w:r>
      <w:rPr>
        <w:i/>
        <w:iCs/>
        <w:color w:val="A6A6A6"/>
        <w:sz w:val="20"/>
      </w:rPr>
      <w:t xml:space="preserve">Поставщик____________                                                                                             Покупатель_____________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8F990" w14:textId="77777777" w:rsidR="0002435C" w:rsidRDefault="0002435C">
      <w:r>
        <w:separator/>
      </w:r>
    </w:p>
  </w:footnote>
  <w:footnote w:type="continuationSeparator" w:id="0">
    <w:p w14:paraId="6483CCEC" w14:textId="77777777" w:rsidR="0002435C" w:rsidRDefault="00024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AE6C2" w14:textId="77777777" w:rsidR="003B21E6" w:rsidRDefault="00000000">
    <w:pPr>
      <w:pStyle w:val="af3"/>
      <w:jc w:val="right"/>
      <w:rPr>
        <w:color w:val="A6A6A6"/>
        <w:sz w:val="16"/>
        <w:szCs w:val="16"/>
      </w:rPr>
    </w:pPr>
    <w:r>
      <w:rPr>
        <w:color w:val="A6A6A6"/>
        <w:sz w:val="16"/>
        <w:szCs w:val="16"/>
      </w:rPr>
      <w:fldChar w:fldCharType="begin"/>
    </w:r>
    <w:r>
      <w:rPr>
        <w:color w:val="A6A6A6"/>
        <w:sz w:val="16"/>
        <w:szCs w:val="16"/>
      </w:rPr>
      <w:instrText xml:space="preserve"> PAGE </w:instrText>
    </w:r>
    <w:r>
      <w:rPr>
        <w:color w:val="A6A6A6"/>
        <w:sz w:val="16"/>
        <w:szCs w:val="16"/>
      </w:rPr>
      <w:fldChar w:fldCharType="separate"/>
    </w:r>
    <w:r>
      <w:rPr>
        <w:color w:val="A6A6A6"/>
        <w:sz w:val="16"/>
        <w:szCs w:val="16"/>
      </w:rPr>
      <w:t>8</w:t>
    </w:r>
    <w:r>
      <w:rPr>
        <w:color w:val="A6A6A6"/>
        <w:sz w:val="16"/>
        <w:szCs w:val="16"/>
      </w:rPr>
      <w:fldChar w:fldCharType="end"/>
    </w:r>
  </w:p>
  <w:p w14:paraId="5F4354ED" w14:textId="77777777" w:rsidR="003B21E6" w:rsidRDefault="003B21E6">
    <w:pPr>
      <w:pStyle w:val="af3"/>
      <w:rPr>
        <w:color w:val="A6A6A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5FDB"/>
    <w:multiLevelType w:val="multilevel"/>
    <w:tmpl w:val="4552E1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B54234"/>
    <w:multiLevelType w:val="multilevel"/>
    <w:tmpl w:val="EFFE66B4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2" w15:restartNumberingAfterBreak="0">
    <w:nsid w:val="54A15FBF"/>
    <w:multiLevelType w:val="multilevel"/>
    <w:tmpl w:val="E2463D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77408C9"/>
    <w:multiLevelType w:val="multilevel"/>
    <w:tmpl w:val="681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188832110">
    <w:abstractNumId w:val="2"/>
  </w:num>
  <w:num w:numId="2" w16cid:durableId="596794052">
    <w:abstractNumId w:val="1"/>
  </w:num>
  <w:num w:numId="3" w16cid:durableId="699861743">
    <w:abstractNumId w:val="3"/>
  </w:num>
  <w:num w:numId="4" w16cid:durableId="16568373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7Я">
    <w15:presenceInfo w15:providerId="None" w15:userId="7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1E6"/>
    <w:rsid w:val="0002435C"/>
    <w:rsid w:val="00086F4F"/>
    <w:rsid w:val="00123EB6"/>
    <w:rsid w:val="003B21E6"/>
    <w:rsid w:val="006C01DF"/>
    <w:rsid w:val="00B734F8"/>
    <w:rsid w:val="00CC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F2A246C"/>
  <w15:docId w15:val="{1F756360-D864-4471-93AF-860F421D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1"/>
      </w:numPr>
      <w:spacing w:before="360" w:after="180"/>
      <w:jc w:val="center"/>
      <w:outlineLvl w:val="1"/>
    </w:pPr>
    <w:rPr>
      <w:b/>
      <w:bCs/>
      <w:sz w:val="31"/>
      <w:szCs w:val="31"/>
    </w:rPr>
  </w:style>
  <w:style w:type="paragraph" w:styleId="3">
    <w:name w:val="heading 3"/>
    <w:basedOn w:val="a"/>
    <w:next w:val="a0"/>
    <w:uiPriority w:val="9"/>
    <w:unhideWhenUsed/>
    <w:qFormat/>
    <w:pPr>
      <w:numPr>
        <w:ilvl w:val="2"/>
        <w:numId w:val="1"/>
      </w:numPr>
      <w:spacing w:before="240" w:after="120"/>
      <w:jc w:val="center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0"/>
    <w:uiPriority w:val="9"/>
    <w:unhideWhenUsed/>
    <w:qFormat/>
    <w:pPr>
      <w:numPr>
        <w:ilvl w:val="3"/>
        <w:numId w:val="1"/>
      </w:numPr>
      <w:spacing w:before="120" w:after="60"/>
      <w:jc w:val="center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;Terminal" w:hAnsi="Symbol;Terminal" w:cs="Symbol;Termina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;Terminal" w:hAnsi="Symbol;Terminal" w:cs="Symbol;Termina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styleId="a4">
    <w:name w:val="Hyperlink"/>
    <w:rPr>
      <w:strike w:val="0"/>
      <w:dstrike w:val="0"/>
      <w:color w:val="000000"/>
      <w:u w:val="none"/>
    </w:rPr>
  </w:style>
  <w:style w:type="character" w:styleId="a5">
    <w:name w:val="Strong"/>
    <w:qFormat/>
    <w:rPr>
      <w:b/>
      <w:bCs/>
    </w:rPr>
  </w:style>
  <w:style w:type="character" w:styleId="a6">
    <w:name w:val="FollowedHyperlink"/>
    <w:rPr>
      <w:color w:val="800080"/>
      <w:u w:val="single"/>
    </w:rPr>
  </w:style>
  <w:style w:type="character" w:customStyle="1" w:styleId="FontStyle19">
    <w:name w:val="Font Style19"/>
    <w:qFormat/>
    <w:rPr>
      <w:rFonts w:ascii="Times New Roman;Times New Roman" w:hAnsi="Times New Roman;Times New Roman" w:cs="Times New Roman;Times New Roman"/>
      <w:b/>
      <w:bCs/>
      <w:sz w:val="20"/>
      <w:szCs w:val="20"/>
    </w:rPr>
  </w:style>
  <w:style w:type="character" w:customStyle="1" w:styleId="FontStyle20">
    <w:name w:val="Font Style20"/>
    <w:qFormat/>
    <w:rPr>
      <w:rFonts w:ascii="Times New Roman;Times New Roman" w:hAnsi="Times New Roman;Times New Roman" w:cs="Times New Roman;Times New Roman"/>
      <w:sz w:val="20"/>
      <w:szCs w:val="20"/>
    </w:rPr>
  </w:style>
  <w:style w:type="character" w:customStyle="1" w:styleId="1">
    <w:name w:val="Строгий1"/>
    <w:qFormat/>
    <w:rPr>
      <w:rFonts w:ascii="Lucida Grande;Times New Roman" w:eastAsia="ヒラギノ角ゴ Pro W3;Times New Roman" w:hAnsi="Lucida Grande;Times New Roman" w:cs="Lucida Grande;Times New Roman"/>
      <w:b/>
      <w:i w:val="0"/>
      <w:color w:val="000000"/>
      <w:sz w:val="20"/>
    </w:rPr>
  </w:style>
  <w:style w:type="character" w:customStyle="1" w:styleId="a7">
    <w:name w:val="Нижний колонтитул Знак"/>
    <w:qFormat/>
    <w:rPr>
      <w:sz w:val="24"/>
      <w:szCs w:val="24"/>
    </w:rPr>
  </w:style>
  <w:style w:type="character" w:customStyle="1" w:styleId="a8">
    <w:name w:val="Текст выноски Знак"/>
    <w:qFormat/>
    <w:rPr>
      <w:rFonts w:ascii="Tahoma; MS Sans Serif" w:hAnsi="Tahoma; MS Sans Serif" w:cs="Tahoma; MS Sans Serif"/>
      <w:sz w:val="16"/>
      <w:szCs w:val="16"/>
    </w:rPr>
  </w:style>
  <w:style w:type="character" w:customStyle="1" w:styleId="a9">
    <w:name w:val="Верхний колонтитул Знак"/>
    <w:qFormat/>
    <w:rPr>
      <w:sz w:val="24"/>
      <w:szCs w:val="24"/>
    </w:rPr>
  </w:style>
  <w:style w:type="paragraph" w:styleId="aa">
    <w:name w:val="Title"/>
    <w:basedOn w:val="a"/>
    <w:next w:val="a0"/>
    <w:uiPriority w:val="10"/>
    <w:qFormat/>
    <w:pPr>
      <w:jc w:val="center"/>
    </w:pPr>
    <w:rPr>
      <w:sz w:val="28"/>
      <w:szCs w:val="20"/>
    </w:rPr>
  </w:style>
  <w:style w:type="paragraph" w:styleId="a0">
    <w:name w:val="Body Text"/>
    <w:basedOn w:val="a"/>
    <w:pPr>
      <w:spacing w:after="120"/>
    </w:pPr>
  </w:style>
  <w:style w:type="paragraph" w:styleId="ab">
    <w:name w:val="List"/>
    <w:basedOn w:val="a0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ae">
    <w:name w:val="Обычный (веб)"/>
    <w:basedOn w:val="a"/>
    <w:qFormat/>
    <w:pPr>
      <w:ind w:firstLine="567"/>
      <w:jc w:val="both"/>
    </w:pPr>
  </w:style>
  <w:style w:type="paragraph" w:customStyle="1" w:styleId="headtext">
    <w:name w:val="headtext"/>
    <w:basedOn w:val="a"/>
    <w:qFormat/>
    <w:pPr>
      <w:ind w:firstLine="567"/>
      <w:jc w:val="right"/>
    </w:pPr>
  </w:style>
  <w:style w:type="paragraph" w:customStyle="1" w:styleId="remark">
    <w:name w:val="remark"/>
    <w:basedOn w:val="a"/>
    <w:qFormat/>
    <w:pPr>
      <w:spacing w:before="284"/>
      <w:ind w:firstLine="567"/>
    </w:pPr>
  </w:style>
  <w:style w:type="paragraph" w:styleId="af">
    <w:name w:val="Plain Text"/>
    <w:basedOn w:val="a"/>
    <w:qFormat/>
    <w:rPr>
      <w:rFonts w:ascii="Courier New" w:hAnsi="Courier New" w:cs="Courier New"/>
      <w:sz w:val="20"/>
      <w:szCs w:val="20"/>
    </w:rPr>
  </w:style>
  <w:style w:type="paragraph" w:customStyle="1" w:styleId="Normal1">
    <w:name w:val="Normal1"/>
    <w:qFormat/>
    <w:pPr>
      <w:widowControl w:val="0"/>
      <w:suppressAutoHyphens/>
      <w:snapToGrid w:val="0"/>
      <w:spacing w:line="317" w:lineRule="auto"/>
      <w:ind w:firstLine="1400"/>
    </w:pPr>
    <w:rPr>
      <w:rFonts w:ascii="Times New Roman;Times New Roman" w:eastAsia="Times New Roman;Times New Roman" w:hAnsi="Times New Roman;Times New Roman" w:cs="Times New Roman;Times New Roman"/>
      <w:sz w:val="18"/>
      <w:lang w:eastAsia="zh-CN"/>
    </w:rPr>
  </w:style>
  <w:style w:type="paragraph" w:customStyle="1" w:styleId="af0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1">
    <w:name w:val="footer"/>
    <w:basedOn w:val="a"/>
    <w:pPr>
      <w:tabs>
        <w:tab w:val="center" w:pos="4677"/>
        <w:tab w:val="right" w:pos="9355"/>
      </w:tabs>
    </w:pPr>
  </w:style>
  <w:style w:type="paragraph" w:styleId="20">
    <w:name w:val="Body Text Indent 2"/>
    <w:basedOn w:val="a"/>
    <w:qFormat/>
    <w:pPr>
      <w:ind w:firstLine="720"/>
      <w:jc w:val="both"/>
    </w:pPr>
    <w:rPr>
      <w:szCs w:val="20"/>
    </w:rPr>
  </w:style>
  <w:style w:type="paragraph" w:customStyle="1" w:styleId="Style13">
    <w:name w:val="Style13"/>
    <w:basedOn w:val="a"/>
    <w:qFormat/>
    <w:pPr>
      <w:widowControl w:val="0"/>
      <w:autoSpaceDE w:val="0"/>
      <w:spacing w:line="226" w:lineRule="exact"/>
      <w:jc w:val="both"/>
    </w:pPr>
  </w:style>
  <w:style w:type="paragraph" w:customStyle="1" w:styleId="Style3">
    <w:name w:val="Style3"/>
    <w:basedOn w:val="a"/>
    <w:qFormat/>
    <w:pPr>
      <w:widowControl w:val="0"/>
      <w:autoSpaceDE w:val="0"/>
      <w:spacing w:line="226" w:lineRule="exact"/>
    </w:pPr>
  </w:style>
  <w:style w:type="paragraph" w:customStyle="1" w:styleId="10">
    <w:name w:val="Обычный1"/>
    <w:qFormat/>
    <w:pPr>
      <w:suppressAutoHyphens/>
    </w:pPr>
    <w:rPr>
      <w:rFonts w:ascii="Times New Roman;Times New Roman" w:eastAsia="ヒラギノ角ゴ Pro W3;Times New Roman" w:hAnsi="Times New Roman;Times New Roman" w:cs="Times New Roman;Times New Roman"/>
      <w:color w:val="000000"/>
      <w:sz w:val="24"/>
      <w:lang w:eastAsia="zh-CN"/>
    </w:rPr>
  </w:style>
  <w:style w:type="paragraph" w:styleId="af2">
    <w:name w:val="Balloon Text"/>
    <w:basedOn w:val="a"/>
    <w:qFormat/>
    <w:rPr>
      <w:rFonts w:ascii="Tahoma; MS Sans Serif" w:hAnsi="Tahoma; MS Sans Serif" w:cs="Tahoma; MS Sans Serif"/>
      <w:sz w:val="16"/>
      <w:szCs w:val="16"/>
    </w:r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customStyle="1" w:styleId="af4">
    <w:name w:val="Содержимое таблицы"/>
    <w:basedOn w:val="a"/>
    <w:qFormat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Содержимое врезки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paragraph" w:styleId="af7">
    <w:name w:val="Revision"/>
    <w:hidden/>
    <w:uiPriority w:val="99"/>
    <w:semiHidden/>
    <w:rsid w:val="00086F4F"/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2881</Words>
  <Characters>16424</Characters>
  <Application>Microsoft Office Word</Application>
  <DocSecurity>0</DocSecurity>
  <Lines>136</Lines>
  <Paragraphs>38</Paragraphs>
  <ScaleCrop>false</ScaleCrop>
  <Company/>
  <LinksUpToDate>false</LinksUpToDate>
  <CharactersWithSpaces>19267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ОБОРУДОВАНИЯ № 22-ЛП-10</dc:title>
  <dc:subject/>
  <dc:creator>Василюк</dc:creator>
  <cp:keywords/>
  <dc:description/>
  <cp:lastModifiedBy>7Я</cp:lastModifiedBy>
  <cp:revision>8</cp:revision>
  <cp:lastPrinted>2012-09-20T17:37:00Z</cp:lastPrinted>
  <dcterms:created xsi:type="dcterms:W3CDTF">2012-10-01T12:15:00Z</dcterms:created>
  <dcterms:modified xsi:type="dcterms:W3CDTF">2026-02-02T17:21:00Z</dcterms:modified>
  <dc:language>ru-RU</dc:language>
</cp:coreProperties>
</file>